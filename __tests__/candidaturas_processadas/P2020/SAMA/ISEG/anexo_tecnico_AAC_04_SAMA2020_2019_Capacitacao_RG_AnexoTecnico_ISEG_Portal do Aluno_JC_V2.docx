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E64C9" w14:textId="77777777" w:rsidR="00ED2C81" w:rsidRPr="00080A38" w:rsidRDefault="00ED2C81" w:rsidP="00BB05B6">
      <w:pPr>
        <w:jc w:val="both"/>
        <w:rPr>
          <w:rFonts w:ascii="Trebuchet MS" w:hAnsi="Trebuchet MS"/>
        </w:rPr>
      </w:pPr>
    </w:p>
    <w:p w14:paraId="393D69EE" w14:textId="77777777" w:rsidR="000A3663" w:rsidRDefault="000A3663" w:rsidP="00302578">
      <w:pPr>
        <w:spacing w:before="120" w:after="120"/>
        <w:jc w:val="center"/>
        <w:rPr>
          <w:rFonts w:ascii="Trebuchet MS" w:hAnsi="Trebuchet MS" w:cs="Trebuchet MS"/>
          <w:b/>
          <w:color w:val="FFFFFF" w:themeColor="background1"/>
          <w:sz w:val="28"/>
        </w:rPr>
      </w:pPr>
    </w:p>
    <w:p w14:paraId="0415B37F" w14:textId="77777777" w:rsidR="00D0673D" w:rsidRPr="00302578" w:rsidRDefault="00D067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Anexo </w:t>
      </w:r>
      <w:r w:rsidR="0048722E"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>Técnico</w:t>
      </w:r>
    </w:p>
    <w:p w14:paraId="4F93AF0E" w14:textId="77777777" w:rsidR="00154913" w:rsidRDefault="00154913" w:rsidP="0024353D">
      <w:pPr>
        <w:spacing w:before="120" w:after="600"/>
        <w:jc w:val="center"/>
        <w:rPr>
          <w:rFonts w:ascii="Trebuchet MS" w:eastAsia="Times New Roman" w:hAnsi="Trebuchet MS" w:cs="Times New Roman"/>
          <w:caps/>
          <w:color w:val="003399"/>
          <w:sz w:val="26"/>
          <w:szCs w:val="26"/>
          <w:lang w:eastAsia="pt-PT"/>
        </w:rPr>
      </w:pPr>
    </w:p>
    <w:p w14:paraId="6FAF9475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Sistema de APOIO À MODERNIZAÇÃO E</w:t>
      </w:r>
    </w:p>
    <w:p w14:paraId="3DDF4DAE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CAPACITAÇÃO DA ADMINISTRAÇÃO PÚBLICA</w:t>
      </w:r>
    </w:p>
    <w:p w14:paraId="3AB3EBBF" w14:textId="77777777" w:rsidR="00154913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(SAMA</w:t>
      </w:r>
      <w:r w:rsidR="00661B16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 </w:t>
      </w: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2020)</w:t>
      </w:r>
    </w:p>
    <w:p w14:paraId="2367C891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5F8635C5" w14:textId="77777777" w:rsidR="00315C55" w:rsidRPr="00302578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3AC9B144" w14:textId="77777777" w:rsidR="0024353D" w:rsidRDefault="002435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AVISO Nº </w:t>
      </w:r>
      <w:r w:rsidR="001917FA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0</w:t>
      </w:r>
      <w:r w:rsidR="00357979">
        <w:rPr>
          <w:rFonts w:ascii="Trebuchet MS" w:hAnsi="Trebuchet MS" w:cs="Arial Black"/>
          <w:b/>
          <w:caps/>
          <w:color w:val="002060"/>
          <w:sz w:val="40"/>
          <w:szCs w:val="40"/>
        </w:rPr>
        <w:t>4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/</w:t>
      </w:r>
      <w:r w:rsidR="00DC5206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SAMA2020/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201</w:t>
      </w:r>
      <w:r w:rsidR="00670C42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9</w:t>
      </w:r>
    </w:p>
    <w:p w14:paraId="66A24A5A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B0B57ED" w14:textId="77777777" w:rsidR="00315C55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D391B40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Operações de Capacitação (PI 11.1) </w:t>
      </w:r>
    </w:p>
    <w:p w14:paraId="12D765B5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>da Administração</w:t>
      </w:r>
      <w:r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 pública</w:t>
      </w:r>
    </w:p>
    <w:p w14:paraId="6C65832E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0D665EEB" w14:textId="77777777" w:rsidR="00FD1CF1" w:rsidRPr="00302578" w:rsidRDefault="00FD1CF1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2B5423BB" w14:textId="77777777" w:rsidR="0024353D" w:rsidRPr="0098063F" w:rsidRDefault="00315C55" w:rsidP="0024353D">
      <w:pPr>
        <w:spacing w:before="120" w:after="240"/>
        <w:jc w:val="center"/>
        <w:rPr>
          <w:rFonts w:ascii="Arial Black" w:hAnsi="Arial Black"/>
          <w:caps/>
          <w:color w:val="003399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pt-PT"/>
        </w:rPr>
        <w:drawing>
          <wp:anchor distT="0" distB="0" distL="114300" distR="114300" simplePos="0" relativeHeight="251658240" behindDoc="0" locked="0" layoutInCell="1" allowOverlap="1" wp14:anchorId="62926156" wp14:editId="24AD02C6">
            <wp:simplePos x="0" y="0"/>
            <wp:positionH relativeFrom="column">
              <wp:posOffset>1994535</wp:posOffset>
            </wp:positionH>
            <wp:positionV relativeFrom="paragraph">
              <wp:posOffset>286385</wp:posOffset>
            </wp:positionV>
            <wp:extent cx="2434590" cy="790575"/>
            <wp:effectExtent l="0" t="0" r="3810" b="9525"/>
            <wp:wrapNone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B85EA" w14:textId="77777777" w:rsidR="0024353D" w:rsidRPr="0099464E" w:rsidRDefault="0024353D" w:rsidP="0024353D">
      <w:pPr>
        <w:spacing w:before="120" w:after="840"/>
        <w:jc w:val="center"/>
        <w:rPr>
          <w:rFonts w:ascii="Arial Black" w:hAnsi="Arial Black"/>
          <w:caps/>
          <w:color w:val="003399"/>
          <w:sz w:val="26"/>
          <w:szCs w:val="26"/>
        </w:rPr>
      </w:pPr>
      <w:r w:rsidRPr="00316C1B">
        <w:rPr>
          <w:rFonts w:ascii="Arial Black" w:hAnsi="Arial Black"/>
          <w:caps/>
          <w:color w:val="003366"/>
          <w:sz w:val="26"/>
          <w:szCs w:val="26"/>
        </w:rPr>
        <w:br/>
      </w:r>
    </w:p>
    <w:p w14:paraId="4D464DAE" w14:textId="77777777" w:rsidR="00530263" w:rsidRDefault="00530263" w:rsidP="00530263">
      <w:pPr>
        <w:jc w:val="both"/>
        <w:rPr>
          <w:rFonts w:ascii="Trebuchet MS" w:hAnsi="Trebuchet MS"/>
          <w:sz w:val="20"/>
          <w:szCs w:val="20"/>
        </w:rPr>
      </w:pPr>
    </w:p>
    <w:sdt>
      <w:sdtPr>
        <w:rPr>
          <w:rFonts w:ascii="Trebuchet MS" w:eastAsiaTheme="minorHAnsi" w:hAnsi="Trebuchet MS" w:cstheme="minorBidi"/>
          <w:b w:val="0"/>
          <w:bCs w:val="0"/>
          <w:color w:val="auto"/>
          <w:sz w:val="24"/>
          <w:szCs w:val="24"/>
          <w:lang w:eastAsia="en-US"/>
        </w:rPr>
        <w:id w:val="1757939437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14:paraId="1D1EDF02" w14:textId="77777777" w:rsidR="00ED1578" w:rsidRPr="003B3E95" w:rsidRDefault="00ED1578" w:rsidP="008F127A">
          <w:pPr>
            <w:pStyle w:val="Cabealhodondice"/>
            <w:tabs>
              <w:tab w:val="left" w:pos="142"/>
            </w:tabs>
            <w:ind w:left="566" w:firstLine="142"/>
            <w:rPr>
              <w:rFonts w:ascii="Trebuchet MS" w:hAnsi="Trebuchet MS"/>
              <w:sz w:val="16"/>
              <w:szCs w:val="16"/>
            </w:rPr>
          </w:pPr>
          <w:r w:rsidRPr="00080A38">
            <w:rPr>
              <w:rFonts w:ascii="Trebuchet MS" w:hAnsi="Trebuchet MS"/>
              <w:sz w:val="24"/>
              <w:szCs w:val="24"/>
            </w:rPr>
            <w:t>Índice</w:t>
          </w:r>
        </w:p>
        <w:p w14:paraId="445E1E8D" w14:textId="77777777" w:rsidR="00ED1578" w:rsidRPr="00080A38" w:rsidRDefault="00ED1578" w:rsidP="00ED1578">
          <w:pPr>
            <w:rPr>
              <w:rFonts w:ascii="Trebuchet MS" w:hAnsi="Trebuchet MS"/>
              <w:sz w:val="20"/>
              <w:szCs w:val="20"/>
              <w:lang w:eastAsia="pt-PT"/>
            </w:rPr>
          </w:pPr>
        </w:p>
        <w:p w14:paraId="47F8E790" w14:textId="23EA9166" w:rsidR="004343EE" w:rsidRDefault="00ED1578">
          <w:pPr>
            <w:pStyle w:val="ndice1"/>
            <w:rPr>
              <w:rFonts w:eastAsiaTheme="minorEastAsia"/>
              <w:noProof/>
              <w:lang w:eastAsia="pt-PT"/>
            </w:rPr>
          </w:pPr>
          <w:r w:rsidRPr="00351735">
            <w:rPr>
              <w:rFonts w:ascii="Trebuchet MS" w:hAnsi="Trebuchet MS"/>
              <w:sz w:val="17"/>
              <w:szCs w:val="17"/>
            </w:rPr>
            <w:fldChar w:fldCharType="begin"/>
          </w:r>
          <w:r w:rsidRPr="00351735">
            <w:rPr>
              <w:rFonts w:ascii="Trebuchet MS" w:hAnsi="Trebuchet MS"/>
              <w:sz w:val="17"/>
              <w:szCs w:val="17"/>
            </w:rPr>
            <w:instrText xml:space="preserve"> TOC \o "1-3" \h \z \u </w:instrText>
          </w:r>
          <w:r w:rsidRPr="00351735">
            <w:rPr>
              <w:rFonts w:ascii="Trebuchet MS" w:hAnsi="Trebuchet MS"/>
              <w:sz w:val="17"/>
              <w:szCs w:val="17"/>
            </w:rPr>
            <w:fldChar w:fldCharType="separate"/>
          </w:r>
          <w:hyperlink w:anchor="_Toc42356447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Designação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_Toc42356447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2D85C4D" w14:textId="280F945C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48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2.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Caracterização da atividade do(s) promotor(es)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_Toc42356448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159B969" w14:textId="4B81EE55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49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3.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Outras Operações no âmbito do SAMA 2020 e do QREN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_Toc42356449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A2AB6E7" w14:textId="2EB3749C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0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4.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Diagnóstico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_Toc42356450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3B799E1" w14:textId="4C5B242D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1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5.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Caraterização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_Toc42356451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14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5971E0A" w14:textId="0D95F8CF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2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6.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Caracterização da atividade da(s) entidade(s) parceira(s)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_Toc42356452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28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1681C2F" w14:textId="3E97C4F8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3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7.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Articulação entre atividades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_Toc42356453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28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020DF38C" w14:textId="0DC1BBE0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4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8.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Resultados esperados e calendário de cada atividade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_Toc42356454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29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6C44E55F" w14:textId="35B310A3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5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9.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Justificação da calendarização de cada atividade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_Toc42356455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31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A207177" w14:textId="689AA6F4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6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10.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População-alvo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_Toc42356456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32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9ADA7B1" w14:textId="5AFB8707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7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11.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Demonstração dos benefícios diretos sobre a população localizada nas regiões NUTS II do Norte, Centro e Alentejo, designadamente ao nível da redução dos custos de contexto para os cidadãos e as empresas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_Toc42356457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32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606F363" w14:textId="2992B6C2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8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12.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Disposições legais, pareceres prévios e normas técnicas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_Toc42356458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63B3FEBF" w14:textId="133F015E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9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13.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Impacto e mérito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_Toc42356459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0B40C0CE" w14:textId="2FC7B9E4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0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14.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Plano de sustentabilidade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_Toc42356460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35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4E314307" w14:textId="6B08C561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1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15.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Indicadores do Programa - observações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_Toc42356461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2E5331E" w14:textId="2839BEDE" w:rsidR="004343EE" w:rsidRDefault="00D93AD2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2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16.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Indicadores relevantes na perspetiva do beneficiário/operação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_Toc42356462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37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CA32724" w14:textId="3DE6DBFE" w:rsidR="00ED1578" w:rsidRPr="00E973E0" w:rsidRDefault="00ED1578" w:rsidP="00351735">
          <w:pPr>
            <w:tabs>
              <w:tab w:val="right" w:leader="dot" w:pos="9072"/>
            </w:tabs>
            <w:spacing w:after="120"/>
            <w:ind w:right="1133"/>
            <w:rPr>
              <w:rFonts w:ascii="Trebuchet MS" w:hAnsi="Trebuchet MS"/>
              <w:sz w:val="18"/>
              <w:szCs w:val="18"/>
            </w:rPr>
          </w:pPr>
          <w:r w:rsidRPr="00351735">
            <w:rPr>
              <w:rFonts w:ascii="Trebuchet MS" w:hAnsi="Trebuchet MS"/>
              <w:b/>
              <w:bCs/>
              <w:sz w:val="17"/>
              <w:szCs w:val="17"/>
            </w:rPr>
            <w:fldChar w:fldCharType="end"/>
          </w:r>
        </w:p>
      </w:sdtContent>
    </w:sdt>
    <w:p w14:paraId="0A2150B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3B23597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562D3A1F" w14:textId="77777777" w:rsidR="007766BE" w:rsidRPr="00EF3C61" w:rsidRDefault="006140B8" w:rsidP="00EF3C61">
      <w:pPr>
        <w:pStyle w:val="Ttulo1"/>
        <w:jc w:val="both"/>
        <w:rPr>
          <w:rFonts w:ascii="Trebuchet MS" w:hAnsi="Trebuchet MS"/>
        </w:rPr>
      </w:pPr>
      <w:r w:rsidRPr="00080A38">
        <w:rPr>
          <w:rFonts w:ascii="Trebuchet MS" w:hAnsi="Trebuchet MS"/>
        </w:rPr>
        <w:br w:type="page"/>
      </w:r>
    </w:p>
    <w:p w14:paraId="201BA110" w14:textId="77777777" w:rsidR="000C17D5" w:rsidRDefault="000C17D5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0" w:name="_Toc42356447"/>
      <w:r w:rsidRPr="000C17D5">
        <w:rPr>
          <w:rFonts w:ascii="Trebuchet MS" w:hAnsi="Trebuchet MS"/>
          <w:color w:val="1F497D" w:themeColor="text2"/>
          <w:sz w:val="24"/>
          <w:szCs w:val="24"/>
        </w:rPr>
        <w:lastRenderedPageBreak/>
        <w:t>Designação da Operação</w:t>
      </w:r>
      <w:bookmarkEnd w:id="0"/>
    </w:p>
    <w:p w14:paraId="5EFEA892" w14:textId="535ADEC5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Título</w:t>
      </w:r>
    </w:p>
    <w:p w14:paraId="602111D8" w14:textId="45AE0DAC" w:rsidR="003C6B28" w:rsidRPr="003C6B28" w:rsidRDefault="00C6013B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b/>
          <w:bCs/>
          <w:color w:val="002060"/>
        </w:rPr>
      </w:pPr>
      <w:proofErr w:type="spellStart"/>
      <w:r>
        <w:rPr>
          <w:rFonts w:ascii="Arial" w:hAnsi="Arial" w:cs="Arial"/>
          <w:b/>
          <w:bCs/>
          <w:color w:val="548DD4" w:themeColor="text2" w:themeTint="99"/>
        </w:rPr>
        <w:t>Port</w:t>
      </w:r>
      <w:r w:rsidR="00A55751">
        <w:rPr>
          <w:rFonts w:ascii="Arial" w:hAnsi="Arial" w:cs="Arial"/>
          <w:b/>
          <w:bCs/>
          <w:color w:val="548DD4" w:themeColor="text2" w:themeTint="99"/>
        </w:rPr>
        <w:t>@</w:t>
      </w:r>
      <w:r>
        <w:rPr>
          <w:rFonts w:ascii="Arial" w:hAnsi="Arial" w:cs="Arial"/>
          <w:b/>
          <w:bCs/>
          <w:color w:val="548DD4" w:themeColor="text2" w:themeTint="99"/>
        </w:rPr>
        <w:t>l</w:t>
      </w:r>
      <w:proofErr w:type="spellEnd"/>
      <w:r>
        <w:rPr>
          <w:rFonts w:ascii="Arial" w:hAnsi="Arial" w:cs="Arial"/>
          <w:b/>
          <w:bCs/>
          <w:color w:val="548DD4" w:themeColor="text2" w:themeTint="99"/>
        </w:rPr>
        <w:t xml:space="preserve"> </w:t>
      </w:r>
      <w:r w:rsidR="00A55751">
        <w:rPr>
          <w:rFonts w:ascii="Arial" w:hAnsi="Arial" w:cs="Arial"/>
          <w:b/>
          <w:bCs/>
          <w:color w:val="548DD4" w:themeColor="text2" w:themeTint="99"/>
        </w:rPr>
        <w:t>do Aluno</w:t>
      </w:r>
    </w:p>
    <w:p w14:paraId="464C25D9" w14:textId="77777777" w:rsid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6A95C6FF" w14:textId="2E4A2B5D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Designação</w:t>
      </w:r>
    </w:p>
    <w:p w14:paraId="6E6E47E1" w14:textId="0927CA6E" w:rsidR="003C6B28" w:rsidRP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color w:val="002060"/>
          <w:sz w:val="20"/>
          <w:szCs w:val="20"/>
        </w:rPr>
      </w:pPr>
      <w:r w:rsidRPr="003C6B28">
        <w:rPr>
          <w:rFonts w:ascii="Arial" w:eastAsia="Times New Roman" w:hAnsi="Arial" w:cs="Arial"/>
          <w:color w:val="000000"/>
        </w:rPr>
        <w:t xml:space="preserve">A candidatura </w:t>
      </w:r>
      <w:r w:rsidRPr="00A55751">
        <w:rPr>
          <w:rFonts w:ascii="Arial" w:eastAsia="Times New Roman" w:hAnsi="Arial" w:cs="Arial"/>
          <w:color w:val="000000"/>
        </w:rPr>
        <w:t xml:space="preserve">designa-se por </w:t>
      </w:r>
      <w:r w:rsidR="00A55751">
        <w:rPr>
          <w:rFonts w:ascii="Arial" w:eastAsia="Times New Roman" w:hAnsi="Arial" w:cs="Arial"/>
          <w:color w:val="000000"/>
        </w:rPr>
        <w:t>“</w:t>
      </w:r>
      <w:r w:rsidR="00A55751">
        <w:rPr>
          <w:rFonts w:ascii="Arial" w:hAnsi="Arial" w:cs="Arial"/>
        </w:rPr>
        <w:t>PORTAL DO ALUNO</w:t>
      </w:r>
      <w:r w:rsidR="00A55751" w:rsidRPr="00A55751">
        <w:rPr>
          <w:rFonts w:ascii="Arial" w:hAnsi="Arial" w:cs="Arial"/>
        </w:rPr>
        <w:t xml:space="preserve">: Projeto de </w:t>
      </w:r>
      <w:proofErr w:type="spellStart"/>
      <w:r w:rsidR="00A55751" w:rsidRPr="00A55751">
        <w:rPr>
          <w:rFonts w:ascii="Arial" w:hAnsi="Arial" w:cs="Arial"/>
        </w:rPr>
        <w:t>concepção</w:t>
      </w:r>
      <w:proofErr w:type="spellEnd"/>
      <w:r w:rsidR="00A55751" w:rsidRPr="00A55751">
        <w:rPr>
          <w:rFonts w:ascii="Arial" w:hAnsi="Arial" w:cs="Arial"/>
        </w:rPr>
        <w:t xml:space="preserve"> e implementação de interface com os alunos e </w:t>
      </w:r>
      <w:proofErr w:type="spellStart"/>
      <w:r w:rsidR="00A55751" w:rsidRPr="00A55751">
        <w:rPr>
          <w:rFonts w:ascii="Arial" w:hAnsi="Arial" w:cs="Arial"/>
        </w:rPr>
        <w:t>alumni</w:t>
      </w:r>
      <w:proofErr w:type="spellEnd"/>
      <w:r w:rsidR="00A55751" w:rsidRPr="00A55751">
        <w:rPr>
          <w:rFonts w:ascii="Arial" w:hAnsi="Arial" w:cs="Arial"/>
        </w:rPr>
        <w:t xml:space="preserve"> do ISEG</w:t>
      </w:r>
      <w:r w:rsidR="00A55751">
        <w:rPr>
          <w:rFonts w:ascii="Arial" w:hAnsi="Arial" w:cs="Arial"/>
        </w:rPr>
        <w:t>” e possui o acrónimo</w:t>
      </w:r>
      <w:r w:rsidRPr="00A5575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C6013B" w:rsidRPr="00A55751">
        <w:rPr>
          <w:rFonts w:ascii="Arial" w:eastAsia="Times New Roman" w:hAnsi="Arial" w:cs="Arial"/>
          <w:color w:val="000000"/>
        </w:rPr>
        <w:t>Port</w:t>
      </w:r>
      <w:r w:rsidR="00A55751">
        <w:rPr>
          <w:rFonts w:ascii="Arial" w:eastAsia="Times New Roman" w:hAnsi="Arial" w:cs="Arial"/>
          <w:color w:val="000000"/>
        </w:rPr>
        <w:t>@</w:t>
      </w:r>
      <w:r w:rsidR="00C6013B" w:rsidRPr="00A55751">
        <w:rPr>
          <w:rFonts w:ascii="Arial" w:eastAsia="Times New Roman" w:hAnsi="Arial" w:cs="Arial"/>
          <w:color w:val="000000"/>
        </w:rPr>
        <w:t>l</w:t>
      </w:r>
      <w:proofErr w:type="spellEnd"/>
      <w:r w:rsidR="00C6013B" w:rsidRPr="00A55751">
        <w:rPr>
          <w:rFonts w:ascii="Arial" w:eastAsia="Times New Roman" w:hAnsi="Arial" w:cs="Arial"/>
          <w:color w:val="000000"/>
        </w:rPr>
        <w:t xml:space="preserve"> </w:t>
      </w:r>
      <w:r w:rsidR="00A55751">
        <w:rPr>
          <w:rFonts w:ascii="Arial" w:eastAsia="Times New Roman" w:hAnsi="Arial" w:cs="Arial"/>
          <w:color w:val="000000"/>
        </w:rPr>
        <w:t>do Aluno</w:t>
      </w:r>
      <w:r w:rsidRPr="003C6B28">
        <w:rPr>
          <w:rFonts w:ascii="Arial" w:eastAsia="Times New Roman" w:hAnsi="Arial" w:cs="Arial"/>
          <w:color w:val="000000"/>
        </w:rPr>
        <w:t>.</w:t>
      </w:r>
    </w:p>
    <w:p w14:paraId="74627E5F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0F001C4D" w14:textId="17C86C51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Tipologia de Projeto, nos termos do n.º 2 do Artigo. 83.º do RECI</w:t>
      </w:r>
    </w:p>
    <w:p w14:paraId="35D42E76" w14:textId="46AE2763" w:rsidR="00C04DD2" w:rsidRDefault="000D6FC4" w:rsidP="000D6FC4">
      <w:pPr>
        <w:pStyle w:val="PargrafodaLista"/>
        <w:jc w:val="both"/>
        <w:rPr>
          <w:rFonts w:ascii="Arial" w:hAnsi="Arial" w:cs="Arial"/>
        </w:rPr>
      </w:pPr>
      <w:r w:rsidRPr="000D6FC4">
        <w:rPr>
          <w:rFonts w:ascii="Arial" w:hAnsi="Arial" w:cs="Arial"/>
        </w:rPr>
        <w:t xml:space="preserve">Este Projeto enquadra-se na Tipologia </w:t>
      </w:r>
      <w:r w:rsidR="00C6013B">
        <w:rPr>
          <w:rFonts w:ascii="Arial" w:hAnsi="Arial" w:cs="Arial"/>
        </w:rPr>
        <w:t>e</w:t>
      </w:r>
      <w:r w:rsidRPr="000D6FC4">
        <w:rPr>
          <w:rFonts w:ascii="Arial" w:hAnsi="Arial" w:cs="Arial"/>
        </w:rPr>
        <w:t xml:space="preserve">) do ponto 3. do presente Aviso, nos termos do n.º 2 do Artigo 83.º do RECI, pois trata-se de uma operação que tem por objetivos </w:t>
      </w:r>
      <w:r w:rsidR="00A24A94">
        <w:rPr>
          <w:rFonts w:ascii="Arial" w:hAnsi="Arial" w:cs="Arial"/>
        </w:rPr>
        <w:t>o</w:t>
      </w:r>
      <w:r w:rsidRPr="000D6FC4">
        <w:rPr>
          <w:rFonts w:ascii="Arial" w:hAnsi="Arial" w:cs="Arial"/>
        </w:rPr>
        <w:t xml:space="preserve"> </w:t>
      </w:r>
      <w:r w:rsidR="00A24A94">
        <w:rPr>
          <w:rFonts w:ascii="Arial" w:hAnsi="Arial" w:cs="Arial"/>
        </w:rPr>
        <w:t xml:space="preserve">desenvolvimento e implementação de uma solução tecnológica </w:t>
      </w:r>
      <w:r w:rsidR="00C6013B">
        <w:rPr>
          <w:rFonts w:ascii="Arial" w:hAnsi="Arial" w:cs="Arial"/>
        </w:rPr>
        <w:t>com objetivo de agregar</w:t>
      </w:r>
      <w:r w:rsidR="00671106">
        <w:rPr>
          <w:rFonts w:ascii="Arial" w:hAnsi="Arial" w:cs="Arial"/>
        </w:rPr>
        <w:t xml:space="preserve"> informação que facilite o seu acesso por parte da comunidade do </w:t>
      </w:r>
      <w:ins w:id="1" w:author="João Tomé Calado" w:date="2020-06-10T19:04:00Z">
        <w:r w:rsidR="00822D2E">
          <w:rPr>
            <w:rFonts w:ascii="Arial" w:hAnsi="Arial" w:cs="Arial"/>
          </w:rPr>
          <w:t xml:space="preserve">Instituto Superior de Economia e </w:t>
        </w:r>
        <w:proofErr w:type="spellStart"/>
        <w:r w:rsidR="00822D2E">
          <w:rPr>
            <w:rFonts w:ascii="Arial" w:hAnsi="Arial" w:cs="Arial"/>
          </w:rPr>
          <w:t>Gestão</w:t>
        </w:r>
      </w:ins>
      <w:del w:id="2" w:author="João Tomé Calado" w:date="2020-06-10T19:04:00Z">
        <w:r w:rsidR="00A24A94" w:rsidDel="00822D2E">
          <w:rPr>
            <w:rFonts w:ascii="Arial" w:hAnsi="Arial" w:cs="Arial"/>
          </w:rPr>
          <w:delText>I</w:delText>
        </w:r>
        <w:r w:rsidR="00401141" w:rsidDel="00822D2E">
          <w:rPr>
            <w:rFonts w:ascii="Arial" w:hAnsi="Arial" w:cs="Arial"/>
          </w:rPr>
          <w:delText>nstituto Politécnico de Viseu (I</w:delText>
        </w:r>
        <w:r w:rsidR="00A24A94" w:rsidDel="00822D2E">
          <w:rPr>
            <w:rFonts w:ascii="Arial" w:hAnsi="Arial" w:cs="Arial"/>
          </w:rPr>
          <w:delText>PV)</w:delText>
        </w:r>
      </w:del>
      <w:ins w:id="3" w:author="João Tomé Calado" w:date="2020-06-10T19:04:00Z">
        <w:r w:rsidR="00822D2E">
          <w:rPr>
            <w:rFonts w:ascii="Arial" w:hAnsi="Arial" w:cs="Arial"/>
          </w:rPr>
          <w:t>ISEG</w:t>
        </w:r>
      </w:ins>
      <w:proofErr w:type="spellEnd"/>
      <w:r w:rsidR="00671106">
        <w:rPr>
          <w:rFonts w:ascii="Arial" w:hAnsi="Arial" w:cs="Arial"/>
        </w:rPr>
        <w:t xml:space="preserve"> e agilize os tempos de resposta dos serviços prestados</w:t>
      </w:r>
      <w:r w:rsidRPr="000D6FC4">
        <w:rPr>
          <w:rFonts w:ascii="Arial" w:hAnsi="Arial" w:cs="Arial"/>
        </w:rPr>
        <w:t xml:space="preserve">, com vista </w:t>
      </w:r>
      <w:r w:rsidR="00A24A94">
        <w:rPr>
          <w:rFonts w:ascii="Arial" w:hAnsi="Arial" w:cs="Arial"/>
        </w:rPr>
        <w:t xml:space="preserve">à </w:t>
      </w:r>
      <w:r w:rsidR="00671106">
        <w:rPr>
          <w:rFonts w:ascii="Arial" w:hAnsi="Arial" w:cs="Arial"/>
        </w:rPr>
        <w:t>redução das solicitações informação, valorizando</w:t>
      </w:r>
      <w:r w:rsidR="00A24A94">
        <w:rPr>
          <w:rFonts w:ascii="Arial" w:hAnsi="Arial" w:cs="Arial"/>
        </w:rPr>
        <w:t xml:space="preserve"> </w:t>
      </w:r>
      <w:r w:rsidR="00671106">
        <w:rPr>
          <w:rFonts w:ascii="Arial" w:hAnsi="Arial" w:cs="Arial"/>
        </w:rPr>
        <w:t>a já existente nos serviços</w:t>
      </w:r>
      <w:r w:rsidRPr="000D6FC4">
        <w:rPr>
          <w:rFonts w:ascii="Arial" w:hAnsi="Arial" w:cs="Arial"/>
        </w:rPr>
        <w:t>.</w:t>
      </w:r>
    </w:p>
    <w:p w14:paraId="7EF0105A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5C284B21" w14:textId="52E5F9E2" w:rsidR="007376DD" w:rsidRPr="007376DD" w:rsidRDefault="003901BA" w:rsidP="00C00CAB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4" w:name="_Toc42356448"/>
      <w:r>
        <w:rPr>
          <w:rFonts w:ascii="Trebuchet MS" w:hAnsi="Trebuchet MS"/>
          <w:color w:val="1F497D" w:themeColor="text2"/>
          <w:sz w:val="24"/>
          <w:szCs w:val="24"/>
        </w:rPr>
        <w:t>Caracterização da atividade do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(s)</w:t>
      </w:r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promotor(</w:t>
      </w:r>
      <w:proofErr w:type="spellStart"/>
      <w:r w:rsidR="000F363C">
        <w:rPr>
          <w:rFonts w:ascii="Trebuchet MS" w:hAnsi="Trebuchet MS"/>
          <w:color w:val="1F497D" w:themeColor="text2"/>
          <w:sz w:val="24"/>
          <w:szCs w:val="24"/>
        </w:rPr>
        <w:t>es</w:t>
      </w:r>
      <w:proofErr w:type="spellEnd"/>
      <w:r w:rsidR="000F363C">
        <w:rPr>
          <w:rFonts w:ascii="Trebuchet MS" w:hAnsi="Trebuchet MS"/>
          <w:color w:val="1F497D" w:themeColor="text2"/>
          <w:sz w:val="24"/>
          <w:szCs w:val="24"/>
        </w:rPr>
        <w:t>)</w:t>
      </w:r>
      <w:bookmarkEnd w:id="4"/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5FB5D00F" w14:textId="77777777" w:rsidR="007376DD" w:rsidRPr="00170968" w:rsidRDefault="007376DD" w:rsidP="00737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</w:t>
      </w:r>
      <w:r>
        <w:rPr>
          <w:rFonts w:ascii="Arial" w:eastAsia="Times New Roman" w:hAnsi="Arial" w:cs="Arial"/>
          <w:color w:val="000000"/>
        </w:rPr>
        <w:t>nstituto Superior de Economia e Gestão (I</w:t>
      </w:r>
      <w:r w:rsidRPr="00170968">
        <w:rPr>
          <w:rFonts w:ascii="Arial" w:eastAsia="Times New Roman" w:hAnsi="Arial" w:cs="Arial"/>
          <w:color w:val="000000"/>
        </w:rPr>
        <w:t>SE</w:t>
      </w:r>
      <w:r>
        <w:rPr>
          <w:rFonts w:ascii="Arial" w:eastAsia="Times New Roman" w:hAnsi="Arial" w:cs="Arial"/>
          <w:color w:val="000000"/>
        </w:rPr>
        <w:t>G)</w:t>
      </w:r>
      <w:r w:rsidRPr="00170968">
        <w:rPr>
          <w:rFonts w:ascii="Arial" w:eastAsia="Times New Roman" w:hAnsi="Arial" w:cs="Arial"/>
          <w:color w:val="000000"/>
        </w:rPr>
        <w:t xml:space="preserve"> está juridicamente definido como uma pessoa coletiva de direito público, dotada de autonomia estatutária, científica, pedagógica, administrativa, financeira, disciplinar e patrimonial. É das mais antigas Instituições de ensino </w:t>
      </w:r>
      <w:r>
        <w:rPr>
          <w:rFonts w:ascii="Arial" w:eastAsia="Times New Roman" w:hAnsi="Arial" w:cs="Arial"/>
          <w:color w:val="000000"/>
        </w:rPr>
        <w:t>superior</w:t>
      </w:r>
      <w:r w:rsidRPr="00170968">
        <w:rPr>
          <w:rFonts w:ascii="Arial" w:eastAsia="Times New Roman" w:hAnsi="Arial" w:cs="Arial"/>
          <w:color w:val="000000"/>
        </w:rPr>
        <w:t xml:space="preserve"> em Portugal, tendo apre</w:t>
      </w:r>
      <w:r w:rsidRPr="00CA3BA2">
        <w:rPr>
          <w:rFonts w:ascii="Arial" w:eastAsia="Times New Roman" w:hAnsi="Arial" w:cs="Arial"/>
          <w:color w:val="000000"/>
        </w:rPr>
        <w:t xml:space="preserve">sentado um crescimento interno notório, quer no âmbito da oferta educativa, quer no âmbito da Investigação e Desenvolvimento. </w:t>
      </w:r>
      <w:r w:rsidRPr="00CA3BA2">
        <w:rPr>
          <w:rFonts w:ascii="Arial" w:hAnsi="Arial" w:cs="Arial"/>
          <w:color w:val="000000"/>
          <w:shd w:val="clear" w:color="auto" w:fill="FFFFFF"/>
        </w:rPr>
        <w:t>O ISEG afirma-se como uma das melhores escolas de economia e gestão em Portugal, com elevada reputação internacional, reconhecido pela qualidade dos seus graduados, pela investigação realizada e pelo impacto das suas atividades na comunidade envolvente.</w:t>
      </w:r>
    </w:p>
    <w:p w14:paraId="5CFBC5AF" w14:textId="77777777" w:rsidR="007376DD" w:rsidRDefault="007376DD" w:rsidP="00737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Instituto, na qualidade de estabelecimento de ensino superior, realiza atividades nos domínios do ensino, da formação profissional</w:t>
      </w:r>
      <w:r>
        <w:rPr>
          <w:rFonts w:ascii="Arial" w:eastAsia="Times New Roman" w:hAnsi="Arial" w:cs="Arial"/>
          <w:color w:val="000000"/>
        </w:rPr>
        <w:t xml:space="preserve"> e empresarial</w:t>
      </w:r>
      <w:r w:rsidRPr="00170968">
        <w:rPr>
          <w:rFonts w:ascii="Arial" w:eastAsia="Times New Roman" w:hAnsi="Arial" w:cs="Arial"/>
          <w:color w:val="000000"/>
        </w:rPr>
        <w:t>, da investigação e da prestação de serviços à comunidade.</w:t>
      </w:r>
    </w:p>
    <w:p w14:paraId="2890A4DD" w14:textId="309F4368" w:rsidR="007376DD" w:rsidRPr="00E01FD0" w:rsidRDefault="007376DD" w:rsidP="007376D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01FD0">
        <w:rPr>
          <w:rFonts w:ascii="Arial" w:hAnsi="Arial" w:cs="Arial"/>
          <w:color w:val="000000" w:themeColor="text1"/>
          <w:sz w:val="22"/>
          <w:szCs w:val="22"/>
        </w:rPr>
        <w:t>O</w:t>
      </w:r>
      <w:del w:id="5" w:author="João Tomé Calado" w:date="2020-06-10T16:45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ISEG</w:t>
      </w:r>
      <w:ins w:id="6" w:author="João Tomé Calado" w:date="2020-06-10T16:45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7" w:author="João Tomé Calado" w:date="2020-06-10T16:45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é a</w:t>
      </w:r>
      <w:ins w:id="8" w:author="João Tomé Calado" w:date="2020-06-10T16:45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9" w:author="João Tomé Calado" w:date="2020-06-10T16:45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2" w:tooltip="Instituição de ensino superior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instituição de ensino superior</w:t>
        </w:r>
      </w:hyperlink>
      <w:ins w:id="10" w:author="João Tomé Calado" w:date="2020-06-10T16:45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11" w:author="João Tomé Calado" w:date="2020-06-10T16:45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da</w:t>
      </w:r>
      <w:ins w:id="12" w:author="João Tomé Calado" w:date="2020-06-10T16:45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13" w:author="João Tomé Calado" w:date="2020-06-10T16:45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3" w:tooltip="Universidade de Lisbo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Universidade de Lisboa</w:t>
        </w:r>
      </w:hyperlink>
      <w:ins w:id="14" w:author="João Tomé Calado" w:date="2020-06-10T16:45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15" w:author="João Tomé Calado" w:date="2020-06-10T16:45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vocacionada para as áreas da</w:t>
      </w:r>
      <w:ins w:id="16" w:author="João Tomé Calado" w:date="2020-06-10T16:45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17" w:author="João Tomé Calado" w:date="2020-06-10T16:45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4" w:tooltip="Economi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economia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,</w:t>
      </w:r>
      <w:ins w:id="18" w:author="João Tomé Calado" w:date="2020-06-10T16:46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19" w:author="João Tomé Calado" w:date="2020-06-10T16:46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5" w:tooltip="Finanças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finanças</w:t>
        </w:r>
      </w:hyperlink>
      <w:ins w:id="20" w:author="João Tomé Calado" w:date="2020-06-10T16:46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21" w:author="João Tomé Calado" w:date="2020-06-10T16:46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e</w:t>
      </w:r>
      <w:ins w:id="22" w:author="João Tomé Calado" w:date="2020-06-10T16:46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23" w:author="João Tomé Calado" w:date="2020-06-10T16:46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6" w:tooltip="Gestão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gestão</w:t>
        </w:r>
      </w:hyperlink>
      <w:r>
        <w:rPr>
          <w:rFonts w:ascii="Arial" w:hAnsi="Arial" w:cs="Arial"/>
          <w:color w:val="000000" w:themeColor="text1"/>
          <w:sz w:val="22"/>
          <w:szCs w:val="22"/>
        </w:rPr>
        <w:t>, tendo sido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fundado </w:t>
      </w:r>
      <w:r>
        <w:rPr>
          <w:rFonts w:ascii="Arial" w:hAnsi="Arial" w:cs="Arial"/>
          <w:color w:val="000000" w:themeColor="text1"/>
          <w:sz w:val="22"/>
          <w:szCs w:val="22"/>
        </w:rPr>
        <w:t>em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23 de Maio de 1911,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em 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>resultado da separação do</w:t>
      </w:r>
      <w:ins w:id="24" w:author="João Tomé Calado" w:date="2020-06-10T16:46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25" w:author="João Tomé Calado" w:date="2020-06-10T16:46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7" w:tooltip="Instituto Industrial e Comercial de Lisbo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Instituto Industrial e Comercial de Lisboa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, a escola sucessora da</w:t>
      </w:r>
      <w:ins w:id="26" w:author="João Tomé Calado" w:date="2020-06-10T16:46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27" w:author="João Tomé Calado" w:date="2020-06-10T16:46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8" w:tooltip="Aula do Comércio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Aula do Comércio</w:t>
        </w:r>
      </w:hyperlink>
      <w:ins w:id="28" w:author="João Tomé Calado" w:date="2020-06-10T16:46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29" w:author="João Tomé Calado" w:date="2020-06-10T16:46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fundada pelo</w:t>
      </w:r>
      <w:ins w:id="30" w:author="João Tomé Calado" w:date="2020-06-10T16:46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31" w:author="João Tomé Calado" w:date="2020-06-10T16:46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19" w:tooltip="Marquês de Pombal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Marquês de Pombal</w:t>
        </w:r>
      </w:hyperlink>
      <w:ins w:id="32" w:author="João Tomé Calado" w:date="2020-06-10T16:46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33" w:author="João Tomé Calado" w:date="2020-06-10T16:46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r w:rsidRPr="00E01FD0">
        <w:rPr>
          <w:rFonts w:ascii="Arial" w:hAnsi="Arial" w:cs="Arial"/>
          <w:color w:val="000000" w:themeColor="text1"/>
          <w:sz w:val="22"/>
          <w:szCs w:val="22"/>
        </w:rPr>
        <w:t>em 1759, sendo assim a faculdade mais antiga nas áreas de economia, finanças e gestão em</w:t>
      </w:r>
      <w:ins w:id="34" w:author="João Tomé Calado" w:date="2020-06-10T16:46:00Z">
        <w:r w:rsidR="00F942A2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del w:id="35" w:author="João Tomé Calado" w:date="2020-06-10T16:46:00Z">
        <w:r w:rsidRPr="00E01FD0" w:rsidDel="00F942A2">
          <w:rPr>
            <w:rFonts w:ascii="Arial" w:hAnsi="Arial" w:cs="Arial"/>
            <w:color w:val="000000" w:themeColor="text1"/>
            <w:sz w:val="22"/>
            <w:szCs w:val="22"/>
          </w:rPr>
          <w:delText> </w:delText>
        </w:r>
      </w:del>
      <w:hyperlink r:id="rId20" w:tooltip="Portugal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Portugal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6D4326" w14:textId="460AC570" w:rsidR="007376DD" w:rsidRDefault="007376DD" w:rsidP="007376DD">
      <w:pPr>
        <w:spacing w:after="120"/>
        <w:jc w:val="both"/>
      </w:pPr>
      <w:r w:rsidRPr="00E01FD0">
        <w:rPr>
          <w:rFonts w:ascii="Arial" w:hAnsi="Arial" w:cs="Arial"/>
          <w:color w:val="000000" w:themeColor="text1"/>
        </w:rPr>
        <w:t xml:space="preserve">Atualmente, o ISEG conta com cerca de 250 docentes, </w:t>
      </w:r>
      <w:del w:id="36" w:author="João Tomé Calado" w:date="2020-06-10T16:48:00Z">
        <w:r w:rsidRPr="00E01FD0" w:rsidDel="00F942A2">
          <w:rPr>
            <w:rFonts w:ascii="Arial" w:hAnsi="Arial" w:cs="Arial"/>
            <w:color w:val="000000" w:themeColor="text1"/>
          </w:rPr>
          <w:delText>se</w:delText>
        </w:r>
        <w:r w:rsidDel="00F942A2">
          <w:rPr>
            <w:rFonts w:ascii="Arial" w:hAnsi="Arial" w:cs="Arial"/>
            <w:color w:val="000000" w:themeColor="text1"/>
          </w:rPr>
          <w:delText>is</w:delText>
        </w:r>
        <w:r w:rsidRPr="00E01FD0" w:rsidDel="00F942A2">
          <w:rPr>
            <w:rFonts w:ascii="Arial" w:hAnsi="Arial" w:cs="Arial"/>
            <w:color w:val="000000" w:themeColor="text1"/>
          </w:rPr>
          <w:delText xml:space="preserve"> </w:delText>
        </w:r>
      </w:del>
      <w:ins w:id="37" w:author="João Tomé Calado" w:date="2020-06-10T16:48:00Z">
        <w:r w:rsidR="00F942A2">
          <w:rPr>
            <w:rFonts w:ascii="Arial" w:hAnsi="Arial" w:cs="Arial"/>
            <w:color w:val="000000" w:themeColor="text1"/>
          </w:rPr>
          <w:t>oito</w:t>
        </w:r>
        <w:r w:rsidR="00F942A2" w:rsidRPr="00E01FD0">
          <w:rPr>
            <w:rFonts w:ascii="Arial" w:hAnsi="Arial" w:cs="Arial"/>
            <w:color w:val="000000" w:themeColor="text1"/>
          </w:rPr>
          <w:t xml:space="preserve"> </w:t>
        </w:r>
      </w:ins>
      <w:r w:rsidRPr="00E01FD0">
        <w:rPr>
          <w:rFonts w:ascii="Arial" w:hAnsi="Arial" w:cs="Arial"/>
          <w:color w:val="000000" w:themeColor="text1"/>
        </w:rPr>
        <w:t>licenciaturas (três delas em inglês) com um universo de 2.</w:t>
      </w:r>
      <w:del w:id="38" w:author="João Tomé Calado" w:date="2020-06-10T16:49:00Z">
        <w:r w:rsidRPr="00E01FD0" w:rsidDel="00F942A2">
          <w:rPr>
            <w:rFonts w:ascii="Arial" w:hAnsi="Arial" w:cs="Arial"/>
            <w:color w:val="000000" w:themeColor="text1"/>
          </w:rPr>
          <w:delText xml:space="preserve">700 </w:delText>
        </w:r>
      </w:del>
      <w:ins w:id="39" w:author="João Tomé Calado" w:date="2020-06-10T16:49:00Z">
        <w:r w:rsidR="00F942A2">
          <w:rPr>
            <w:rFonts w:ascii="Arial" w:hAnsi="Arial" w:cs="Arial"/>
            <w:color w:val="000000" w:themeColor="text1"/>
          </w:rPr>
          <w:t>345</w:t>
        </w:r>
        <w:r w:rsidR="00F942A2" w:rsidRPr="00E01FD0">
          <w:rPr>
            <w:rFonts w:ascii="Arial" w:hAnsi="Arial" w:cs="Arial"/>
            <w:color w:val="000000" w:themeColor="text1"/>
          </w:rPr>
          <w:t xml:space="preserve"> </w:t>
        </w:r>
      </w:ins>
      <w:r w:rsidRPr="00E01FD0">
        <w:rPr>
          <w:rFonts w:ascii="Arial" w:hAnsi="Arial" w:cs="Arial"/>
          <w:color w:val="000000" w:themeColor="text1"/>
        </w:rPr>
        <w:t>inscritos, 2</w:t>
      </w:r>
      <w:r>
        <w:rPr>
          <w:rFonts w:ascii="Arial" w:hAnsi="Arial" w:cs="Arial"/>
          <w:color w:val="000000" w:themeColor="text1"/>
        </w:rPr>
        <w:t>1</w:t>
      </w:r>
      <w:r w:rsidRPr="00E01FD0">
        <w:rPr>
          <w:rFonts w:ascii="Arial" w:hAnsi="Arial" w:cs="Arial"/>
          <w:color w:val="000000" w:themeColor="text1"/>
        </w:rPr>
        <w:t xml:space="preserve"> mestrados</w:t>
      </w:r>
      <w:r>
        <w:rPr>
          <w:rFonts w:ascii="Arial" w:hAnsi="Arial" w:cs="Arial"/>
          <w:color w:val="000000" w:themeColor="text1"/>
        </w:rPr>
        <w:t xml:space="preserve"> (dos quais dez em inglês)</w:t>
      </w:r>
      <w:r w:rsidRPr="00E01FD0">
        <w:rPr>
          <w:rFonts w:ascii="Arial" w:hAnsi="Arial" w:cs="Arial"/>
          <w:color w:val="000000" w:themeColor="text1"/>
        </w:rPr>
        <w:t xml:space="preserve"> com </w:t>
      </w:r>
      <w:del w:id="40" w:author="João Tomé Calado" w:date="2020-06-10T16:50:00Z">
        <w:r w:rsidRPr="00E01FD0" w:rsidDel="00F942A2">
          <w:rPr>
            <w:rFonts w:ascii="Arial" w:hAnsi="Arial" w:cs="Arial"/>
            <w:color w:val="000000" w:themeColor="text1"/>
          </w:rPr>
          <w:delText xml:space="preserve">cerca de </w:delText>
        </w:r>
      </w:del>
      <w:r w:rsidRPr="00E01FD0">
        <w:rPr>
          <w:rFonts w:ascii="Arial" w:hAnsi="Arial" w:cs="Arial"/>
          <w:color w:val="000000" w:themeColor="text1"/>
        </w:rPr>
        <w:t>1.</w:t>
      </w:r>
      <w:del w:id="41" w:author="João Tomé Calado" w:date="2020-06-10T16:49:00Z">
        <w:r w:rsidRPr="00E01FD0" w:rsidDel="00F942A2">
          <w:rPr>
            <w:rFonts w:ascii="Arial" w:hAnsi="Arial" w:cs="Arial"/>
            <w:color w:val="000000" w:themeColor="text1"/>
          </w:rPr>
          <w:delText xml:space="preserve">500 </w:delText>
        </w:r>
      </w:del>
      <w:ins w:id="42" w:author="João Tomé Calado" w:date="2020-06-10T16:49:00Z">
        <w:r w:rsidR="00F942A2">
          <w:rPr>
            <w:rFonts w:ascii="Arial" w:hAnsi="Arial" w:cs="Arial"/>
            <w:color w:val="000000" w:themeColor="text1"/>
          </w:rPr>
          <w:t>632</w:t>
        </w:r>
        <w:r w:rsidR="00F942A2" w:rsidRPr="00E01FD0">
          <w:rPr>
            <w:rFonts w:ascii="Arial" w:hAnsi="Arial" w:cs="Arial"/>
            <w:color w:val="000000" w:themeColor="text1"/>
          </w:rPr>
          <w:t xml:space="preserve"> </w:t>
        </w:r>
      </w:ins>
      <w:r w:rsidRPr="00E01FD0">
        <w:rPr>
          <w:rFonts w:ascii="Arial" w:hAnsi="Arial" w:cs="Arial"/>
          <w:color w:val="000000" w:themeColor="text1"/>
        </w:rPr>
        <w:t xml:space="preserve">mestrandos, e seis programas de doutoramento com </w:t>
      </w:r>
      <w:del w:id="43" w:author="João Tomé Calado" w:date="2020-06-10T16:50:00Z">
        <w:r w:rsidRPr="00E01FD0" w:rsidDel="00F942A2">
          <w:rPr>
            <w:rFonts w:ascii="Arial" w:hAnsi="Arial" w:cs="Arial"/>
            <w:color w:val="000000" w:themeColor="text1"/>
          </w:rPr>
          <w:delText xml:space="preserve">quase </w:delText>
        </w:r>
      </w:del>
      <w:ins w:id="44" w:author="João Tomé Calado" w:date="2020-06-10T16:50:00Z">
        <w:r w:rsidR="00F942A2">
          <w:rPr>
            <w:rFonts w:ascii="Arial" w:hAnsi="Arial" w:cs="Arial"/>
            <w:color w:val="000000" w:themeColor="text1"/>
          </w:rPr>
          <w:t>cerca de</w:t>
        </w:r>
        <w:r w:rsidR="00F942A2" w:rsidRPr="00E01FD0">
          <w:rPr>
            <w:rFonts w:ascii="Arial" w:hAnsi="Arial" w:cs="Arial"/>
            <w:color w:val="000000" w:themeColor="text1"/>
          </w:rPr>
          <w:t xml:space="preserve"> </w:t>
        </w:r>
      </w:ins>
      <w:del w:id="45" w:author="João Tomé Calado" w:date="2020-06-10T16:50:00Z">
        <w:r w:rsidRPr="00E01FD0" w:rsidDel="00F942A2">
          <w:rPr>
            <w:rFonts w:ascii="Arial" w:hAnsi="Arial" w:cs="Arial"/>
            <w:color w:val="000000" w:themeColor="text1"/>
          </w:rPr>
          <w:delText xml:space="preserve">300 </w:delText>
        </w:r>
      </w:del>
      <w:ins w:id="46" w:author="João Tomé Calado" w:date="2020-06-10T16:50:00Z">
        <w:r w:rsidR="00F942A2">
          <w:rPr>
            <w:rFonts w:ascii="Arial" w:hAnsi="Arial" w:cs="Arial"/>
            <w:color w:val="000000" w:themeColor="text1"/>
          </w:rPr>
          <w:t>2</w:t>
        </w:r>
        <w:r w:rsidR="00F942A2" w:rsidRPr="00E01FD0">
          <w:rPr>
            <w:rFonts w:ascii="Arial" w:hAnsi="Arial" w:cs="Arial"/>
            <w:color w:val="000000" w:themeColor="text1"/>
          </w:rPr>
          <w:t xml:space="preserve">00 </w:t>
        </w:r>
      </w:ins>
      <w:r w:rsidRPr="00E01FD0">
        <w:rPr>
          <w:rFonts w:ascii="Arial" w:hAnsi="Arial" w:cs="Arial"/>
          <w:color w:val="000000" w:themeColor="text1"/>
        </w:rPr>
        <w:t xml:space="preserve">doutorandos, num universo de </w:t>
      </w:r>
      <w:del w:id="47" w:author="João Tomé Calado" w:date="2020-06-10T16:51:00Z">
        <w:r w:rsidRPr="00E01FD0" w:rsidDel="00F942A2">
          <w:rPr>
            <w:rFonts w:ascii="Arial" w:hAnsi="Arial" w:cs="Arial"/>
            <w:color w:val="000000" w:themeColor="text1"/>
          </w:rPr>
          <w:delText xml:space="preserve">quase </w:delText>
        </w:r>
      </w:del>
      <w:ins w:id="48" w:author="João Tomé Calado" w:date="2020-06-10T16:51:00Z">
        <w:del w:id="49" w:author="João Tomé Calado" w:date="2020-06-10T19:11:00Z">
          <w:r w:rsidR="00F942A2" w:rsidDel="002A518F">
            <w:rPr>
              <w:rFonts w:ascii="Arial" w:hAnsi="Arial" w:cs="Arial"/>
              <w:color w:val="000000" w:themeColor="text1"/>
            </w:rPr>
            <w:delText>mais</w:delText>
          </w:r>
        </w:del>
      </w:ins>
      <w:ins w:id="50" w:author="João Tomé Calado" w:date="2020-06-10T19:11:00Z">
        <w:r w:rsidR="002A518F">
          <w:rPr>
            <w:rFonts w:ascii="Arial" w:hAnsi="Arial" w:cs="Arial"/>
            <w:color w:val="000000" w:themeColor="text1"/>
          </w:rPr>
          <w:t>cerca de</w:t>
        </w:r>
      </w:ins>
      <w:ins w:id="51" w:author="João Tomé Calado" w:date="2020-06-10T16:51:00Z">
        <w:r w:rsidR="00F942A2" w:rsidRPr="00E01FD0">
          <w:rPr>
            <w:rFonts w:ascii="Arial" w:hAnsi="Arial" w:cs="Arial"/>
            <w:color w:val="000000" w:themeColor="text1"/>
          </w:rPr>
          <w:t xml:space="preserve"> </w:t>
        </w:r>
      </w:ins>
      <w:del w:id="52" w:author="João Tomé Calado" w:date="2020-06-10T16:51:00Z">
        <w:r w:rsidRPr="00E01FD0" w:rsidDel="00F942A2">
          <w:rPr>
            <w:rFonts w:ascii="Arial" w:hAnsi="Arial" w:cs="Arial"/>
            <w:color w:val="000000" w:themeColor="text1"/>
          </w:rPr>
          <w:delText>5</w:delText>
        </w:r>
      </w:del>
      <w:ins w:id="53" w:author="João Tomé Calado" w:date="2020-06-10T16:51:00Z">
        <w:r w:rsidR="00F942A2">
          <w:rPr>
            <w:rFonts w:ascii="Arial" w:hAnsi="Arial" w:cs="Arial"/>
            <w:color w:val="000000" w:themeColor="text1"/>
          </w:rPr>
          <w:t>4</w:t>
        </w:r>
      </w:ins>
      <w:r w:rsidRPr="00E01FD0">
        <w:rPr>
          <w:rFonts w:ascii="Arial" w:hAnsi="Arial" w:cs="Arial"/>
          <w:color w:val="000000" w:themeColor="text1"/>
        </w:rPr>
        <w:t>.</w:t>
      </w:r>
      <w:del w:id="54" w:author="João Tomé Calado" w:date="2020-06-10T19:11:00Z">
        <w:r w:rsidRPr="00E01FD0" w:rsidDel="002A518F">
          <w:rPr>
            <w:rFonts w:ascii="Arial" w:hAnsi="Arial" w:cs="Arial"/>
            <w:color w:val="000000" w:themeColor="text1"/>
          </w:rPr>
          <w:delText xml:space="preserve">000 </w:delText>
        </w:r>
      </w:del>
      <w:ins w:id="55" w:author="João Tomé Calado" w:date="2020-06-10T19:11:00Z">
        <w:r w:rsidR="002A518F">
          <w:rPr>
            <w:rFonts w:ascii="Arial" w:hAnsi="Arial" w:cs="Arial"/>
            <w:color w:val="000000" w:themeColor="text1"/>
          </w:rPr>
          <w:t>200</w:t>
        </w:r>
        <w:r w:rsidR="002A518F" w:rsidRPr="00E01FD0">
          <w:rPr>
            <w:rFonts w:ascii="Arial" w:hAnsi="Arial" w:cs="Arial"/>
            <w:color w:val="000000" w:themeColor="text1"/>
          </w:rPr>
          <w:t xml:space="preserve"> </w:t>
        </w:r>
      </w:ins>
      <w:r w:rsidRPr="00E01FD0">
        <w:rPr>
          <w:rFonts w:ascii="Arial" w:hAnsi="Arial" w:cs="Arial"/>
          <w:color w:val="000000" w:themeColor="text1"/>
        </w:rPr>
        <w:t xml:space="preserve">alunos de 40 nacionalidades diferentes, resultante de cerca de 130 acordos de intercâmbio com universidades de todo o mundo. </w:t>
      </w:r>
      <w:r w:rsidRPr="00E01FD0">
        <w:rPr>
          <w:rFonts w:ascii="Arial" w:hAnsi="Arial" w:cs="Arial"/>
          <w:color w:val="000000" w:themeColor="text1"/>
          <w:shd w:val="clear" w:color="auto" w:fill="FFFFFF"/>
        </w:rPr>
        <w:t xml:space="preserve">No ISEG encontra-se a maior associação de antigos alunos de </w:t>
      </w:r>
      <w:r w:rsidRPr="00E01FD0">
        <w:rPr>
          <w:rFonts w:ascii="Arial" w:hAnsi="Arial" w:cs="Arial"/>
          <w:color w:val="000000" w:themeColor="text1"/>
          <w:shd w:val="clear" w:color="auto" w:fill="FFFFFF"/>
        </w:rPr>
        <w:lastRenderedPageBreak/>
        <w:t>economia e gestão do país, a</w:t>
      </w:r>
      <w:ins w:id="56" w:author="João Tomé Calado" w:date="2020-06-10T16:46:00Z">
        <w:r w:rsidR="00F942A2">
          <w:rPr>
            <w:rFonts w:ascii="Arial" w:hAnsi="Arial" w:cs="Arial"/>
            <w:color w:val="000000" w:themeColor="text1"/>
            <w:shd w:val="clear" w:color="auto" w:fill="FFFFFF"/>
          </w:rPr>
          <w:t xml:space="preserve"> </w:t>
        </w:r>
      </w:ins>
      <w:del w:id="57" w:author="João Tomé Calado" w:date="2020-06-10T16:46:00Z">
        <w:r w:rsidRPr="00E01FD0" w:rsidDel="00F942A2">
          <w:rPr>
            <w:rFonts w:ascii="Arial" w:hAnsi="Arial" w:cs="Arial"/>
            <w:color w:val="000000" w:themeColor="text1"/>
            <w:shd w:val="clear" w:color="auto" w:fill="FFFFFF"/>
          </w:rPr>
          <w:delText> </w:delText>
        </w:r>
      </w:del>
      <w:hyperlink r:id="rId21" w:anchor="Alumni_Econ%C3%B3micas" w:tooltip="Instituto Superior de Economia e Gestão" w:history="1">
        <w:r w:rsidRPr="00E01FD0">
          <w:rPr>
            <w:rStyle w:val="Hiperligao"/>
            <w:rFonts w:ascii="Arial" w:hAnsi="Arial" w:cs="Arial"/>
            <w:color w:val="000000" w:themeColor="text1"/>
            <w:u w:val="none"/>
            <w:shd w:val="clear" w:color="auto" w:fill="FFFFFF"/>
          </w:rPr>
          <w:t>Alumni Económicas</w:t>
        </w:r>
      </w:hyperlink>
      <w:r w:rsidRPr="00E01FD0">
        <w:rPr>
          <w:rFonts w:ascii="Arial" w:hAnsi="Arial" w:cs="Arial"/>
          <w:color w:val="000000" w:themeColor="text1"/>
          <w:shd w:val="clear" w:color="auto" w:fill="FFFFFF"/>
        </w:rPr>
        <w:t>.</w:t>
      </w:r>
      <w:ins w:id="58" w:author="João Tomé Calado" w:date="2020-06-10T16:51:00Z">
        <w:r w:rsidR="00F942A2">
          <w:rPr>
            <w:rFonts w:ascii="Arial" w:hAnsi="Arial" w:cs="Arial"/>
            <w:color w:val="000000" w:themeColor="text1"/>
            <w:shd w:val="clear" w:color="auto" w:fill="FFFFFF"/>
          </w:rPr>
          <w:t xml:space="preserve"> Importa ainda referir a oferta formativa não co</w:t>
        </w:r>
      </w:ins>
      <w:ins w:id="59" w:author="João Tomé Calado" w:date="2020-06-10T16:52:00Z">
        <w:r w:rsidR="00F942A2">
          <w:rPr>
            <w:rFonts w:ascii="Arial" w:hAnsi="Arial" w:cs="Arial"/>
            <w:color w:val="000000" w:themeColor="text1"/>
            <w:shd w:val="clear" w:color="auto" w:fill="FFFFFF"/>
          </w:rPr>
          <w:t>nferente a grau que abrange mais de cinco centenas de alunos por ano.</w:t>
        </w:r>
      </w:ins>
    </w:p>
    <w:p w14:paraId="59FCF094" w14:textId="40AAB715" w:rsidR="00F942A2" w:rsidRDefault="007376DD" w:rsidP="00C00CAB">
      <w:pPr>
        <w:spacing w:after="120"/>
        <w:jc w:val="both"/>
        <w:rPr>
          <w:ins w:id="60" w:author="João Tomé Calado" w:date="2020-06-10T16:53:00Z"/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</w:t>
      </w:r>
      <w:r w:rsidRPr="00E461B5">
        <w:rPr>
          <w:rFonts w:ascii="Arial" w:eastAsia="Arial" w:hAnsi="Arial" w:cs="Arial"/>
          <w:color w:val="000000"/>
        </w:rPr>
        <w:t>ambém a componente de internacionalização se tem vindo a desenvolver</w:t>
      </w:r>
      <w:r>
        <w:rPr>
          <w:rFonts w:ascii="Arial" w:eastAsia="Arial" w:hAnsi="Arial" w:cs="Arial"/>
          <w:color w:val="000000"/>
        </w:rPr>
        <w:t>,</w:t>
      </w:r>
      <w:r w:rsidRPr="00E461B5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principalmente através da captação de estudantes internacionais, </w:t>
      </w:r>
      <w:del w:id="61" w:author="João Tomé Calado" w:date="2020-06-10T16:53:00Z">
        <w:r w:rsidDel="00F942A2">
          <w:rPr>
            <w:rFonts w:ascii="Arial" w:eastAsia="Arial" w:hAnsi="Arial" w:cs="Arial"/>
            <w:color w:val="000000"/>
          </w:rPr>
          <w:delText>maioritariamente</w:delText>
        </w:r>
      </w:del>
      <w:ins w:id="62" w:author="João Tomé Calado" w:date="2020-06-10T16:53:00Z">
        <w:r w:rsidR="00F942A2">
          <w:rPr>
            <w:rFonts w:ascii="Arial" w:eastAsia="Arial" w:hAnsi="Arial" w:cs="Arial"/>
            <w:color w:val="000000"/>
          </w:rPr>
          <w:t>muitos</w:t>
        </w:r>
      </w:ins>
      <w:r>
        <w:rPr>
          <w:rFonts w:ascii="Arial" w:eastAsia="Arial" w:hAnsi="Arial" w:cs="Arial"/>
          <w:color w:val="000000"/>
        </w:rPr>
        <w:t xml:space="preserve">, provenientes de países de língua oficial portuguesa, e da participação em eventos de </w:t>
      </w:r>
      <w:proofErr w:type="spellStart"/>
      <w:r w:rsidRPr="00DA76DD">
        <w:rPr>
          <w:rFonts w:ascii="Arial" w:eastAsia="Arial" w:hAnsi="Arial" w:cs="Arial"/>
          <w:i/>
          <w:color w:val="000000"/>
        </w:rPr>
        <w:t>networking</w:t>
      </w:r>
      <w:proofErr w:type="spellEnd"/>
      <w:r>
        <w:rPr>
          <w:rFonts w:ascii="Arial" w:eastAsia="Arial" w:hAnsi="Arial" w:cs="Arial"/>
          <w:color w:val="000000"/>
        </w:rPr>
        <w:t xml:space="preserve"> que possibilitaram o estabelecimento de várias dezenas de novas parcerias com instituições de ensino superior estrangeiras. A criação de programas de dupla titulação faz parte da estratégia de internacionalização do ISEG, estando já em funcionamento um primeiro programa piloto.</w:t>
      </w:r>
      <w:ins w:id="63" w:author="João Tomé Calado" w:date="2020-06-10T16:55:00Z">
        <w:r w:rsidR="006B4820">
          <w:rPr>
            <w:rFonts w:ascii="Arial" w:eastAsia="Arial" w:hAnsi="Arial" w:cs="Arial"/>
            <w:color w:val="000000"/>
          </w:rPr>
          <w:t xml:space="preserve"> </w:t>
        </w:r>
      </w:ins>
      <w:ins w:id="64" w:author="João Tomé Calado" w:date="2020-06-10T16:53:00Z">
        <w:r w:rsidR="00F942A2">
          <w:rPr>
            <w:rFonts w:ascii="Arial" w:eastAsia="Arial" w:hAnsi="Arial" w:cs="Arial"/>
            <w:color w:val="000000"/>
          </w:rPr>
          <w:t xml:space="preserve">Atualmente o ISEG conta com </w:t>
        </w:r>
      </w:ins>
      <w:ins w:id="65" w:author="João Tomé Calado" w:date="2020-06-10T16:54:00Z">
        <w:r w:rsidR="00F942A2">
          <w:rPr>
            <w:rFonts w:ascii="Arial" w:eastAsia="Arial" w:hAnsi="Arial" w:cs="Arial"/>
            <w:color w:val="000000"/>
          </w:rPr>
          <w:t xml:space="preserve">mais de 750 alunos </w:t>
        </w:r>
      </w:ins>
      <w:ins w:id="66" w:author="João Tomé Calado" w:date="2020-06-10T16:55:00Z">
        <w:r w:rsidR="006B4820">
          <w:rPr>
            <w:rFonts w:ascii="Arial" w:eastAsia="Arial" w:hAnsi="Arial" w:cs="Arial"/>
            <w:color w:val="000000"/>
          </w:rPr>
          <w:t>internacionais.</w:t>
        </w:r>
      </w:ins>
    </w:p>
    <w:p w14:paraId="1FB59B37" w14:textId="77777777" w:rsidR="00F942A2" w:rsidRDefault="00F942A2" w:rsidP="00C00CAB">
      <w:pPr>
        <w:spacing w:after="120"/>
        <w:jc w:val="both"/>
      </w:pPr>
    </w:p>
    <w:p w14:paraId="5B8837CA" w14:textId="3144C810" w:rsidR="007376DD" w:rsidRDefault="007376DD" w:rsidP="00C00CAB">
      <w:pPr>
        <w:spacing w:after="120"/>
        <w:jc w:val="both"/>
      </w:pPr>
      <w:r>
        <w:rPr>
          <w:rFonts w:ascii="Arial" w:eastAsia="Arial" w:hAnsi="Arial" w:cs="Arial"/>
        </w:rPr>
        <w:t xml:space="preserve">O ISEG, ciente das preocupações e Recomendações Específicas </w:t>
      </w:r>
      <w:r w:rsidRPr="00C00CAB">
        <w:rPr>
          <w:rFonts w:ascii="Arial" w:eastAsia="Arial" w:hAnsi="Arial" w:cs="Arial"/>
        </w:rPr>
        <w:t>por País</w:t>
      </w:r>
      <w:r>
        <w:rPr>
          <w:rFonts w:ascii="Arial" w:eastAsia="Arial" w:hAnsi="Arial" w:cs="Arial"/>
        </w:rPr>
        <w:t xml:space="preserve">, provenientes das instituições europeias, pretende contribuir de forma efetiva na resposta aos desafios lançados. A </w:t>
      </w:r>
      <w:r w:rsidRPr="00671106">
        <w:rPr>
          <w:rFonts w:ascii="Arial" w:eastAsia="Arial" w:hAnsi="Arial" w:cs="Arial"/>
        </w:rPr>
        <w:t xml:space="preserve">candidatura a submeter ao Aviso nº 04/SAMA2020/2019 tem, por isso, como principal objetivo a desmaterialização e simplificação dos processos administrativos e académicos, </w:t>
      </w:r>
      <w:r>
        <w:rPr>
          <w:rFonts w:ascii="Arial" w:eastAsia="Arial" w:hAnsi="Arial" w:cs="Arial"/>
        </w:rPr>
        <w:t>a</w:t>
      </w:r>
      <w:r w:rsidRPr="00671106">
        <w:rPr>
          <w:rFonts w:ascii="Arial" w:eastAsia="Arial" w:hAnsi="Arial" w:cs="Arial"/>
        </w:rPr>
        <w:t xml:space="preserve"> certificação de assinaturas e </w:t>
      </w:r>
      <w:r>
        <w:rPr>
          <w:rFonts w:ascii="Arial" w:eastAsia="Arial" w:hAnsi="Arial" w:cs="Arial"/>
        </w:rPr>
        <w:t>a</w:t>
      </w:r>
      <w:r w:rsidRPr="00671106">
        <w:rPr>
          <w:rFonts w:ascii="Arial" w:eastAsia="Arial" w:hAnsi="Arial" w:cs="Arial"/>
        </w:rPr>
        <w:t xml:space="preserve"> interoperabilidade entre os diversos organismos públicos. Desta forma será possível, a um custo menor, facilitar e agilizar os serviços disponibilizados pelo Instituto junto dos cidadãos e das empresas ultrapassando as barreiras inerentes à utilização excessiva do papel, ao recurso ao tratamento manual de dados</w:t>
      </w:r>
      <w:r>
        <w:rPr>
          <w:rFonts w:ascii="Arial" w:eastAsia="Arial" w:hAnsi="Arial" w:cs="Arial"/>
        </w:rPr>
        <w:t>,</w:t>
      </w:r>
      <w:r w:rsidRPr="00671106">
        <w:rPr>
          <w:rFonts w:ascii="Arial" w:eastAsia="Arial" w:hAnsi="Arial" w:cs="Arial"/>
        </w:rPr>
        <w:t xml:space="preserve"> que se encontram dispersos por várias escolas</w:t>
      </w:r>
      <w:r>
        <w:rPr>
          <w:rFonts w:ascii="Arial" w:eastAsia="Arial" w:hAnsi="Arial" w:cs="Arial"/>
        </w:rPr>
        <w:t>,</w:t>
      </w:r>
      <w:r w:rsidRPr="00671106">
        <w:rPr>
          <w:rFonts w:ascii="Arial" w:eastAsia="Arial" w:hAnsi="Arial" w:cs="Arial"/>
        </w:rPr>
        <w:t xml:space="preserve"> e à morosidade associada ao processo de assinaturas de autorização</w:t>
      </w:r>
      <w:r>
        <w:rPr>
          <w:rFonts w:ascii="Arial" w:eastAsia="Arial" w:hAnsi="Arial" w:cs="Arial"/>
        </w:rPr>
        <w:t xml:space="preserve">, </w:t>
      </w:r>
      <w:r w:rsidRPr="00F83609">
        <w:rPr>
          <w:rFonts w:ascii="Arial" w:eastAsia="Arial" w:hAnsi="Arial" w:cs="Arial"/>
          <w:color w:val="000000"/>
        </w:rPr>
        <w:t xml:space="preserve">dentro do processo de modernização dos serviços a prestar às comunidades </w:t>
      </w:r>
      <w:r w:rsidRPr="00F83609">
        <w:rPr>
          <w:rFonts w:ascii="Arial" w:eastAsia="Arial" w:hAnsi="Arial" w:cs="Arial"/>
        </w:rPr>
        <w:t>servidas pelo</w:t>
      </w:r>
      <w:r w:rsidRPr="00F83609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ISEG</w:t>
      </w:r>
      <w:r w:rsidRPr="00F83609"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de forma a</w:t>
      </w:r>
      <w:r w:rsidRPr="00F83609">
        <w:rPr>
          <w:rFonts w:ascii="Arial" w:eastAsia="Arial" w:hAnsi="Arial" w:cs="Arial"/>
          <w:color w:val="000000"/>
        </w:rPr>
        <w:t xml:space="preserve"> aumentar o seu potencial de captação de estudantes, prestação de serviços e transferência de conhecimento, nas suas áreas de negócio</w:t>
      </w:r>
      <w:r>
        <w:rPr>
          <w:rFonts w:ascii="Arial" w:eastAsia="Arial" w:hAnsi="Arial" w:cs="Arial"/>
          <w:color w:val="000000"/>
        </w:rPr>
        <w:t>.</w:t>
      </w:r>
    </w:p>
    <w:p w14:paraId="0CCD7F74" w14:textId="4748B4BE" w:rsidR="007376DD" w:rsidRPr="001C6C30" w:rsidRDefault="007376DD" w:rsidP="007376DD">
      <w:pPr>
        <w:jc w:val="both"/>
        <w:rPr>
          <w:rFonts w:ascii="Arial" w:eastAsia="Arial" w:hAnsi="Arial" w:cs="Arial"/>
          <w:color w:val="000000"/>
        </w:rPr>
      </w:pPr>
      <w:r w:rsidRPr="007E27A0">
        <w:rPr>
          <w:rFonts w:ascii="Arial" w:eastAsia="Arial" w:hAnsi="Arial" w:cs="Arial"/>
          <w:color w:val="000000"/>
        </w:rPr>
        <w:t xml:space="preserve">Dos principais processos de interação do </w:t>
      </w:r>
      <w:r>
        <w:rPr>
          <w:rFonts w:ascii="Arial" w:eastAsia="Arial" w:hAnsi="Arial" w:cs="Arial"/>
          <w:color w:val="000000"/>
        </w:rPr>
        <w:t>ISEG</w:t>
      </w:r>
      <w:r w:rsidRPr="007E27A0">
        <w:rPr>
          <w:rFonts w:ascii="Arial" w:eastAsia="Arial" w:hAnsi="Arial" w:cs="Arial"/>
          <w:color w:val="000000"/>
        </w:rPr>
        <w:t xml:space="preserve"> com a comunidade, que serão objeto de transformação</w:t>
      </w:r>
      <w:r>
        <w:rPr>
          <w:rFonts w:ascii="Arial" w:eastAsia="Arial" w:hAnsi="Arial" w:cs="Arial"/>
          <w:color w:val="000000"/>
        </w:rPr>
        <w:t>,</w:t>
      </w:r>
      <w:r w:rsidRPr="007E27A0">
        <w:rPr>
          <w:rFonts w:ascii="Arial" w:eastAsia="Arial" w:hAnsi="Arial" w:cs="Arial"/>
          <w:color w:val="000000"/>
        </w:rPr>
        <w:t xml:space="preserve"> poderemos destacar a inexistência </w:t>
      </w:r>
      <w:r w:rsidRPr="007E27A0">
        <w:rPr>
          <w:rFonts w:ascii="Arial" w:eastAsia="Arial" w:hAnsi="Arial" w:cs="Arial"/>
        </w:rPr>
        <w:t xml:space="preserve">e/ou fraco conhecimento de quais são as perceções, expectativas e atitudes dos </w:t>
      </w:r>
      <w:proofErr w:type="spellStart"/>
      <w:r w:rsidRPr="007E27A0">
        <w:rPr>
          <w:rFonts w:ascii="Arial" w:eastAsia="Arial" w:hAnsi="Arial" w:cs="Arial"/>
          <w:i/>
        </w:rPr>
        <w:t>stakeholders</w:t>
      </w:r>
      <w:proofErr w:type="spellEnd"/>
      <w:r w:rsidRPr="007E27A0">
        <w:rPr>
          <w:rFonts w:ascii="Arial" w:eastAsia="Arial" w:hAnsi="Arial" w:cs="Arial"/>
        </w:rPr>
        <w:t xml:space="preserve"> face ao I</w:t>
      </w:r>
      <w:r>
        <w:rPr>
          <w:rFonts w:ascii="Arial" w:eastAsia="Arial" w:hAnsi="Arial" w:cs="Arial"/>
        </w:rPr>
        <w:t>nstituto</w:t>
      </w:r>
      <w:r w:rsidRPr="007E27A0">
        <w:rPr>
          <w:rFonts w:ascii="Arial" w:eastAsia="Arial" w:hAnsi="Arial" w:cs="Arial"/>
        </w:rPr>
        <w:t>, o facto de não existirem pol</w:t>
      </w:r>
      <w:r>
        <w:rPr>
          <w:rFonts w:ascii="Arial" w:eastAsia="Arial" w:hAnsi="Arial" w:cs="Arial"/>
        </w:rPr>
        <w:t>í</w:t>
      </w:r>
      <w:r w:rsidRPr="007E27A0">
        <w:rPr>
          <w:rFonts w:ascii="Arial" w:eastAsia="Arial" w:hAnsi="Arial" w:cs="Arial"/>
        </w:rPr>
        <w:t xml:space="preserve">ticas e critérios comuns de comunicação online e </w:t>
      </w:r>
      <w:r>
        <w:rPr>
          <w:rFonts w:ascii="Arial" w:eastAsia="Arial" w:hAnsi="Arial" w:cs="Arial"/>
        </w:rPr>
        <w:t>de não estarem</w:t>
      </w:r>
      <w:r w:rsidRPr="007E27A0">
        <w:rPr>
          <w:rFonts w:ascii="Arial" w:eastAsia="Arial" w:hAnsi="Arial" w:cs="Arial"/>
        </w:rPr>
        <w:t xml:space="preserve"> identificadas todas as condições de interoperabilidade e mesmo aquelas que atualmente existem são insuficientes.</w:t>
      </w:r>
    </w:p>
    <w:p w14:paraId="429F3864" w14:textId="5BA70357" w:rsidR="007376DD" w:rsidRPr="00296F62" w:rsidRDefault="007376DD" w:rsidP="007376DD">
      <w:pPr>
        <w:spacing w:after="0"/>
        <w:jc w:val="both"/>
        <w:rPr>
          <w:rFonts w:ascii="Arial" w:eastAsia="Arial" w:hAnsi="Arial" w:cs="Arial"/>
          <w:color w:val="000000"/>
        </w:rPr>
      </w:pPr>
      <w:r w:rsidRPr="00296F62">
        <w:rPr>
          <w:rFonts w:ascii="Arial" w:eastAsia="Arial" w:hAnsi="Arial" w:cs="Arial"/>
        </w:rPr>
        <w:t>Com este projeto pretende-se obter uma solução que através de um acesso único</w:t>
      </w:r>
      <w:r>
        <w:rPr>
          <w:rFonts w:ascii="Arial" w:eastAsia="Arial" w:hAnsi="Arial" w:cs="Arial"/>
        </w:rPr>
        <w:t xml:space="preserve"> (Portal Integrado)</w:t>
      </w:r>
      <w:r w:rsidRPr="00296F62">
        <w:rPr>
          <w:rFonts w:ascii="Arial" w:eastAsia="Arial" w:hAnsi="Arial" w:cs="Arial"/>
        </w:rPr>
        <w:t xml:space="preserve">, permita obter, centralizadamente, informação e serviços no que concerne aos interesses da população alvo deste projeto (candidatos, estudantes, </w:t>
      </w:r>
      <w:proofErr w:type="spellStart"/>
      <w:r w:rsidRPr="00296F62">
        <w:rPr>
          <w:rFonts w:ascii="Arial" w:eastAsia="Arial" w:hAnsi="Arial" w:cs="Arial"/>
          <w:i/>
        </w:rPr>
        <w:t>alumni</w:t>
      </w:r>
      <w:proofErr w:type="spellEnd"/>
      <w:r w:rsidRPr="00296F62">
        <w:rPr>
          <w:rFonts w:ascii="Arial" w:eastAsia="Arial" w:hAnsi="Arial" w:cs="Arial"/>
        </w:rPr>
        <w:t>, entidades empregadoras e parceiros para o empreendedorismo/inovação/voluntariado</w:t>
      </w:r>
      <w:ins w:id="67" w:author="João Tomé Calado" w:date="2020-06-10T16:56:00Z">
        <w:r w:rsidR="006B4820">
          <w:rPr>
            <w:rFonts w:ascii="Arial" w:eastAsia="Arial" w:hAnsi="Arial" w:cs="Arial"/>
          </w:rPr>
          <w:t xml:space="preserve"> e comunidade em geral</w:t>
        </w:r>
      </w:ins>
      <w:r w:rsidRPr="00296F62">
        <w:rPr>
          <w:rFonts w:ascii="Arial" w:eastAsia="Arial" w:hAnsi="Arial" w:cs="Arial"/>
        </w:rPr>
        <w:t>), permitindo disponibilizar num formato multiplataforma:</w:t>
      </w:r>
    </w:p>
    <w:p w14:paraId="71433775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oferta formativa;</w:t>
      </w:r>
    </w:p>
    <w:p w14:paraId="3C4837D2" w14:textId="77777777" w:rsidR="006B4820" w:rsidRPr="00296F62" w:rsidRDefault="006B4820" w:rsidP="006B4820">
      <w:pPr>
        <w:pStyle w:val="PargrafodaLista"/>
        <w:numPr>
          <w:ilvl w:val="0"/>
          <w:numId w:val="7"/>
        </w:numPr>
        <w:ind w:hanging="294"/>
        <w:jc w:val="both"/>
        <w:rPr>
          <w:moveTo w:id="68" w:author="João Tomé Calado" w:date="2020-06-10T16:56:00Z"/>
          <w:rFonts w:ascii="Arial" w:eastAsia="Arial" w:hAnsi="Arial" w:cs="Arial"/>
        </w:rPr>
      </w:pPr>
      <w:moveToRangeStart w:id="69" w:author="João Tomé Calado" w:date="2020-06-10T16:56:00Z" w:name="move42700627"/>
      <w:moveTo w:id="70" w:author="João Tomé Calado" w:date="2020-06-10T16:56:00Z">
        <w:r w:rsidRPr="00296F62">
          <w:rPr>
            <w:rFonts w:ascii="Arial" w:eastAsia="Arial" w:hAnsi="Arial" w:cs="Arial"/>
          </w:rPr>
          <w:t>estágios;</w:t>
        </w:r>
      </w:moveTo>
    </w:p>
    <w:moveToRangeEnd w:id="69"/>
    <w:p w14:paraId="3AB36942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bolsa de emprego;</w:t>
      </w:r>
    </w:p>
    <w:p w14:paraId="515EADFC" w14:textId="77777777" w:rsidR="006B4820" w:rsidRPr="00296F62" w:rsidRDefault="006B4820" w:rsidP="006B4820">
      <w:pPr>
        <w:pStyle w:val="PargrafodaLista"/>
        <w:numPr>
          <w:ilvl w:val="0"/>
          <w:numId w:val="7"/>
        </w:numPr>
        <w:ind w:hanging="294"/>
        <w:jc w:val="both"/>
        <w:rPr>
          <w:moveTo w:id="71" w:author="João Tomé Calado" w:date="2020-06-10T16:57:00Z"/>
          <w:rFonts w:ascii="Arial" w:eastAsia="Arial" w:hAnsi="Arial" w:cs="Arial"/>
        </w:rPr>
      </w:pPr>
      <w:moveToRangeStart w:id="72" w:author="João Tomé Calado" w:date="2020-06-10T16:57:00Z" w:name="move42700641"/>
      <w:moveTo w:id="73" w:author="João Tomé Calado" w:date="2020-06-10T16:57:00Z">
        <w:r w:rsidRPr="00296F62">
          <w:rPr>
            <w:rFonts w:ascii="Arial" w:eastAsia="Arial" w:hAnsi="Arial" w:cs="Arial"/>
          </w:rPr>
          <w:t>bolsa de voluntariado;</w:t>
        </w:r>
      </w:moveTo>
    </w:p>
    <w:p w14:paraId="3387B24E" w14:textId="77777777" w:rsidR="006B4820" w:rsidRDefault="006B4820" w:rsidP="006B4820">
      <w:pPr>
        <w:pStyle w:val="PargrafodaLista"/>
        <w:numPr>
          <w:ilvl w:val="0"/>
          <w:numId w:val="7"/>
        </w:numPr>
        <w:ind w:hanging="294"/>
        <w:jc w:val="both"/>
        <w:rPr>
          <w:moveTo w:id="74" w:author="João Tomé Calado" w:date="2020-06-10T16:57:00Z"/>
          <w:rFonts w:ascii="Arial" w:eastAsia="Arial" w:hAnsi="Arial" w:cs="Arial"/>
        </w:rPr>
      </w:pPr>
      <w:moveToRangeStart w:id="75" w:author="João Tomé Calado" w:date="2020-06-10T16:57:00Z" w:name="move42700656"/>
      <w:moveToRangeEnd w:id="72"/>
      <w:moveTo w:id="76" w:author="João Tomé Calado" w:date="2020-06-10T16:57:00Z">
        <w:r w:rsidRPr="00296F62">
          <w:rPr>
            <w:rFonts w:ascii="Arial" w:eastAsia="Arial" w:hAnsi="Arial" w:cs="Arial"/>
          </w:rPr>
          <w:t>eventos científicos;</w:t>
        </w:r>
      </w:moveTo>
    </w:p>
    <w:moveToRangeEnd w:id="75"/>
    <w:p w14:paraId="0FD9D63B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inovação e empreendedorismo;</w:t>
      </w:r>
    </w:p>
    <w:p w14:paraId="0B1D076F" w14:textId="62A250DB" w:rsidR="006B4820" w:rsidRDefault="006B4820" w:rsidP="006B4820">
      <w:pPr>
        <w:pStyle w:val="PargrafodaLista"/>
        <w:numPr>
          <w:ilvl w:val="0"/>
          <w:numId w:val="7"/>
        </w:numPr>
        <w:ind w:hanging="294"/>
        <w:jc w:val="both"/>
        <w:rPr>
          <w:ins w:id="77" w:author="João Tomé Calado" w:date="2020-06-10T16:57:00Z"/>
          <w:rFonts w:ascii="Arial" w:eastAsia="Arial" w:hAnsi="Arial" w:cs="Arial"/>
        </w:rPr>
      </w:pPr>
      <w:moveToRangeStart w:id="78" w:author="João Tomé Calado" w:date="2020-06-10T16:57:00Z" w:name="move42700670"/>
      <w:moveTo w:id="79" w:author="João Tomé Calado" w:date="2020-06-10T16:57:00Z">
        <w:r>
          <w:rPr>
            <w:rFonts w:ascii="Arial" w:eastAsia="Arial" w:hAnsi="Arial" w:cs="Arial"/>
          </w:rPr>
          <w:t>evento sociais e académicos;</w:t>
        </w:r>
      </w:moveTo>
    </w:p>
    <w:p w14:paraId="0804D062" w14:textId="6340C10B" w:rsidR="006B4820" w:rsidRPr="00296F62" w:rsidRDefault="006B4820" w:rsidP="006B4820">
      <w:pPr>
        <w:pStyle w:val="PargrafodaLista"/>
        <w:numPr>
          <w:ilvl w:val="0"/>
          <w:numId w:val="7"/>
        </w:numPr>
        <w:ind w:hanging="294"/>
        <w:jc w:val="both"/>
        <w:rPr>
          <w:moveTo w:id="80" w:author="João Tomé Calado" w:date="2020-06-10T16:57:00Z"/>
          <w:rFonts w:ascii="Arial" w:eastAsia="Arial" w:hAnsi="Arial" w:cs="Arial"/>
        </w:rPr>
      </w:pPr>
      <w:ins w:id="81" w:author="João Tomé Calado" w:date="2020-06-10T16:57:00Z">
        <w:r>
          <w:rPr>
            <w:rFonts w:ascii="Arial" w:eastAsia="Arial" w:hAnsi="Arial" w:cs="Arial"/>
          </w:rPr>
          <w:t xml:space="preserve">relação com a </w:t>
        </w:r>
        <w:r>
          <w:rPr>
            <w:rFonts w:ascii="Arial" w:eastAsia="Arial" w:hAnsi="Arial" w:cs="Arial"/>
            <w:i/>
          </w:rPr>
          <w:t>Alumni</w:t>
        </w:r>
        <w:r>
          <w:rPr>
            <w:rFonts w:ascii="Arial" w:eastAsia="Arial" w:hAnsi="Arial" w:cs="Arial"/>
          </w:rPr>
          <w:t>;</w:t>
        </w:r>
      </w:ins>
    </w:p>
    <w:p w14:paraId="3F24E0F4" w14:textId="77777777" w:rsidR="006B4820" w:rsidRPr="005761F0" w:rsidRDefault="006B4820" w:rsidP="006B4820">
      <w:pPr>
        <w:pStyle w:val="PargrafodaLista"/>
        <w:numPr>
          <w:ilvl w:val="0"/>
          <w:numId w:val="7"/>
        </w:numPr>
        <w:ind w:hanging="294"/>
        <w:jc w:val="both"/>
        <w:rPr>
          <w:moveTo w:id="82" w:author="João Tomé Calado" w:date="2020-06-10T16:58:00Z"/>
          <w:rFonts w:ascii="Arial" w:eastAsia="Arial" w:hAnsi="Arial" w:cs="Arial"/>
        </w:rPr>
      </w:pPr>
      <w:moveToRangeStart w:id="83" w:author="João Tomé Calado" w:date="2020-06-10T16:58:00Z" w:name="move42700703"/>
      <w:moveToRangeEnd w:id="78"/>
      <w:moveTo w:id="84" w:author="João Tomé Calado" w:date="2020-06-10T16:58:00Z">
        <w:r w:rsidRPr="00296F62">
          <w:rPr>
            <w:rFonts w:ascii="Arial" w:eastAsia="Arial" w:hAnsi="Arial" w:cs="Arial"/>
          </w:rPr>
          <w:t>articulação com a gestão académica;</w:t>
        </w:r>
      </w:moveTo>
    </w:p>
    <w:p w14:paraId="6A1822F7" w14:textId="77777777" w:rsidR="006B4820" w:rsidRDefault="006B4820" w:rsidP="006B4820">
      <w:pPr>
        <w:pStyle w:val="PargrafodaLista"/>
        <w:numPr>
          <w:ilvl w:val="0"/>
          <w:numId w:val="7"/>
        </w:numPr>
        <w:ind w:hanging="294"/>
        <w:jc w:val="both"/>
        <w:rPr>
          <w:moveTo w:id="85" w:author="João Tomé Calado" w:date="2020-06-10T16:58:00Z"/>
          <w:rFonts w:ascii="Arial" w:eastAsia="Arial" w:hAnsi="Arial" w:cs="Arial"/>
        </w:rPr>
      </w:pPr>
      <w:moveToRangeStart w:id="86" w:author="João Tomé Calado" w:date="2020-06-10T16:58:00Z" w:name="move42700721"/>
      <w:moveToRangeEnd w:id="83"/>
      <w:moveTo w:id="87" w:author="João Tomé Calado" w:date="2020-06-10T16:58:00Z">
        <w:r>
          <w:rPr>
            <w:rFonts w:ascii="Arial" w:eastAsia="Arial" w:hAnsi="Arial" w:cs="Arial"/>
          </w:rPr>
          <w:lastRenderedPageBreak/>
          <w:t>internacionalização do ensino</w:t>
        </w:r>
        <w:r w:rsidRPr="00296F62">
          <w:rPr>
            <w:rFonts w:ascii="Arial" w:eastAsia="Arial" w:hAnsi="Arial" w:cs="Arial"/>
          </w:rPr>
          <w:t>;</w:t>
        </w:r>
      </w:moveTo>
    </w:p>
    <w:moveToRangeEnd w:id="86"/>
    <w:p w14:paraId="32FC5353" w14:textId="77777777" w:rsidR="007376DD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gestão de protocolos;</w:t>
      </w:r>
    </w:p>
    <w:p w14:paraId="15157258" w14:textId="657B0A54" w:rsidR="007376DD" w:rsidRPr="00296F62" w:rsidDel="006B4820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moveFrom w:id="88" w:author="João Tomé Calado" w:date="2020-06-10T16:56:00Z"/>
          <w:rFonts w:ascii="Arial" w:eastAsia="Arial" w:hAnsi="Arial" w:cs="Arial"/>
        </w:rPr>
      </w:pPr>
      <w:moveFromRangeStart w:id="89" w:author="João Tomé Calado" w:date="2020-06-10T16:56:00Z" w:name="move42700627"/>
      <w:moveFrom w:id="90" w:author="João Tomé Calado" w:date="2020-06-10T16:56:00Z">
        <w:r w:rsidRPr="00296F62" w:rsidDel="006B4820">
          <w:rPr>
            <w:rFonts w:ascii="Arial" w:eastAsia="Arial" w:hAnsi="Arial" w:cs="Arial"/>
          </w:rPr>
          <w:t>estágios;</w:t>
        </w:r>
      </w:moveFrom>
    </w:p>
    <w:p w14:paraId="72D04F9D" w14:textId="6582435A" w:rsidR="007376DD" w:rsidRPr="00296F62" w:rsidDel="006B4820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moveFrom w:id="91" w:author="João Tomé Calado" w:date="2020-06-10T16:57:00Z"/>
          <w:rFonts w:ascii="Arial" w:eastAsia="Arial" w:hAnsi="Arial" w:cs="Arial"/>
        </w:rPr>
      </w:pPr>
      <w:moveFromRangeStart w:id="92" w:author="João Tomé Calado" w:date="2020-06-10T16:57:00Z" w:name="move42700641"/>
      <w:moveFromRangeEnd w:id="89"/>
      <w:moveFrom w:id="93" w:author="João Tomé Calado" w:date="2020-06-10T16:57:00Z">
        <w:r w:rsidRPr="00296F62" w:rsidDel="006B4820">
          <w:rPr>
            <w:rFonts w:ascii="Arial" w:eastAsia="Arial" w:hAnsi="Arial" w:cs="Arial"/>
          </w:rPr>
          <w:t>bolsa de voluntariado;</w:t>
        </w:r>
      </w:moveFrom>
    </w:p>
    <w:p w14:paraId="3C8B3C56" w14:textId="58C2AAF2" w:rsidR="007376DD" w:rsidRPr="005761F0" w:rsidDel="006B4820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moveFrom w:id="94" w:author="João Tomé Calado" w:date="2020-06-10T16:58:00Z"/>
          <w:rFonts w:ascii="Arial" w:eastAsia="Arial" w:hAnsi="Arial" w:cs="Arial"/>
        </w:rPr>
      </w:pPr>
      <w:moveFromRangeStart w:id="95" w:author="João Tomé Calado" w:date="2020-06-10T16:58:00Z" w:name="move42700703"/>
      <w:moveFromRangeEnd w:id="92"/>
      <w:moveFrom w:id="96" w:author="João Tomé Calado" w:date="2020-06-10T16:58:00Z">
        <w:r w:rsidRPr="00296F62" w:rsidDel="006B4820">
          <w:rPr>
            <w:rFonts w:ascii="Arial" w:eastAsia="Arial" w:hAnsi="Arial" w:cs="Arial"/>
          </w:rPr>
          <w:t>articulação com a gestão académica;</w:t>
        </w:r>
      </w:moveFrom>
    </w:p>
    <w:moveFromRangeEnd w:id="95"/>
    <w:p w14:paraId="44968449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desporto;</w:t>
      </w:r>
    </w:p>
    <w:p w14:paraId="5D5DC493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cultura;</w:t>
      </w:r>
    </w:p>
    <w:p w14:paraId="714B365B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apoios sociais;</w:t>
      </w:r>
    </w:p>
    <w:p w14:paraId="6D714408" w14:textId="138D6C7D" w:rsidR="007376DD" w:rsidDel="006B4820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moveFrom w:id="97" w:author="João Tomé Calado" w:date="2020-06-10T16:57:00Z"/>
          <w:rFonts w:ascii="Arial" w:eastAsia="Arial" w:hAnsi="Arial" w:cs="Arial"/>
        </w:rPr>
      </w:pPr>
      <w:moveFromRangeStart w:id="98" w:author="João Tomé Calado" w:date="2020-06-10T16:57:00Z" w:name="move42700656"/>
      <w:moveFrom w:id="99" w:author="João Tomé Calado" w:date="2020-06-10T16:57:00Z">
        <w:r w:rsidRPr="00296F62" w:rsidDel="006B4820">
          <w:rPr>
            <w:rFonts w:ascii="Arial" w:eastAsia="Arial" w:hAnsi="Arial" w:cs="Arial"/>
          </w:rPr>
          <w:t>eventos científicos;</w:t>
        </w:r>
      </w:moveFrom>
    </w:p>
    <w:p w14:paraId="2D4BD43A" w14:textId="15C6EA73" w:rsidR="007376DD" w:rsidRPr="00296F62" w:rsidDel="006B4820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moveFrom w:id="100" w:author="João Tomé Calado" w:date="2020-06-10T16:57:00Z"/>
          <w:rFonts w:ascii="Arial" w:eastAsia="Arial" w:hAnsi="Arial" w:cs="Arial"/>
        </w:rPr>
      </w:pPr>
      <w:moveFromRangeStart w:id="101" w:author="João Tomé Calado" w:date="2020-06-10T16:57:00Z" w:name="move42700670"/>
      <w:moveFromRangeEnd w:id="98"/>
      <w:moveFrom w:id="102" w:author="João Tomé Calado" w:date="2020-06-10T16:57:00Z">
        <w:r w:rsidDel="006B4820">
          <w:rPr>
            <w:rFonts w:ascii="Arial" w:eastAsia="Arial" w:hAnsi="Arial" w:cs="Arial"/>
          </w:rPr>
          <w:t>evento sociais e académicos;</w:t>
        </w:r>
      </w:moveFrom>
    </w:p>
    <w:moveFromRangeEnd w:id="101"/>
    <w:p w14:paraId="51198F82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investigação</w:t>
      </w:r>
      <w:r>
        <w:rPr>
          <w:rFonts w:ascii="Arial" w:eastAsia="Arial" w:hAnsi="Arial" w:cs="Arial"/>
        </w:rPr>
        <w:t xml:space="preserve"> e propriedade intelectual</w:t>
      </w:r>
      <w:r w:rsidRPr="00296F62">
        <w:rPr>
          <w:rFonts w:ascii="Arial" w:eastAsia="Arial" w:hAnsi="Arial" w:cs="Arial"/>
        </w:rPr>
        <w:t>;</w:t>
      </w:r>
    </w:p>
    <w:p w14:paraId="5CA35148" w14:textId="4F32C764" w:rsidR="007376DD" w:rsidDel="006B4820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moveFrom w:id="103" w:author="João Tomé Calado" w:date="2020-06-10T16:58:00Z"/>
          <w:rFonts w:ascii="Arial" w:eastAsia="Arial" w:hAnsi="Arial" w:cs="Arial"/>
        </w:rPr>
      </w:pPr>
      <w:moveFromRangeStart w:id="104" w:author="João Tomé Calado" w:date="2020-06-10T16:58:00Z" w:name="move42700721"/>
      <w:moveFrom w:id="105" w:author="João Tomé Calado" w:date="2020-06-10T16:58:00Z">
        <w:r w:rsidDel="006B4820">
          <w:rPr>
            <w:rFonts w:ascii="Arial" w:eastAsia="Arial" w:hAnsi="Arial" w:cs="Arial"/>
          </w:rPr>
          <w:t>internacionalização do ensino</w:t>
        </w:r>
        <w:r w:rsidRPr="00296F62" w:rsidDel="006B4820">
          <w:rPr>
            <w:rFonts w:ascii="Arial" w:eastAsia="Arial" w:hAnsi="Arial" w:cs="Arial"/>
          </w:rPr>
          <w:t>;</w:t>
        </w:r>
      </w:moveFrom>
    </w:p>
    <w:moveFromRangeEnd w:id="104"/>
    <w:p w14:paraId="007215F2" w14:textId="77777777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serviços de extensão à comunidade;</w:t>
      </w:r>
    </w:p>
    <w:p w14:paraId="33C08FC6" w14:textId="673F51C0" w:rsidR="007376DD" w:rsidRPr="00296F62" w:rsidRDefault="007376DD" w:rsidP="001E3871">
      <w:pPr>
        <w:pStyle w:val="PargrafodaLista"/>
        <w:numPr>
          <w:ilvl w:val="0"/>
          <w:numId w:val="7"/>
        </w:numPr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outra informação relevante para a comunidade</w:t>
      </w:r>
      <w:r>
        <w:rPr>
          <w:rFonts w:ascii="Arial" w:eastAsia="Arial" w:hAnsi="Arial" w:cs="Arial"/>
        </w:rPr>
        <w:t xml:space="preserve"> do ISEG</w:t>
      </w:r>
      <w:r w:rsidRPr="00296F62">
        <w:rPr>
          <w:rFonts w:ascii="Arial" w:eastAsia="Arial" w:hAnsi="Arial" w:cs="Arial"/>
        </w:rPr>
        <w:t>.</w:t>
      </w:r>
    </w:p>
    <w:p w14:paraId="7D5874DF" w14:textId="5CBFC4C9" w:rsidR="007376DD" w:rsidRPr="00296F62" w:rsidRDefault="007376DD" w:rsidP="007376DD">
      <w:pPr>
        <w:spacing w:after="0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  <w:bCs/>
        </w:rPr>
        <w:t>E</w:t>
      </w:r>
      <w:r w:rsidRPr="00296F62">
        <w:rPr>
          <w:rFonts w:ascii="Arial" w:eastAsia="Arial" w:hAnsi="Arial" w:cs="Arial"/>
        </w:rPr>
        <w:t>sta solução inovadora permit</w:t>
      </w:r>
      <w:r>
        <w:rPr>
          <w:rFonts w:ascii="Arial" w:eastAsia="Arial" w:hAnsi="Arial" w:cs="Arial"/>
        </w:rPr>
        <w:t>irá</w:t>
      </w:r>
      <w:r w:rsidRPr="00296F62">
        <w:rPr>
          <w:rFonts w:ascii="Arial" w:eastAsia="Arial" w:hAnsi="Arial" w:cs="Arial"/>
        </w:rPr>
        <w:t xml:space="preserve"> sustentar o ecossistema das partes interessadas do </w:t>
      </w:r>
      <w:r>
        <w:rPr>
          <w:rFonts w:ascii="Arial" w:eastAsia="Arial" w:hAnsi="Arial" w:cs="Arial"/>
        </w:rPr>
        <w:t>ISEG</w:t>
      </w:r>
      <w:r w:rsidRPr="00296F62">
        <w:rPr>
          <w:rFonts w:ascii="Arial" w:eastAsia="Arial" w:hAnsi="Arial" w:cs="Arial"/>
        </w:rPr>
        <w:t xml:space="preserve"> focado na prestação de serviços aos futuros, atuais e antigos estudantes</w:t>
      </w:r>
      <w:r>
        <w:rPr>
          <w:rFonts w:ascii="Arial" w:eastAsia="Arial" w:hAnsi="Arial" w:cs="Arial"/>
        </w:rPr>
        <w:t>,</w:t>
      </w:r>
      <w:r w:rsidRPr="00296F62">
        <w:rPr>
          <w:rFonts w:ascii="Arial" w:eastAsia="Arial" w:hAnsi="Arial" w:cs="Arial"/>
        </w:rPr>
        <w:t xml:space="preserve"> permitindo sinergias e </w:t>
      </w:r>
      <w:proofErr w:type="gramStart"/>
      <w:r w:rsidRPr="00296F62"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>i</w:t>
      </w:r>
      <w:r w:rsidRPr="00296F62">
        <w:rPr>
          <w:rFonts w:ascii="Arial" w:eastAsia="Arial" w:hAnsi="Arial" w:cs="Arial"/>
        </w:rPr>
        <w:t>clos</w:t>
      </w:r>
      <w:proofErr w:type="gramEnd"/>
      <w:r w:rsidRPr="00296F62">
        <w:rPr>
          <w:rFonts w:ascii="Arial" w:eastAsia="Arial" w:hAnsi="Arial" w:cs="Arial"/>
        </w:rPr>
        <w:t xml:space="preserve"> virtuosos de inovação e de criação de valor. Constituir-se-á</w:t>
      </w:r>
      <w:r>
        <w:rPr>
          <w:rFonts w:ascii="Arial" w:eastAsia="Arial" w:hAnsi="Arial" w:cs="Arial"/>
        </w:rPr>
        <w:t>,</w:t>
      </w:r>
      <w:r w:rsidRPr="00296F62">
        <w:rPr>
          <w:rFonts w:ascii="Arial" w:eastAsia="Arial" w:hAnsi="Arial" w:cs="Arial"/>
        </w:rPr>
        <w:t xml:space="preserve"> assim</w:t>
      </w:r>
      <w:r>
        <w:rPr>
          <w:rFonts w:ascii="Arial" w:eastAsia="Arial" w:hAnsi="Arial" w:cs="Arial"/>
        </w:rPr>
        <w:t>,</w:t>
      </w:r>
      <w:r w:rsidRPr="00296F62">
        <w:rPr>
          <w:rFonts w:ascii="Arial" w:eastAsia="Arial" w:hAnsi="Arial" w:cs="Arial"/>
        </w:rPr>
        <w:t xml:space="preserve"> como o suporte, em multiplataformas, da interação com candidatos, estudantes e </w:t>
      </w:r>
      <w:proofErr w:type="spellStart"/>
      <w:r w:rsidRPr="00296F62">
        <w:rPr>
          <w:rFonts w:ascii="Arial" w:eastAsia="Arial" w:hAnsi="Arial" w:cs="Arial"/>
          <w:i/>
        </w:rPr>
        <w:t>alumni</w:t>
      </w:r>
      <w:proofErr w:type="spellEnd"/>
      <w:r w:rsidRPr="00296F62">
        <w:rPr>
          <w:rFonts w:ascii="Arial" w:eastAsia="Arial" w:hAnsi="Arial" w:cs="Arial"/>
        </w:rPr>
        <w:t xml:space="preserve"> e entidades parceiras, nomeadamente as referidas na descrição das atividades, no desenvolvimento e partilha de interesses e benefícios mútuos. Como tal</w:t>
      </w:r>
      <w:r>
        <w:rPr>
          <w:rFonts w:ascii="Arial" w:eastAsia="Arial" w:hAnsi="Arial" w:cs="Arial"/>
        </w:rPr>
        <w:t>,</w:t>
      </w:r>
      <w:r w:rsidRPr="00296F62">
        <w:rPr>
          <w:rFonts w:ascii="Arial" w:eastAsia="Arial" w:hAnsi="Arial" w:cs="Arial"/>
        </w:rPr>
        <w:t xml:space="preserve"> espera-se a obtenção de um conjunto de melhorias significativas, nomeadamente em:</w:t>
      </w:r>
    </w:p>
    <w:p w14:paraId="45888177" w14:textId="77777777" w:rsidR="007376DD" w:rsidRPr="00296F62" w:rsidRDefault="007376DD" w:rsidP="001E3871">
      <w:pPr>
        <w:pStyle w:val="PargrafodaLista"/>
        <w:numPr>
          <w:ilvl w:val="0"/>
          <w:numId w:val="6"/>
        </w:numPr>
        <w:spacing w:after="0"/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Privilegiar o uso digital, reduzindo a utilização do formato em papel, agilizando os processos, tornando-os mais simples e intuitivos e rentabilizando os sistemas e bases de dados existentes</w:t>
      </w:r>
      <w:r>
        <w:rPr>
          <w:rFonts w:ascii="Arial" w:eastAsia="Arial" w:hAnsi="Arial" w:cs="Arial"/>
        </w:rPr>
        <w:t>, evitando redundâncias, nomeadamente ao nível da informação solicitada aos diversos intervenientes;</w:t>
      </w:r>
    </w:p>
    <w:p w14:paraId="20DB8A6C" w14:textId="77777777" w:rsidR="007376DD" w:rsidRPr="00296F62" w:rsidRDefault="007376DD" w:rsidP="001E3871">
      <w:pPr>
        <w:pStyle w:val="PargrafodaLista"/>
        <w:numPr>
          <w:ilvl w:val="0"/>
          <w:numId w:val="6"/>
        </w:numPr>
        <w:spacing w:after="0"/>
        <w:ind w:hanging="294"/>
        <w:jc w:val="both"/>
        <w:rPr>
          <w:rFonts w:ascii="Arial" w:eastAsia="Arial" w:hAnsi="Arial" w:cs="Arial"/>
        </w:rPr>
      </w:pPr>
      <w:r w:rsidRPr="00296F62">
        <w:rPr>
          <w:rFonts w:ascii="Arial" w:eastAsia="Arial" w:hAnsi="Arial" w:cs="Arial"/>
        </w:rPr>
        <w:t>Proporcionar a interatividade entre os interessados, com recurso a serviços de identificação de perfil e de alertas</w:t>
      </w:r>
      <w:r>
        <w:rPr>
          <w:rFonts w:ascii="Arial" w:eastAsia="Arial" w:hAnsi="Arial" w:cs="Arial"/>
        </w:rPr>
        <w:t>;</w:t>
      </w:r>
    </w:p>
    <w:p w14:paraId="215A230F" w14:textId="05046987" w:rsidR="007376DD" w:rsidRPr="006B4820" w:rsidRDefault="007376DD" w:rsidP="001E3871">
      <w:pPr>
        <w:pStyle w:val="PargrafodaLista"/>
        <w:numPr>
          <w:ilvl w:val="0"/>
          <w:numId w:val="6"/>
        </w:numPr>
        <w:ind w:hanging="294"/>
        <w:jc w:val="both"/>
        <w:rPr>
          <w:ins w:id="106" w:author="João Tomé Calado" w:date="2020-06-10T16:59:00Z"/>
          <w:rFonts w:ascii="Arial" w:eastAsia="Arial" w:hAnsi="Arial" w:cs="Arial"/>
          <w:rPrChange w:id="107" w:author="João Tomé Calado" w:date="2020-06-10T16:59:00Z">
            <w:rPr>
              <w:ins w:id="108" w:author="João Tomé Calado" w:date="2020-06-10T16:59:00Z"/>
              <w:rFonts w:ascii="Arial" w:eastAsia="Arial" w:hAnsi="Arial" w:cs="Arial"/>
              <w:i/>
            </w:rPr>
          </w:rPrChange>
        </w:rPr>
      </w:pPr>
      <w:r w:rsidRPr="00296F62">
        <w:rPr>
          <w:rFonts w:ascii="Arial" w:eastAsia="Arial" w:hAnsi="Arial" w:cs="Arial"/>
        </w:rPr>
        <w:t xml:space="preserve">Incentivar o empreendedorismo e a empregabilidade, bem como acompanhar o percurso profissional dos </w:t>
      </w:r>
      <w:ins w:id="109" w:author="João Tomé Calado" w:date="2020-06-10T17:01:00Z">
        <w:r w:rsidR="00535ADC">
          <w:rPr>
            <w:rFonts w:ascii="Arial" w:eastAsia="Arial" w:hAnsi="Arial" w:cs="Arial"/>
            <w:i/>
          </w:rPr>
          <w:t>A</w:t>
        </w:r>
      </w:ins>
      <w:del w:id="110" w:author="João Tomé Calado" w:date="2020-06-10T17:01:00Z">
        <w:r w:rsidRPr="00296F62" w:rsidDel="00535ADC">
          <w:rPr>
            <w:rFonts w:ascii="Arial" w:eastAsia="Arial" w:hAnsi="Arial" w:cs="Arial"/>
            <w:i/>
          </w:rPr>
          <w:delText>a</w:delText>
        </w:r>
      </w:del>
      <w:r w:rsidRPr="00296F62">
        <w:rPr>
          <w:rFonts w:ascii="Arial" w:eastAsia="Arial" w:hAnsi="Arial" w:cs="Arial"/>
          <w:i/>
        </w:rPr>
        <w:t>lumni.</w:t>
      </w:r>
    </w:p>
    <w:p w14:paraId="6ACFB0B3" w14:textId="77777777" w:rsidR="006B4820" w:rsidRPr="006B4820" w:rsidRDefault="006B4820" w:rsidP="001E3871">
      <w:pPr>
        <w:pStyle w:val="PargrafodaLista"/>
        <w:numPr>
          <w:ilvl w:val="0"/>
          <w:numId w:val="6"/>
        </w:numPr>
        <w:ind w:hanging="294"/>
        <w:jc w:val="both"/>
        <w:rPr>
          <w:ins w:id="111" w:author="João Tomé Calado" w:date="2020-06-10T17:00:00Z"/>
          <w:rFonts w:ascii="Arial" w:eastAsia="Arial" w:hAnsi="Arial" w:cs="Arial"/>
          <w:rPrChange w:id="112" w:author="João Tomé Calado" w:date="2020-06-10T17:00:00Z">
            <w:rPr>
              <w:ins w:id="113" w:author="João Tomé Calado" w:date="2020-06-10T17:00:00Z"/>
              <w:rFonts w:ascii="Arial" w:eastAsia="Arial" w:hAnsi="Arial" w:cs="Arial"/>
              <w:i/>
            </w:rPr>
          </w:rPrChange>
        </w:rPr>
      </w:pPr>
      <w:ins w:id="114" w:author="João Tomé Calado" w:date="2020-06-10T16:59:00Z">
        <w:r>
          <w:rPr>
            <w:rFonts w:ascii="Arial" w:eastAsia="Arial" w:hAnsi="Arial" w:cs="Arial"/>
            <w:i/>
          </w:rPr>
          <w:t>Melhorar a comunicação a comunidade académica e</w:t>
        </w:r>
      </w:ins>
      <w:ins w:id="115" w:author="João Tomé Calado" w:date="2020-06-10T17:00:00Z">
        <w:r>
          <w:rPr>
            <w:rFonts w:ascii="Arial" w:eastAsia="Arial" w:hAnsi="Arial" w:cs="Arial"/>
            <w:i/>
          </w:rPr>
          <w:t xml:space="preserve"> </w:t>
        </w:r>
        <w:commentRangeStart w:id="116"/>
        <w:commentRangeStart w:id="117"/>
        <w:r>
          <w:rPr>
            <w:rFonts w:ascii="Arial" w:eastAsia="Arial" w:hAnsi="Arial" w:cs="Arial"/>
            <w:i/>
          </w:rPr>
          <w:t>científica</w:t>
        </w:r>
        <w:commentRangeEnd w:id="116"/>
        <w:r>
          <w:rPr>
            <w:rStyle w:val="Refdecomentrio"/>
          </w:rPr>
          <w:commentReference w:id="116"/>
        </w:r>
      </w:ins>
      <w:commentRangeEnd w:id="117"/>
      <w:r w:rsidR="005E3815">
        <w:rPr>
          <w:rStyle w:val="Refdecomentrio"/>
        </w:rPr>
        <w:commentReference w:id="117"/>
      </w:r>
      <w:ins w:id="118" w:author="João Tomé Calado" w:date="2020-06-10T17:00:00Z">
        <w:r>
          <w:rPr>
            <w:rFonts w:ascii="Arial" w:eastAsia="Arial" w:hAnsi="Arial" w:cs="Arial"/>
            <w:i/>
          </w:rPr>
          <w:t>;</w:t>
        </w:r>
      </w:ins>
    </w:p>
    <w:p w14:paraId="5FF24403" w14:textId="7DBF8E7D" w:rsidR="006B4820" w:rsidRPr="00296F62" w:rsidRDefault="006B4820" w:rsidP="001E3871">
      <w:pPr>
        <w:pStyle w:val="PargrafodaLista"/>
        <w:numPr>
          <w:ilvl w:val="0"/>
          <w:numId w:val="6"/>
        </w:numPr>
        <w:ind w:hanging="294"/>
        <w:jc w:val="both"/>
        <w:rPr>
          <w:rFonts w:ascii="Arial" w:eastAsia="Arial" w:hAnsi="Arial" w:cs="Arial"/>
        </w:rPr>
      </w:pPr>
      <w:ins w:id="119" w:author="João Tomé Calado" w:date="2020-06-10T17:00:00Z">
        <w:r>
          <w:rPr>
            <w:rFonts w:ascii="Arial" w:eastAsia="Arial" w:hAnsi="Arial" w:cs="Arial"/>
            <w:i/>
          </w:rPr>
          <w:t>Melhorar</w:t>
        </w:r>
      </w:ins>
      <w:ins w:id="120" w:author="João Tomé Calado" w:date="2020-06-10T16:59:00Z">
        <w:r>
          <w:rPr>
            <w:rFonts w:ascii="Arial" w:eastAsia="Arial" w:hAnsi="Arial" w:cs="Arial"/>
            <w:i/>
          </w:rPr>
          <w:t xml:space="preserve"> os serviços prestados à comunidade</w:t>
        </w:r>
      </w:ins>
      <w:ins w:id="121" w:author="João Tomé Calado" w:date="2020-06-10T17:00:00Z">
        <w:r>
          <w:rPr>
            <w:rFonts w:ascii="Arial" w:eastAsia="Arial" w:hAnsi="Arial" w:cs="Arial"/>
            <w:i/>
          </w:rPr>
          <w:t>.</w:t>
        </w:r>
      </w:ins>
    </w:p>
    <w:p w14:paraId="5B2C5FBF" w14:textId="250D29AC" w:rsidR="007376DD" w:rsidRDefault="007376DD" w:rsidP="007376DD">
      <w:pPr>
        <w:spacing w:after="120"/>
        <w:jc w:val="both"/>
      </w:pPr>
      <w:r>
        <w:rPr>
          <w:rFonts w:ascii="Arial" w:eastAsia="Arial" w:hAnsi="Arial" w:cs="Arial"/>
        </w:rPr>
        <w:t>Este projeto procura dar resposta à</w:t>
      </w:r>
      <w:r w:rsidRPr="002F0BA1">
        <w:rPr>
          <w:rFonts w:ascii="Arial" w:eastAsia="Arial" w:hAnsi="Arial" w:cs="Arial"/>
        </w:rPr>
        <w:t xml:space="preserve"> necess</w:t>
      </w:r>
      <w:r>
        <w:rPr>
          <w:rFonts w:ascii="Arial" w:eastAsia="Arial" w:hAnsi="Arial" w:cs="Arial"/>
        </w:rPr>
        <w:t>idade de</w:t>
      </w:r>
      <w:r w:rsidRPr="002F0BA1">
        <w:rPr>
          <w:rFonts w:ascii="Arial" w:eastAsia="Arial" w:hAnsi="Arial" w:cs="Arial"/>
        </w:rPr>
        <w:t xml:space="preserve"> modernizar e agilizar o processo de comunicação e de disponibilidade de informação </w:t>
      </w:r>
      <w:r>
        <w:rPr>
          <w:rFonts w:ascii="Arial" w:eastAsia="Arial" w:hAnsi="Arial" w:cs="Arial"/>
        </w:rPr>
        <w:t xml:space="preserve">online </w:t>
      </w:r>
      <w:r w:rsidRPr="002F0BA1">
        <w:rPr>
          <w:rFonts w:ascii="Arial" w:eastAsia="Arial" w:hAnsi="Arial" w:cs="Arial"/>
        </w:rPr>
        <w:t>e divulgação desta ferramenta junto de entidades empregadoras, de empreendedores</w:t>
      </w:r>
      <w:ins w:id="122" w:author="João Tomé Calado" w:date="2020-06-10T17:01:00Z">
        <w:r w:rsidR="00535ADC">
          <w:rPr>
            <w:rFonts w:ascii="Arial" w:eastAsia="Arial" w:hAnsi="Arial" w:cs="Arial"/>
          </w:rPr>
          <w:t xml:space="preserve">, da Alumni </w:t>
        </w:r>
      </w:ins>
      <w:del w:id="123" w:author="João Tomé Calado" w:date="2020-06-10T17:01:00Z">
        <w:r w:rsidRPr="002F0BA1" w:rsidDel="00535ADC">
          <w:rPr>
            <w:rFonts w:ascii="Arial" w:eastAsia="Arial" w:hAnsi="Arial" w:cs="Arial"/>
          </w:rPr>
          <w:delText xml:space="preserve"> </w:delText>
        </w:r>
      </w:del>
      <w:r w:rsidRPr="002F0BA1">
        <w:rPr>
          <w:rFonts w:ascii="Arial" w:eastAsia="Arial" w:hAnsi="Arial" w:cs="Arial"/>
        </w:rPr>
        <w:t>e dos parceiros públicos e privados associados aos projetos de investigação, desenvolvimento</w:t>
      </w:r>
      <w:r>
        <w:rPr>
          <w:rFonts w:ascii="Arial" w:eastAsia="Arial" w:hAnsi="Arial" w:cs="Arial"/>
        </w:rPr>
        <w:t xml:space="preserve"> e</w:t>
      </w:r>
      <w:r w:rsidRPr="002F0BA1">
        <w:rPr>
          <w:rFonts w:ascii="Arial" w:eastAsia="Arial" w:hAnsi="Arial" w:cs="Arial"/>
        </w:rPr>
        <w:t xml:space="preserve"> formação</w:t>
      </w:r>
      <w:r>
        <w:rPr>
          <w:rFonts w:ascii="Arial" w:eastAsia="Arial" w:hAnsi="Arial" w:cs="Arial"/>
        </w:rPr>
        <w:t xml:space="preserve"> do ISEG e dos seus serviços de extensão à comunidade</w:t>
      </w:r>
    </w:p>
    <w:p w14:paraId="0D9B975C" w14:textId="67CB7457" w:rsidR="007376DD" w:rsidRDefault="007376DD" w:rsidP="00C00CAB">
      <w:pPr>
        <w:spacing w:after="120"/>
        <w:jc w:val="both"/>
      </w:pPr>
      <w:r>
        <w:rPr>
          <w:rFonts w:ascii="Arial" w:eastAsia="Arial" w:hAnsi="Arial" w:cs="Arial"/>
          <w:color w:val="000000"/>
        </w:rPr>
        <w:t>A implementação deste projeto permitirá simplificar os processos e melhorar a qualidade dos serviços que lhes estão associados bem como, simultaneamente, diminuir o custo e 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 xml:space="preserve">tempo de realização dos mesmos. O ISEG passará a ter um novo modelo organizacional de funcionamento com características inovadoras no que concerne ao contacto e comunicação com todos os </w:t>
      </w:r>
      <w:proofErr w:type="spellStart"/>
      <w:r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 xml:space="preserve">. Espera-se também que, com os resultados obtidos, se possa efetuar a replicabilidade deste modelo junto de outras escolas do ensino superior em Portugal e no Estrangeiro. Assim, este projeto contribuirá decisivamente para potenciar as vantagens competitivas da Instituição junto do meio académico e das entidades </w:t>
      </w:r>
      <w:r>
        <w:rPr>
          <w:rFonts w:ascii="Arial" w:eastAsia="Arial" w:hAnsi="Arial" w:cs="Arial"/>
        </w:rPr>
        <w:t>parceiras, regionais, nacionais e internacionais.</w:t>
      </w:r>
    </w:p>
    <w:p w14:paraId="1828AC3F" w14:textId="77291472" w:rsidR="007376DD" w:rsidRDefault="007376DD" w:rsidP="00C00CAB">
      <w:pPr>
        <w:spacing w:after="120"/>
        <w:jc w:val="both"/>
      </w:pPr>
      <w:r w:rsidRPr="004C39BF">
        <w:rPr>
          <w:rFonts w:ascii="Arial" w:eastAsia="Arial" w:hAnsi="Arial" w:cs="Arial"/>
          <w:color w:val="000000"/>
        </w:rPr>
        <w:t>A operação a candidatar est</w:t>
      </w:r>
      <w:r w:rsidRPr="004C39BF">
        <w:rPr>
          <w:rFonts w:ascii="Arial" w:eastAsia="Arial" w:hAnsi="Arial" w:cs="Arial"/>
        </w:rPr>
        <w:t>á</w:t>
      </w:r>
      <w:r w:rsidRPr="004C39BF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fortemente </w:t>
      </w:r>
      <w:r w:rsidRPr="004C39BF">
        <w:rPr>
          <w:rFonts w:ascii="Arial" w:eastAsia="Arial" w:hAnsi="Arial" w:cs="Arial"/>
          <w:color w:val="000000"/>
        </w:rPr>
        <w:t xml:space="preserve">orientada para o acesso universal aos sistemas de informação, </w:t>
      </w:r>
      <w:r>
        <w:rPr>
          <w:rFonts w:ascii="Arial" w:eastAsia="Arial" w:hAnsi="Arial" w:cs="Arial"/>
          <w:color w:val="000000"/>
        </w:rPr>
        <w:t>e para a</w:t>
      </w:r>
      <w:r w:rsidRPr="004C39BF">
        <w:rPr>
          <w:rFonts w:ascii="Arial" w:eastAsia="Arial" w:hAnsi="Arial" w:cs="Arial"/>
          <w:color w:val="000000"/>
        </w:rPr>
        <w:t xml:space="preserve"> facilitação do acesso </w:t>
      </w:r>
      <w:r>
        <w:rPr>
          <w:rFonts w:ascii="Arial" w:eastAsia="Arial" w:hAnsi="Arial" w:cs="Arial"/>
          <w:color w:val="000000"/>
        </w:rPr>
        <w:t>ao</w:t>
      </w:r>
      <w:r w:rsidRPr="004C39BF">
        <w:rPr>
          <w:rFonts w:ascii="Arial" w:eastAsia="Arial" w:hAnsi="Arial" w:cs="Arial"/>
          <w:color w:val="000000"/>
        </w:rPr>
        <w:t xml:space="preserve"> conhecimento</w:t>
      </w:r>
      <w:r>
        <w:rPr>
          <w:rFonts w:ascii="Arial" w:eastAsia="Arial" w:hAnsi="Arial" w:cs="Arial"/>
          <w:color w:val="000000"/>
        </w:rPr>
        <w:t xml:space="preserve"> e à informação</w:t>
      </w:r>
      <w:r w:rsidR="00CE2664">
        <w:rPr>
          <w:rFonts w:ascii="Arial" w:eastAsia="Arial" w:hAnsi="Arial" w:cs="Arial"/>
          <w:color w:val="000000"/>
        </w:rPr>
        <w:t>.</w:t>
      </w:r>
    </w:p>
    <w:p w14:paraId="02718352" w14:textId="5938B86A" w:rsidR="000B7703" w:rsidDel="0033795F" w:rsidRDefault="000B7703" w:rsidP="00442D7E">
      <w:pPr>
        <w:spacing w:after="120"/>
        <w:jc w:val="both"/>
        <w:rPr>
          <w:del w:id="124" w:author="João Tomé Calado" w:date="2020-06-10T17:06:00Z"/>
          <w:rFonts w:ascii="Arial" w:eastAsia="Arial" w:hAnsi="Arial" w:cs="Arial"/>
          <w:color w:val="000000"/>
        </w:rPr>
      </w:pPr>
    </w:p>
    <w:p w14:paraId="3BF28B9C" w14:textId="70079C10" w:rsidR="00CE2664" w:rsidDel="0033795F" w:rsidRDefault="00CE2664" w:rsidP="00442D7E">
      <w:pPr>
        <w:spacing w:after="120"/>
        <w:jc w:val="both"/>
        <w:rPr>
          <w:del w:id="125" w:author="João Tomé Calado" w:date="2020-06-10T17:06:00Z"/>
          <w:rFonts w:ascii="Arial" w:eastAsia="Arial" w:hAnsi="Arial" w:cs="Arial"/>
          <w:color w:val="000000"/>
        </w:rPr>
      </w:pPr>
    </w:p>
    <w:p w14:paraId="2F6C62D5" w14:textId="77777777" w:rsidR="00CE2664" w:rsidRPr="00442D7E" w:rsidRDefault="00CE2664" w:rsidP="00442D7E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7A9802AF" w14:textId="77777777" w:rsidR="00AF3463" w:rsidRDefault="003C6E16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26" w:name="_Toc42356449"/>
      <w:r>
        <w:rPr>
          <w:rFonts w:ascii="Trebuchet MS" w:hAnsi="Trebuchet MS"/>
          <w:color w:val="1F497D" w:themeColor="text2"/>
          <w:sz w:val="24"/>
          <w:szCs w:val="24"/>
        </w:rPr>
        <w:lastRenderedPageBreak/>
        <w:t>Outras Operações no âmbito do SAMA 2020 e do QREN</w:t>
      </w:r>
      <w:bookmarkEnd w:id="126"/>
    </w:p>
    <w:p w14:paraId="4274D952" w14:textId="7777777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 xml:space="preserve">Outras operações no âmbito do SAMA </w:t>
      </w:r>
      <w:commentRangeStart w:id="127"/>
      <w:commentRangeStart w:id="128"/>
      <w:r w:rsidRPr="00487B1B">
        <w:rPr>
          <w:rFonts w:ascii="Trebuchet MS" w:eastAsia="Trebuchet MS" w:hAnsi="Trebuchet MS" w:cs="Trebuchet MS"/>
          <w:b/>
          <w:sz w:val="20"/>
          <w:szCs w:val="20"/>
        </w:rPr>
        <w:t>2020</w:t>
      </w:r>
      <w:commentRangeEnd w:id="127"/>
      <w:r w:rsidR="0033795F">
        <w:rPr>
          <w:rStyle w:val="Refdecomentrio"/>
        </w:rPr>
        <w:commentReference w:id="127"/>
      </w:r>
      <w:commentRangeEnd w:id="128"/>
      <w:r w:rsidR="00D93AD2">
        <w:rPr>
          <w:rStyle w:val="Refdecomentrio"/>
        </w:rPr>
        <w:commentReference w:id="128"/>
      </w:r>
    </w:p>
    <w:tbl>
      <w:tblPr>
        <w:tblW w:w="885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52"/>
        <w:gridCol w:w="1465"/>
        <w:gridCol w:w="1664"/>
        <w:gridCol w:w="1842"/>
      </w:tblGrid>
      <w:tr w:rsidR="00487B1B" w:rsidRPr="00080A38" w14:paraId="139E2C5B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17C1F542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06EAAFFC" w14:textId="77777777" w:rsidR="002B1482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52" w:type="dxa"/>
            <w:shd w:val="clear" w:color="000000" w:fill="EBF1DE"/>
            <w:vAlign w:val="center"/>
            <w:hideMark/>
          </w:tcPr>
          <w:p w14:paraId="746E0334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465" w:type="dxa"/>
            <w:shd w:val="clear" w:color="000000" w:fill="EBF1DE"/>
            <w:vAlign w:val="center"/>
            <w:hideMark/>
          </w:tcPr>
          <w:p w14:paraId="3B7DC59F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664" w:type="dxa"/>
            <w:shd w:val="clear" w:color="000000" w:fill="EBF1DE"/>
            <w:vAlign w:val="center"/>
            <w:hideMark/>
          </w:tcPr>
          <w:p w14:paraId="6313359C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842" w:type="dxa"/>
            <w:shd w:val="clear" w:color="000000" w:fill="EBF1DE"/>
            <w:vAlign w:val="center"/>
            <w:hideMark/>
          </w:tcPr>
          <w:p w14:paraId="72FC7B22" w14:textId="77777777" w:rsidR="002B1482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5B0CC2E8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70621A2F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6184C04" w14:textId="54569ACA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5D290EB1" w14:textId="567EAA42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0B2582F5" w14:textId="6FBA3B37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391D9EA3" w14:textId="5DB7D02D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405B9E71" w14:textId="2454A12C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15DA3CFB" w14:textId="6454CD4B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  <w:tr w:rsidR="00487B1B" w:rsidRPr="00080A38" w14:paraId="63A2CE5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7E937555" w14:textId="38E28B43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7A092C3F" w14:textId="3829DBD0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4CF35C28" w14:textId="152E9C2B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2F233A55" w14:textId="584CCBAD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75819383" w14:textId="6F101D9C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704F11E" w14:textId="197D180B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  <w:tr w:rsidR="00EC17F3" w:rsidRPr="00080A38" w14:paraId="5291AC2B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E045046" w14:textId="34B37765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68856EF" w14:textId="7066D983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777BEFEE" w14:textId="7ABE44EB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68B066E2" w14:textId="091160E1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5267DBD2" w14:textId="7595A615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7568DA75" w14:textId="660554DE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</w:tbl>
    <w:p w14:paraId="7D7018D2" w14:textId="6F1D1EF8" w:rsidR="00D142D2" w:rsidRPr="00CE2664" w:rsidRDefault="00D142D2" w:rsidP="0074787D">
      <w:pPr>
        <w:spacing w:before="240" w:after="0" w:line="280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</w:p>
    <w:p w14:paraId="77D37DAE" w14:textId="1CCCF21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 xml:space="preserve">Outras operações no âmbito do </w:t>
      </w:r>
      <w:commentRangeStart w:id="129"/>
      <w:r>
        <w:rPr>
          <w:rFonts w:ascii="Trebuchet MS" w:eastAsia="Trebuchet MS" w:hAnsi="Trebuchet MS" w:cs="Trebuchet MS"/>
          <w:b/>
          <w:sz w:val="20"/>
          <w:szCs w:val="20"/>
        </w:rPr>
        <w:t>QREN</w:t>
      </w:r>
      <w:commentRangeEnd w:id="129"/>
      <w:r w:rsidR="0033795F">
        <w:rPr>
          <w:rStyle w:val="Refdecomentrio"/>
        </w:rPr>
        <w:commentReference w:id="129"/>
      </w:r>
    </w:p>
    <w:tbl>
      <w:tblPr>
        <w:tblW w:w="880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35"/>
        <w:gridCol w:w="1643"/>
        <w:gridCol w:w="1594"/>
        <w:gridCol w:w="1701"/>
      </w:tblGrid>
      <w:tr w:rsidR="00487B1B" w:rsidRPr="00080A38" w14:paraId="162345CA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07896963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3D9CA11B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35" w:type="dxa"/>
            <w:shd w:val="clear" w:color="000000" w:fill="EBF1DE"/>
            <w:vAlign w:val="center"/>
            <w:hideMark/>
          </w:tcPr>
          <w:p w14:paraId="3CDD4DBE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643" w:type="dxa"/>
            <w:shd w:val="clear" w:color="000000" w:fill="EBF1DE"/>
            <w:vAlign w:val="center"/>
            <w:hideMark/>
          </w:tcPr>
          <w:p w14:paraId="10FC5010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594" w:type="dxa"/>
            <w:shd w:val="clear" w:color="000000" w:fill="EBF1DE"/>
            <w:vAlign w:val="center"/>
            <w:hideMark/>
          </w:tcPr>
          <w:p w14:paraId="3A9827B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701" w:type="dxa"/>
            <w:shd w:val="clear" w:color="000000" w:fill="EBF1DE"/>
            <w:vAlign w:val="center"/>
            <w:hideMark/>
          </w:tcPr>
          <w:p w14:paraId="7A387044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6237EA4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06FCEAE1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62391F5C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475097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96D3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E0371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7BAE523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6994A7F9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36286A3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2FCB7109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ABC420F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133F007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025003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3AC4816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1FA5C94E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0DC2CC03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478062C7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35A441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3BB8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196D8C8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1AB4B4C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188877F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26234D7E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05193D66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34552F4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4303534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19E3270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5D01F19D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E9F08DA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</w:tbl>
    <w:p w14:paraId="4E9C7353" w14:textId="63F81A75" w:rsidR="00170968" w:rsidRDefault="00170968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401BE042" w14:textId="4BBDD57F" w:rsidR="00CE2664" w:rsidRDefault="00CE2664" w:rsidP="00170968">
      <w:pPr>
        <w:rPr>
          <w:rFonts w:ascii="Trebuchet MS" w:hAnsi="Trebuchet MS"/>
          <w:color w:val="FF0000"/>
          <w:sz w:val="24"/>
          <w:szCs w:val="24"/>
        </w:rPr>
      </w:pPr>
      <w:r>
        <w:rPr>
          <w:rFonts w:ascii="Trebuchet MS" w:hAnsi="Trebuchet MS"/>
          <w:color w:val="FF0000"/>
          <w:sz w:val="24"/>
          <w:szCs w:val="24"/>
        </w:rPr>
        <w:t xml:space="preserve">Preencher quadros com a informação solicitada. SAMA 2020 e </w:t>
      </w:r>
      <w:commentRangeStart w:id="130"/>
      <w:commentRangeStart w:id="131"/>
      <w:r>
        <w:rPr>
          <w:rFonts w:ascii="Trebuchet MS" w:hAnsi="Trebuchet MS"/>
          <w:color w:val="FF0000"/>
          <w:sz w:val="24"/>
          <w:szCs w:val="24"/>
        </w:rPr>
        <w:t>QREN</w:t>
      </w:r>
      <w:commentRangeEnd w:id="130"/>
      <w:r w:rsidR="0033795F">
        <w:rPr>
          <w:rStyle w:val="Refdecomentrio"/>
        </w:rPr>
        <w:commentReference w:id="130"/>
      </w:r>
      <w:commentRangeEnd w:id="131"/>
      <w:r w:rsidR="00D93AD2">
        <w:rPr>
          <w:rStyle w:val="Refdecomentrio"/>
        </w:rPr>
        <w:commentReference w:id="131"/>
      </w:r>
    </w:p>
    <w:p w14:paraId="0BFD9777" w14:textId="1D72EA5F" w:rsidR="00CE2664" w:rsidRPr="00170968" w:rsidRDefault="00CE2664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0B548896" w14:textId="62C47F74" w:rsidR="00B44D59" w:rsidRPr="00D30A82" w:rsidRDefault="00141800" w:rsidP="00D30A82">
      <w:pPr>
        <w:pStyle w:val="Ttulo1"/>
        <w:numPr>
          <w:ilvl w:val="0"/>
          <w:numId w:val="1"/>
        </w:numPr>
        <w:spacing w:after="12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32" w:name="_Toc42356450"/>
      <w:r>
        <w:rPr>
          <w:rFonts w:ascii="Trebuchet MS" w:hAnsi="Trebuchet MS"/>
          <w:color w:val="1F497D" w:themeColor="text2"/>
          <w:sz w:val="24"/>
          <w:szCs w:val="24"/>
        </w:rPr>
        <w:t>Diagnóstico</w:t>
      </w:r>
      <w:bookmarkEnd w:id="132"/>
      <w:r w:rsidR="00226830"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0CED20D7" w14:textId="4A5EA27D" w:rsidR="00C6728E" w:rsidRPr="00CE2664" w:rsidRDefault="00CE2664" w:rsidP="00080659">
      <w:pPr>
        <w:spacing w:after="120" w:line="240" w:lineRule="auto"/>
        <w:ind w:left="792" w:hanging="508"/>
        <w:jc w:val="both"/>
      </w:pPr>
      <w:r>
        <w:rPr>
          <w:rFonts w:ascii="Arial" w:eastAsia="Arial" w:hAnsi="Arial" w:cs="Arial"/>
          <w:b/>
          <w:color w:val="31849B"/>
        </w:rPr>
        <w:t>4.1 Situação atual</w:t>
      </w:r>
    </w:p>
    <w:p w14:paraId="7097AC6B" w14:textId="64B54132" w:rsidR="000F7D2A" w:rsidRPr="000F7D2A" w:rsidRDefault="00CE2664" w:rsidP="00B82151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</w:t>
      </w:r>
      <w:r w:rsidR="000F7D2A" w:rsidRPr="000F7D2A">
        <w:rPr>
          <w:rFonts w:ascii="Arial" w:eastAsia="Arial" w:hAnsi="Arial" w:cs="Arial"/>
        </w:rPr>
        <w:t>pesar de toda a evolução e melhorias realizadas ao longo dos últimos anos, continuam a verificar-se um conjunto de problemas originados pela d</w:t>
      </w:r>
      <w:r w:rsidR="000F7D2A" w:rsidRPr="000F7D2A">
        <w:rPr>
          <w:rFonts w:ascii="Arial" w:eastAsia="Calibri" w:hAnsi="Arial" w:cs="Arial"/>
        </w:rPr>
        <w:t xml:space="preserve">ispersão da presença online do </w:t>
      </w:r>
      <w:r w:rsidR="00B27D60">
        <w:rPr>
          <w:rFonts w:ascii="Arial" w:eastAsia="Calibri" w:hAnsi="Arial" w:cs="Arial"/>
        </w:rPr>
        <w:t>ISEG,</w:t>
      </w:r>
      <w:r w:rsidR="000F7D2A" w:rsidRPr="000F7D2A">
        <w:rPr>
          <w:rFonts w:ascii="Arial" w:eastAsia="Calibri" w:hAnsi="Arial" w:cs="Arial"/>
        </w:rPr>
        <w:t xml:space="preserve"> sem aposta nas novas plataformas móveis e numa fraca interatividade e interoperabilidade das soluções existentes que se traduzem na prestação ineficiente e/ou ineficaz de informação e dos serviços do </w:t>
      </w:r>
      <w:r w:rsidR="00C9293D">
        <w:rPr>
          <w:rFonts w:ascii="Arial" w:eastAsia="Calibri" w:hAnsi="Arial" w:cs="Arial"/>
        </w:rPr>
        <w:t>I</w:t>
      </w:r>
      <w:r w:rsidR="000F7D2A" w:rsidRPr="000F7D2A">
        <w:rPr>
          <w:rFonts w:ascii="Arial" w:eastAsia="Calibri" w:hAnsi="Arial" w:cs="Arial"/>
        </w:rPr>
        <w:t>nstituto ao nível de:</w:t>
      </w:r>
    </w:p>
    <w:p w14:paraId="790F7B21" w14:textId="00233132" w:rsidR="000F7D2A" w:rsidRPr="003F1FE8" w:rsidRDefault="000F7D2A" w:rsidP="001E38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Divulgação da oferta formativa</w:t>
      </w:r>
      <w:r w:rsidRPr="000F7D2A">
        <w:rPr>
          <w:rFonts w:ascii="Arial" w:eastAsia="Arial" w:hAnsi="Arial" w:cs="Arial"/>
        </w:rPr>
        <w:t>: maior alinhamento na divulgação da oferta formativa do I</w:t>
      </w:r>
      <w:r w:rsidR="00B27D60">
        <w:rPr>
          <w:rFonts w:ascii="Arial" w:eastAsia="Arial" w:hAnsi="Arial" w:cs="Arial"/>
        </w:rPr>
        <w:t>SEG</w:t>
      </w:r>
      <w:r w:rsidRPr="000F7D2A">
        <w:rPr>
          <w:rFonts w:ascii="Arial" w:eastAsia="Arial" w:hAnsi="Arial" w:cs="Arial"/>
        </w:rPr>
        <w:t xml:space="preserve"> junto de </w:t>
      </w:r>
      <w:r w:rsidRPr="000F7D2A">
        <w:rPr>
          <w:rFonts w:ascii="Arial" w:hAnsi="Arial" w:cs="Arial"/>
        </w:rPr>
        <w:t>potenciais interessados, nacionais e internacionais</w:t>
      </w:r>
      <w:r w:rsidRPr="000F7D2A">
        <w:rPr>
          <w:rFonts w:ascii="Arial" w:eastAsia="Arial" w:hAnsi="Arial" w:cs="Arial"/>
        </w:rPr>
        <w:t>, com uma a</w:t>
      </w:r>
      <w:r w:rsidRPr="000F7D2A">
        <w:rPr>
          <w:rFonts w:ascii="Arial" w:hAnsi="Arial" w:cs="Arial"/>
        </w:rPr>
        <w:t>rticulação com o sistema de gestão académica no quadro de intenções de candidatura aos cursos e formações disponibilizadas o que significa que estão a ser desaproveitadas oportunidades de dinamização junto dos atuais e antigos alunos bem como junto de outros utilizadores já credenciados no sistema atual do Instituto.</w:t>
      </w:r>
    </w:p>
    <w:p w14:paraId="58FD57D2" w14:textId="581EA67F" w:rsidR="000F7D2A" w:rsidRPr="003F1FE8" w:rsidRDefault="000F7D2A" w:rsidP="001E38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36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 xml:space="preserve">Integração e Gestão dos </w:t>
      </w:r>
      <w:proofErr w:type="spellStart"/>
      <w:r w:rsidRPr="000F7D2A">
        <w:rPr>
          <w:rFonts w:ascii="Arial" w:eastAsia="Arial" w:hAnsi="Arial" w:cs="Arial"/>
          <w:b/>
          <w:i/>
        </w:rPr>
        <w:t>Stakeholders</w:t>
      </w:r>
      <w:proofErr w:type="spellEnd"/>
      <w:r w:rsidRPr="000F7D2A">
        <w:rPr>
          <w:rFonts w:ascii="Arial" w:eastAsia="Arial" w:hAnsi="Arial" w:cs="Arial"/>
          <w:b/>
        </w:rPr>
        <w:t xml:space="preserve">: </w:t>
      </w:r>
      <w:r w:rsidRPr="000F7D2A">
        <w:rPr>
          <w:rFonts w:ascii="Arial" w:eastAsia="Arial" w:hAnsi="Arial" w:cs="Arial"/>
        </w:rPr>
        <w:t xml:space="preserve">não existe um sistema que integre e faça a gestão dos contatos junto de </w:t>
      </w:r>
      <w:r w:rsidR="00B44D59">
        <w:rPr>
          <w:rFonts w:ascii="Arial" w:eastAsia="Arial" w:hAnsi="Arial" w:cs="Arial"/>
        </w:rPr>
        <w:t xml:space="preserve">todos </w:t>
      </w:r>
      <w:r w:rsidRPr="000F7D2A">
        <w:rPr>
          <w:rFonts w:ascii="Arial" w:eastAsia="Arial" w:hAnsi="Arial" w:cs="Arial"/>
        </w:rPr>
        <w:t xml:space="preserve">os </w:t>
      </w:r>
      <w:proofErr w:type="spellStart"/>
      <w:r w:rsidR="00277BD8">
        <w:rPr>
          <w:rFonts w:ascii="Arial" w:eastAsia="Arial" w:hAnsi="Arial" w:cs="Arial"/>
          <w:i/>
        </w:rPr>
        <w:t>s</w:t>
      </w:r>
      <w:r w:rsidRPr="000F7D2A">
        <w:rPr>
          <w:rFonts w:ascii="Arial" w:eastAsia="Arial" w:hAnsi="Arial" w:cs="Arial"/>
          <w:i/>
        </w:rPr>
        <w:t>takeholders</w:t>
      </w:r>
      <w:proofErr w:type="spellEnd"/>
      <w:r w:rsidRPr="000F7D2A">
        <w:rPr>
          <w:rFonts w:ascii="Arial" w:eastAsia="Arial" w:hAnsi="Arial" w:cs="Arial"/>
        </w:rPr>
        <w:t xml:space="preserve"> do I</w:t>
      </w:r>
      <w:r w:rsidR="00B27D60">
        <w:rPr>
          <w:rFonts w:ascii="Arial" w:eastAsia="Arial" w:hAnsi="Arial" w:cs="Arial"/>
        </w:rPr>
        <w:t>SEG</w:t>
      </w:r>
      <w:r w:rsidRPr="000F7D2A">
        <w:rPr>
          <w:rFonts w:ascii="Arial" w:eastAsia="Arial" w:hAnsi="Arial" w:cs="Arial"/>
        </w:rPr>
        <w:t xml:space="preserve"> entendendo-se como tal </w:t>
      </w:r>
      <w:r w:rsidRPr="000F7D2A">
        <w:rPr>
          <w:rFonts w:ascii="Arial" w:hAnsi="Arial" w:cs="Arial"/>
        </w:rPr>
        <w:t>todos os utilizadores individuais e coletivo</w:t>
      </w:r>
      <w:r w:rsidR="00B27D60">
        <w:rPr>
          <w:rFonts w:ascii="Arial" w:hAnsi="Arial" w:cs="Arial"/>
        </w:rPr>
        <w:t>s</w:t>
      </w:r>
      <w:r w:rsidRPr="000F7D2A">
        <w:rPr>
          <w:rFonts w:ascii="Arial" w:hAnsi="Arial" w:cs="Arial"/>
        </w:rPr>
        <w:t xml:space="preserve"> e, também, entidades parceiras que contribuam positivamente para a criação de valor e identificação de soluções partilhadas para as necessidades e problemas da comunidade </w:t>
      </w:r>
      <w:r w:rsidR="00B44D59">
        <w:rPr>
          <w:rFonts w:ascii="Arial" w:hAnsi="Arial" w:cs="Arial"/>
        </w:rPr>
        <w:t xml:space="preserve">do </w:t>
      </w:r>
      <w:r w:rsidR="00B27D60">
        <w:rPr>
          <w:rFonts w:ascii="Arial" w:hAnsi="Arial" w:cs="Arial"/>
        </w:rPr>
        <w:t>ISEG</w:t>
      </w:r>
      <w:r w:rsidRPr="000F7D2A">
        <w:rPr>
          <w:rFonts w:ascii="Arial" w:hAnsi="Arial" w:cs="Arial"/>
        </w:rPr>
        <w:t xml:space="preserve"> (interna e externa).</w:t>
      </w:r>
      <w:r w:rsidR="004B62A5" w:rsidRPr="004B62A5">
        <w:t xml:space="preserve"> </w:t>
      </w:r>
      <w:r w:rsidR="004B62A5" w:rsidRPr="004B62A5">
        <w:rPr>
          <w:rFonts w:ascii="Arial" w:hAnsi="Arial" w:cs="Arial"/>
        </w:rPr>
        <w:t xml:space="preserve">Como exemplos de </w:t>
      </w:r>
      <w:r w:rsidR="004B62A5" w:rsidRPr="004B62A5">
        <w:rPr>
          <w:rFonts w:ascii="Arial" w:hAnsi="Arial" w:cs="Arial"/>
        </w:rPr>
        <w:lastRenderedPageBreak/>
        <w:t>entidades externas com as quais o I</w:t>
      </w:r>
      <w:r w:rsidR="00B44D59">
        <w:rPr>
          <w:rFonts w:ascii="Arial" w:hAnsi="Arial" w:cs="Arial"/>
        </w:rPr>
        <w:t>nstituto</w:t>
      </w:r>
      <w:r w:rsidR="004B62A5" w:rsidRPr="004B62A5">
        <w:rPr>
          <w:rFonts w:ascii="Arial" w:hAnsi="Arial" w:cs="Arial"/>
        </w:rPr>
        <w:t xml:space="preserve"> mantém contactos regulares e existe participação conjunta frequente em iniciativas de carácter técnico (formação ou projetos), cultural, social, etc., refiram-se as empresas,</w:t>
      </w:r>
      <w:ins w:id="133" w:author="João Tomé Calado" w:date="2020-06-10T17:09:00Z">
        <w:r w:rsidR="0033795F">
          <w:rPr>
            <w:rFonts w:ascii="Arial" w:hAnsi="Arial" w:cs="Arial"/>
          </w:rPr>
          <w:t xml:space="preserve"> </w:t>
        </w:r>
        <w:bookmarkStart w:id="134" w:name="_Hlk42781749"/>
        <w:r w:rsidR="0033795F">
          <w:rPr>
            <w:rFonts w:ascii="Arial" w:hAnsi="Arial" w:cs="Arial"/>
          </w:rPr>
          <w:t>outras instituições de ensino superior, centros de investigação, organismos de ac</w:t>
        </w:r>
      </w:ins>
      <w:ins w:id="135" w:author="João Tomé Calado" w:date="2020-06-10T17:10:00Z">
        <w:r w:rsidR="0033795F">
          <w:rPr>
            <w:rFonts w:ascii="Arial" w:hAnsi="Arial" w:cs="Arial"/>
          </w:rPr>
          <w:t>reditação nacionais e internacionais</w:t>
        </w:r>
        <w:bookmarkEnd w:id="134"/>
        <w:r w:rsidR="0033795F">
          <w:rPr>
            <w:rFonts w:ascii="Arial" w:hAnsi="Arial" w:cs="Arial"/>
          </w:rPr>
          <w:t>,</w:t>
        </w:r>
      </w:ins>
      <w:r w:rsidR="004B62A5" w:rsidRPr="004B62A5">
        <w:rPr>
          <w:rFonts w:ascii="Arial" w:hAnsi="Arial" w:cs="Arial"/>
        </w:rPr>
        <w:t xml:space="preserve"> associações de desenvolvimento e de outra natureza, </w:t>
      </w:r>
      <w:ins w:id="136" w:author="João Tomé Calado" w:date="2020-06-10T17:10:00Z">
        <w:r w:rsidR="0033795F">
          <w:rPr>
            <w:rFonts w:ascii="Arial" w:hAnsi="Arial" w:cs="Arial"/>
          </w:rPr>
          <w:t>organismos públicos</w:t>
        </w:r>
      </w:ins>
      <w:del w:id="137" w:author="João Tomé Calado" w:date="2020-06-10T17:10:00Z">
        <w:r w:rsidR="004B62A5" w:rsidRPr="004B62A5" w:rsidDel="0033795F">
          <w:rPr>
            <w:rFonts w:ascii="Arial" w:hAnsi="Arial" w:cs="Arial"/>
          </w:rPr>
          <w:delText>unid</w:delText>
        </w:r>
        <w:r w:rsidR="004B62A5" w:rsidDel="0033795F">
          <w:rPr>
            <w:rFonts w:ascii="Arial" w:hAnsi="Arial" w:cs="Arial"/>
          </w:rPr>
          <w:delText>ades hospitalares</w:delText>
        </w:r>
      </w:del>
      <w:r w:rsidR="004B62A5">
        <w:rPr>
          <w:rFonts w:ascii="Arial" w:hAnsi="Arial" w:cs="Arial"/>
        </w:rPr>
        <w:t>, autarquias,</w:t>
      </w:r>
      <w:r w:rsidR="004B62A5" w:rsidRPr="004B62A5">
        <w:rPr>
          <w:rFonts w:ascii="Arial" w:hAnsi="Arial" w:cs="Arial"/>
        </w:rPr>
        <w:t xml:space="preserve"> entre outras. O presente projeto contribuirá de forma decisiva para a melhoria da gestão daqueles contactos, facilitando não só a comunicação nos dois sentido</w:t>
      </w:r>
      <w:r w:rsidR="00B44D59">
        <w:rPr>
          <w:rFonts w:ascii="Arial" w:hAnsi="Arial" w:cs="Arial"/>
        </w:rPr>
        <w:t>s</w:t>
      </w:r>
      <w:r w:rsidR="004B62A5" w:rsidRPr="004B62A5">
        <w:rPr>
          <w:rFonts w:ascii="Arial" w:hAnsi="Arial" w:cs="Arial"/>
        </w:rPr>
        <w:t>, mas também a gestão documental de protocolos que, frequentemente, o envolvimento conjunto com as referidas entidades externas pressupõe.</w:t>
      </w:r>
    </w:p>
    <w:p w14:paraId="6327D25E" w14:textId="4C104C46" w:rsidR="000F7D2A" w:rsidRPr="003F1FE8" w:rsidRDefault="000F7D2A" w:rsidP="001E38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Área de Desenvolvimento &amp; Investigação</w:t>
      </w:r>
      <w:r w:rsidRPr="000F7D2A">
        <w:rPr>
          <w:rFonts w:ascii="Arial" w:eastAsia="Arial" w:hAnsi="Arial" w:cs="Arial"/>
        </w:rPr>
        <w:t xml:space="preserve">: não existe nenhum espaço digital que albergue </w:t>
      </w:r>
      <w:r w:rsidRPr="000F7D2A">
        <w:rPr>
          <w:rFonts w:ascii="Arial" w:hAnsi="Arial" w:cs="Arial"/>
        </w:rPr>
        <w:t xml:space="preserve">como utilizadores individuais, todos os estudantes e </w:t>
      </w:r>
      <w:ins w:id="138" w:author="João Tomé Calado" w:date="2020-06-10T17:11:00Z">
        <w:r w:rsidR="0033795F">
          <w:rPr>
            <w:rFonts w:ascii="Arial" w:hAnsi="Arial" w:cs="Arial"/>
            <w:i/>
          </w:rPr>
          <w:t>A</w:t>
        </w:r>
      </w:ins>
      <w:del w:id="139" w:author="João Tomé Calado" w:date="2020-06-10T17:10:00Z">
        <w:r w:rsidRPr="000F7D2A" w:rsidDel="0033795F">
          <w:rPr>
            <w:rFonts w:ascii="Arial" w:hAnsi="Arial" w:cs="Arial"/>
            <w:i/>
          </w:rPr>
          <w:delText>a</w:delText>
        </w:r>
      </w:del>
      <w:r w:rsidRPr="000F7D2A">
        <w:rPr>
          <w:rFonts w:ascii="Arial" w:hAnsi="Arial" w:cs="Arial"/>
          <w:i/>
        </w:rPr>
        <w:t>lumni</w:t>
      </w:r>
      <w:r w:rsidRPr="000F7D2A">
        <w:rPr>
          <w:rFonts w:ascii="Arial" w:hAnsi="Arial" w:cs="Arial"/>
        </w:rPr>
        <w:t>, assim como investigadores e outros colaboradores envolvidos em atividades I&amp;DI, comunidades e centros de investigação, financiadores, associações empresariais, municípios e outras entidades, nacionais e internacionais. Desta forma</w:t>
      </w:r>
      <w:r w:rsidR="00B44D59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</w:t>
      </w:r>
      <w:r w:rsidR="00B44D59">
        <w:rPr>
          <w:rFonts w:ascii="Arial" w:hAnsi="Arial" w:cs="Arial"/>
        </w:rPr>
        <w:t>é</w:t>
      </w:r>
      <w:r w:rsidRPr="000F7D2A">
        <w:rPr>
          <w:rFonts w:ascii="Arial" w:hAnsi="Arial" w:cs="Arial"/>
        </w:rPr>
        <w:t xml:space="preserve"> dificultada a possibilidade de realizar o </w:t>
      </w:r>
      <w:proofErr w:type="spellStart"/>
      <w:r w:rsidRPr="000F7D2A">
        <w:rPr>
          <w:rFonts w:ascii="Arial" w:hAnsi="Arial" w:cs="Arial"/>
          <w:i/>
        </w:rPr>
        <w:t>matching</w:t>
      </w:r>
      <w:proofErr w:type="spellEnd"/>
      <w:r w:rsidRPr="000F7D2A">
        <w:rPr>
          <w:rFonts w:ascii="Arial" w:hAnsi="Arial" w:cs="Arial"/>
        </w:rPr>
        <w:t xml:space="preserve"> entre as oportunidades e os projetos e os investigadores, estudantes, </w:t>
      </w:r>
      <w:proofErr w:type="spellStart"/>
      <w:r w:rsidRPr="000F7D2A">
        <w:rPr>
          <w:rFonts w:ascii="Arial" w:hAnsi="Arial" w:cs="Arial"/>
          <w:i/>
        </w:rPr>
        <w:t>alumni</w:t>
      </w:r>
      <w:proofErr w:type="spellEnd"/>
      <w:r w:rsidRPr="000F7D2A">
        <w:rPr>
          <w:rFonts w:ascii="Arial" w:hAnsi="Arial" w:cs="Arial"/>
        </w:rPr>
        <w:t xml:space="preserve"> e candidatos a bolseiro de investigação e reduz a capacidade para albergar e acolher iniciativas e ideias, grupos colaborativos de discussão, laboratórios</w:t>
      </w:r>
      <w:ins w:id="140" w:author="João Tomé Calado" w:date="2020-06-10T17:11:00Z">
        <w:r w:rsidR="0033795F">
          <w:rPr>
            <w:rFonts w:ascii="Arial" w:hAnsi="Arial" w:cs="Arial"/>
          </w:rPr>
          <w:t xml:space="preserve"> e centros </w:t>
        </w:r>
      </w:ins>
      <w:del w:id="141" w:author="João Tomé Calado" w:date="2020-06-10T17:11:00Z">
        <w:r w:rsidRPr="000F7D2A" w:rsidDel="0033795F">
          <w:rPr>
            <w:rFonts w:ascii="Arial" w:hAnsi="Arial" w:cs="Arial"/>
          </w:rPr>
          <w:delText xml:space="preserve"> </w:delText>
        </w:r>
      </w:del>
      <w:r w:rsidRPr="000F7D2A">
        <w:rPr>
          <w:rFonts w:ascii="Arial" w:hAnsi="Arial" w:cs="Arial"/>
        </w:rPr>
        <w:t>de I&amp;DI, linhas de investigação.</w:t>
      </w:r>
    </w:p>
    <w:p w14:paraId="66B7178C" w14:textId="284AFDFC" w:rsidR="000F7D2A" w:rsidRPr="003F1FE8" w:rsidRDefault="000F7D2A" w:rsidP="001E3871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Área do Empreendedorismo:</w:t>
      </w:r>
      <w:r w:rsidRPr="000F7D2A">
        <w:rPr>
          <w:rFonts w:ascii="Arial" w:eastAsia="Arial" w:hAnsi="Arial" w:cs="Arial"/>
        </w:rPr>
        <w:t xml:space="preserve"> não existe uma área que possibilite </w:t>
      </w:r>
      <w:r w:rsidRPr="000F7D2A">
        <w:rPr>
          <w:rFonts w:ascii="Arial" w:hAnsi="Arial" w:cs="Arial"/>
        </w:rPr>
        <w:t xml:space="preserve">o desenvolvimento de projetos empreendedores permitindo albergar e acolher iniciativas, grupos colaborativos de discussão, criadores de laboratórios de inovação, incubadoras e </w:t>
      </w:r>
      <w:r w:rsidRPr="000F7D2A">
        <w:rPr>
          <w:rFonts w:ascii="Arial" w:hAnsi="Arial" w:cs="Arial"/>
          <w:i/>
        </w:rPr>
        <w:t>start-ups</w:t>
      </w:r>
      <w:r w:rsidRPr="000F7D2A">
        <w:rPr>
          <w:rFonts w:ascii="Arial" w:hAnsi="Arial" w:cs="Arial"/>
        </w:rPr>
        <w:t xml:space="preserve">. De salientar o desaproveitamento atual do papel critico dos investigadores do </w:t>
      </w:r>
      <w:r w:rsidR="00B27D60">
        <w:rPr>
          <w:rFonts w:ascii="Arial" w:hAnsi="Arial" w:cs="Arial"/>
        </w:rPr>
        <w:t>ISEG</w:t>
      </w:r>
      <w:r w:rsidRPr="000F7D2A">
        <w:rPr>
          <w:rFonts w:ascii="Arial" w:hAnsi="Arial" w:cs="Arial"/>
        </w:rPr>
        <w:t xml:space="preserve"> e dos </w:t>
      </w:r>
      <w:ins w:id="142" w:author="João Tomé Calado" w:date="2020-06-10T17:11:00Z">
        <w:r w:rsidR="0033795F">
          <w:rPr>
            <w:rFonts w:ascii="Arial" w:hAnsi="Arial" w:cs="Arial"/>
            <w:i/>
          </w:rPr>
          <w:t>A</w:t>
        </w:r>
      </w:ins>
      <w:del w:id="143" w:author="João Tomé Calado" w:date="2020-06-10T17:11:00Z">
        <w:r w:rsidRPr="000F7D2A" w:rsidDel="0033795F">
          <w:rPr>
            <w:rFonts w:ascii="Arial" w:hAnsi="Arial" w:cs="Arial"/>
            <w:i/>
          </w:rPr>
          <w:delText>a</w:delText>
        </w:r>
      </w:del>
      <w:r w:rsidRPr="000F7D2A">
        <w:rPr>
          <w:rFonts w:ascii="Arial" w:hAnsi="Arial" w:cs="Arial"/>
          <w:i/>
        </w:rPr>
        <w:t>lumni</w:t>
      </w:r>
      <w:r w:rsidRPr="000F7D2A">
        <w:rPr>
          <w:rFonts w:ascii="Arial" w:hAnsi="Arial" w:cs="Arial"/>
        </w:rPr>
        <w:t xml:space="preserve"> como catalisadores da inovação e de acesso ao mercado e comunidade externa dos grupos empreendedores.</w:t>
      </w:r>
    </w:p>
    <w:p w14:paraId="190F474E" w14:textId="7DEC6D20" w:rsidR="000F7D2A" w:rsidRPr="000F7D2A" w:rsidRDefault="000F7D2A" w:rsidP="001E38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  <w:b/>
          <w:i/>
        </w:rPr>
      </w:pPr>
      <w:r w:rsidRPr="000F7D2A">
        <w:rPr>
          <w:rFonts w:ascii="Arial" w:eastAsia="Arial" w:hAnsi="Arial" w:cs="Arial"/>
          <w:b/>
          <w:i/>
        </w:rPr>
        <w:t xml:space="preserve">Área de Empregabilidade: </w:t>
      </w:r>
      <w:r w:rsidRPr="000F7D2A">
        <w:rPr>
          <w:rFonts w:ascii="Arial" w:eastAsia="Arial" w:hAnsi="Arial" w:cs="Arial"/>
        </w:rPr>
        <w:t>não existe um sistema único e integrado que e</w:t>
      </w:r>
      <w:r w:rsidRPr="000F7D2A">
        <w:rPr>
          <w:rFonts w:ascii="Arial" w:hAnsi="Arial" w:cs="Arial"/>
        </w:rPr>
        <w:t>nvolva não só a inserção no mercado trabalho dos seus alunos, mas também estágios curriculares e profissionais, no quadro do acesso às profissões.</w:t>
      </w:r>
    </w:p>
    <w:p w14:paraId="7A2F2EF5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contextualSpacing/>
        <w:jc w:val="both"/>
        <w:rPr>
          <w:rFonts w:ascii="Arial" w:hAnsi="Arial" w:cs="Arial"/>
        </w:rPr>
      </w:pPr>
    </w:p>
    <w:p w14:paraId="19B35B9A" w14:textId="7824BCA3" w:rsidR="00B82151" w:rsidRDefault="000F7D2A" w:rsidP="000F7D2A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0F7D2A">
        <w:rPr>
          <w:rFonts w:ascii="Arial" w:hAnsi="Arial" w:cs="Arial"/>
        </w:rPr>
        <w:t>É</w:t>
      </w:r>
      <w:r w:rsidR="00B82151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assim</w:t>
      </w:r>
      <w:r w:rsidR="00B82151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requisito fundamental que os investimentos a realizar </w:t>
      </w:r>
      <w:r w:rsidR="00176880">
        <w:rPr>
          <w:rFonts w:ascii="Arial" w:hAnsi="Arial" w:cs="Arial"/>
        </w:rPr>
        <w:t>n</w:t>
      </w:r>
      <w:r w:rsidRPr="000F7D2A">
        <w:rPr>
          <w:rFonts w:ascii="Arial" w:hAnsi="Arial" w:cs="Arial"/>
        </w:rPr>
        <w:t>a presente candidatura permitam a obtenção de uma solução</w:t>
      </w:r>
      <w:r w:rsidR="00B82151">
        <w:rPr>
          <w:rFonts w:ascii="Arial" w:hAnsi="Arial" w:cs="Arial"/>
        </w:rPr>
        <w:t xml:space="preserve"> integradora</w:t>
      </w:r>
      <w:r w:rsidRPr="000F7D2A">
        <w:rPr>
          <w:rFonts w:ascii="Arial" w:hAnsi="Arial" w:cs="Arial"/>
        </w:rPr>
        <w:t xml:space="preserve">, que recorrendo a uma abordagem assente em técnicas de </w:t>
      </w:r>
      <w:proofErr w:type="spellStart"/>
      <w:r w:rsidRPr="000F7D2A">
        <w:rPr>
          <w:rFonts w:ascii="Arial" w:hAnsi="Arial" w:cs="Arial"/>
          <w:i/>
        </w:rPr>
        <w:t>Costumer</w:t>
      </w:r>
      <w:proofErr w:type="spellEnd"/>
      <w:r w:rsidRPr="000F7D2A">
        <w:rPr>
          <w:rFonts w:ascii="Arial" w:hAnsi="Arial" w:cs="Arial"/>
          <w:i/>
        </w:rPr>
        <w:t xml:space="preserve"> </w:t>
      </w:r>
      <w:proofErr w:type="spellStart"/>
      <w:r w:rsidRPr="000F7D2A">
        <w:rPr>
          <w:rFonts w:ascii="Arial" w:hAnsi="Arial" w:cs="Arial"/>
          <w:i/>
        </w:rPr>
        <w:t>Relationship</w:t>
      </w:r>
      <w:proofErr w:type="spellEnd"/>
      <w:r w:rsidRPr="000F7D2A">
        <w:rPr>
          <w:rFonts w:ascii="Arial" w:hAnsi="Arial" w:cs="Arial"/>
          <w:i/>
        </w:rPr>
        <w:t xml:space="preserve"> Management</w:t>
      </w:r>
      <w:r w:rsidRPr="000F7D2A">
        <w:rPr>
          <w:rFonts w:ascii="Arial" w:hAnsi="Arial" w:cs="Arial"/>
        </w:rPr>
        <w:t xml:space="preserve"> (CRM) e de </w:t>
      </w:r>
      <w:r w:rsidRPr="000F7D2A">
        <w:rPr>
          <w:rFonts w:ascii="Arial" w:hAnsi="Arial" w:cs="Arial"/>
          <w:i/>
        </w:rPr>
        <w:t xml:space="preserve">data </w:t>
      </w:r>
      <w:proofErr w:type="spellStart"/>
      <w:r w:rsidRPr="000F7D2A">
        <w:rPr>
          <w:rFonts w:ascii="Arial" w:hAnsi="Arial" w:cs="Arial"/>
          <w:i/>
        </w:rPr>
        <w:t>mining</w:t>
      </w:r>
      <w:proofErr w:type="spellEnd"/>
      <w:r w:rsidRPr="000F7D2A">
        <w:rPr>
          <w:rFonts w:ascii="Arial" w:hAnsi="Arial" w:cs="Arial"/>
        </w:rPr>
        <w:t xml:space="preserve"> permita uma interação do </w:t>
      </w:r>
      <w:r w:rsidR="000A7C89">
        <w:rPr>
          <w:rFonts w:ascii="Arial" w:hAnsi="Arial" w:cs="Arial"/>
        </w:rPr>
        <w:t>Instituto</w:t>
      </w:r>
      <w:r w:rsidRPr="000F7D2A">
        <w:rPr>
          <w:rFonts w:ascii="Arial" w:hAnsi="Arial" w:cs="Arial"/>
        </w:rPr>
        <w:t xml:space="preserve"> com os utilizadores (credenciados ou potenciais), que seja feita à medida e adaptativa aos interesses específicos que dinamicamente serão reconhecidos e identificados ao longo do histórico de interações desse utilizador com o ecossistema proposto. </w:t>
      </w:r>
      <w:r w:rsidR="00033144">
        <w:rPr>
          <w:rFonts w:ascii="Arial" w:hAnsi="Arial" w:cs="Arial"/>
        </w:rPr>
        <w:t>D</w:t>
      </w:r>
      <w:r w:rsidRPr="000F7D2A">
        <w:rPr>
          <w:rFonts w:ascii="Arial" w:hAnsi="Arial" w:cs="Arial"/>
        </w:rPr>
        <w:t xml:space="preserve">everá ser </w:t>
      </w:r>
      <w:r w:rsidR="00033144">
        <w:rPr>
          <w:rFonts w:ascii="Arial" w:hAnsi="Arial" w:cs="Arial"/>
        </w:rPr>
        <w:t xml:space="preserve">também </w:t>
      </w:r>
      <w:r w:rsidRPr="000F7D2A">
        <w:rPr>
          <w:rFonts w:ascii="Arial" w:hAnsi="Arial" w:cs="Arial"/>
        </w:rPr>
        <w:t>privilegiada a interatividade e interoperabilidade com soluções existentes ou emergentes</w:t>
      </w:r>
      <w:r w:rsidR="00033144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que contribuam positivamente para o benefício envolv</w:t>
      </w:r>
      <w:r w:rsidR="00033144">
        <w:rPr>
          <w:rFonts w:ascii="Arial" w:hAnsi="Arial" w:cs="Arial"/>
        </w:rPr>
        <w:t>endo</w:t>
      </w:r>
      <w:r w:rsidRPr="000F7D2A">
        <w:rPr>
          <w:rFonts w:ascii="Arial" w:hAnsi="Arial" w:cs="Arial"/>
        </w:rPr>
        <w:t xml:space="preserve"> as seguintes dimensões:</w:t>
      </w:r>
    </w:p>
    <w:p w14:paraId="27A3E266" w14:textId="5FFE7D3E" w:rsidR="00B82151" w:rsidRPr="00B82151" w:rsidRDefault="000F7D2A" w:rsidP="001E3871">
      <w:pPr>
        <w:pStyle w:val="PargrafodaLista"/>
        <w:numPr>
          <w:ilvl w:val="0"/>
          <w:numId w:val="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captação de novos estudantes</w:t>
      </w:r>
      <w:ins w:id="144" w:author="João Tomé Calado" w:date="2020-06-10T17:12:00Z">
        <w:r w:rsidR="0033795F">
          <w:rPr>
            <w:rFonts w:ascii="Arial" w:hAnsi="Arial" w:cs="Arial"/>
          </w:rPr>
          <w:t>;</w:t>
        </w:r>
      </w:ins>
    </w:p>
    <w:p w14:paraId="2317647E" w14:textId="645DFACB" w:rsidR="00B82151" w:rsidRPr="00B82151" w:rsidRDefault="000F7D2A" w:rsidP="001E3871">
      <w:pPr>
        <w:pStyle w:val="PargrafodaLista"/>
        <w:numPr>
          <w:ilvl w:val="0"/>
          <w:numId w:val="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aumento da empregabilidade dos diplomados</w:t>
      </w:r>
      <w:ins w:id="145" w:author="João Tomé Calado" w:date="2020-06-10T17:12:00Z">
        <w:r w:rsidR="0033795F">
          <w:rPr>
            <w:rFonts w:ascii="Arial" w:hAnsi="Arial" w:cs="Arial"/>
          </w:rPr>
          <w:t>;</w:t>
        </w:r>
      </w:ins>
    </w:p>
    <w:p w14:paraId="5E356500" w14:textId="046B3782" w:rsidR="00B82151" w:rsidRPr="00B82151" w:rsidRDefault="000F7D2A" w:rsidP="001E3871">
      <w:pPr>
        <w:pStyle w:val="PargrafodaLista"/>
        <w:numPr>
          <w:ilvl w:val="0"/>
          <w:numId w:val="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melhoria da envolvência da comunidade no processo e ensino aprendizagem (contribui para o saber-fazer, aprendizagem em contexto real de trabalho)</w:t>
      </w:r>
      <w:ins w:id="146" w:author="João Tomé Calado" w:date="2020-06-10T17:12:00Z">
        <w:r w:rsidR="0033795F">
          <w:rPr>
            <w:rFonts w:ascii="Arial" w:hAnsi="Arial" w:cs="Arial"/>
          </w:rPr>
          <w:t>;</w:t>
        </w:r>
      </w:ins>
    </w:p>
    <w:p w14:paraId="4139F656" w14:textId="203D3013" w:rsidR="00B82151" w:rsidRPr="00B82151" w:rsidRDefault="000F7D2A" w:rsidP="001E3871">
      <w:pPr>
        <w:pStyle w:val="PargrafodaLista"/>
        <w:numPr>
          <w:ilvl w:val="0"/>
          <w:numId w:val="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integração dos antigos alunos nas atividades</w:t>
      </w:r>
      <w:r w:rsidR="000A7C89">
        <w:rPr>
          <w:rFonts w:ascii="Arial" w:hAnsi="Arial" w:cs="Arial"/>
        </w:rPr>
        <w:t>,</w:t>
      </w:r>
      <w:r w:rsidRPr="00B82151">
        <w:rPr>
          <w:rFonts w:ascii="Arial" w:hAnsi="Arial" w:cs="Arial"/>
        </w:rPr>
        <w:t xml:space="preserve"> objetivos e iniciativas do </w:t>
      </w:r>
      <w:r w:rsidR="00B27D60">
        <w:rPr>
          <w:rFonts w:ascii="Arial" w:hAnsi="Arial" w:cs="Arial"/>
        </w:rPr>
        <w:t>ISEG</w:t>
      </w:r>
      <w:ins w:id="147" w:author="João Tomé Calado" w:date="2020-06-10T17:12:00Z">
        <w:r w:rsidR="0033795F">
          <w:rPr>
            <w:rFonts w:ascii="Arial" w:hAnsi="Arial" w:cs="Arial"/>
          </w:rPr>
          <w:t>;</w:t>
        </w:r>
      </w:ins>
    </w:p>
    <w:p w14:paraId="5E65F126" w14:textId="666A0511" w:rsidR="00387825" w:rsidRPr="00D96712" w:rsidRDefault="000F7D2A" w:rsidP="001E3871">
      <w:pPr>
        <w:pStyle w:val="PargrafodaLista"/>
        <w:numPr>
          <w:ilvl w:val="0"/>
          <w:numId w:val="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aumento da cooperação com outras entidades públicas e privadas</w:t>
      </w:r>
      <w:ins w:id="148" w:author="João Tomé Calado" w:date="2020-06-10T17:12:00Z">
        <w:r w:rsidR="0033795F">
          <w:rPr>
            <w:rFonts w:ascii="Arial" w:hAnsi="Arial" w:cs="Arial"/>
          </w:rPr>
          <w:t>.</w:t>
        </w:r>
      </w:ins>
    </w:p>
    <w:p w14:paraId="4400E682" w14:textId="12EA5634" w:rsidR="00C6728E" w:rsidRDefault="00C6728E" w:rsidP="00D96712">
      <w:pPr>
        <w:shd w:val="clear" w:color="auto" w:fill="FFFFFF"/>
        <w:ind w:left="851"/>
        <w:jc w:val="both"/>
        <w:rPr>
          <w:rFonts w:ascii="Arial" w:eastAsia="Arial" w:hAnsi="Arial" w:cs="Arial"/>
          <w:color w:val="000000"/>
        </w:rPr>
      </w:pPr>
    </w:p>
    <w:p w14:paraId="378FB4D5" w14:textId="383E3037" w:rsidR="00C6728E" w:rsidRPr="00B27D60" w:rsidRDefault="00B27D60" w:rsidP="00860DF8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4</w:t>
      </w:r>
      <w:r>
        <w:rPr>
          <w:rFonts w:ascii="Arial" w:eastAsia="Arial" w:hAnsi="Arial" w:cs="Arial"/>
          <w:b/>
          <w:color w:val="31849B"/>
          <w:sz w:val="24"/>
          <w:szCs w:val="24"/>
        </w:rPr>
        <w:t>.</w:t>
      </w:r>
      <w:r>
        <w:rPr>
          <w:rFonts w:ascii="Arial" w:eastAsia="Arial" w:hAnsi="Arial" w:cs="Arial"/>
          <w:b/>
          <w:color w:val="31849B"/>
        </w:rPr>
        <w:t>2 Atuais processos objeto de transformação</w:t>
      </w:r>
    </w:p>
    <w:p w14:paraId="43CD0B25" w14:textId="7E9607AD" w:rsidR="00D63CBE" w:rsidRDefault="00D63CBE" w:rsidP="00387825">
      <w:pPr>
        <w:jc w:val="both"/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lastRenderedPageBreak/>
        <w:t>O projeto permitirá a transformação digital dos sistemas e das formas de informação e comunicação ao dispor do ISEG, através de uma clara aposta na simplificação dos processos e na facilitação do acesso a um conjunto alargado de serviços, tecnologias digitais e instrumentos de recolha de dados elencadas no diagnóstico efetuado e especificamente dirigidas ao perfil de cada utilizador, de uma forma agregadora e integrad</w:t>
      </w:r>
      <w:r>
        <w:rPr>
          <w:rFonts w:ascii="Arial" w:eastAsia="Arial" w:hAnsi="Arial" w:cs="Arial"/>
          <w:highlight w:val="white"/>
        </w:rPr>
        <w:t>ora</w:t>
      </w:r>
      <w:r>
        <w:rPr>
          <w:rFonts w:ascii="Arial" w:eastAsia="Arial" w:hAnsi="Arial" w:cs="Arial"/>
          <w:color w:val="000000"/>
          <w:highlight w:val="white"/>
        </w:rPr>
        <w:t xml:space="preserve"> da informação a prestar e da comunicação com os </w:t>
      </w:r>
      <w:proofErr w:type="spellStart"/>
      <w:r w:rsidRPr="00277BD8">
        <w:rPr>
          <w:rFonts w:ascii="Arial" w:eastAsia="Arial" w:hAnsi="Arial" w:cs="Arial"/>
          <w:i/>
          <w:color w:val="000000"/>
          <w:highlight w:val="white"/>
        </w:rPr>
        <w:t>stakeholders</w:t>
      </w:r>
      <w:proofErr w:type="spellEnd"/>
    </w:p>
    <w:p w14:paraId="5CB18084" w14:textId="5CCB2D77" w:rsidR="00D63CBE" w:rsidRPr="00D63CBE" w:rsidRDefault="00D63CBE" w:rsidP="00387825">
      <w:pPr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</w:rPr>
        <w:t xml:space="preserve">Para o efeito, será necessário proceder à implementação de uma solução </w:t>
      </w:r>
      <w:proofErr w:type="spellStart"/>
      <w:r w:rsidRPr="004B62A5">
        <w:rPr>
          <w:rFonts w:ascii="Arial" w:eastAsia="Arial" w:hAnsi="Arial" w:cs="Arial"/>
          <w:i/>
        </w:rPr>
        <w:t>Front</w:t>
      </w:r>
      <w:proofErr w:type="spellEnd"/>
      <w:r w:rsidRPr="004B62A5">
        <w:rPr>
          <w:rFonts w:ascii="Arial" w:eastAsia="Arial" w:hAnsi="Arial" w:cs="Arial"/>
          <w:i/>
        </w:rPr>
        <w:t xml:space="preserve"> </w:t>
      </w:r>
      <w:proofErr w:type="spellStart"/>
      <w:r w:rsidRPr="004B62A5">
        <w:rPr>
          <w:rFonts w:ascii="Arial" w:eastAsia="Arial" w:hAnsi="Arial" w:cs="Arial"/>
          <w:i/>
        </w:rPr>
        <w:t>End</w:t>
      </w:r>
      <w:proofErr w:type="spellEnd"/>
      <w:r>
        <w:rPr>
          <w:rFonts w:ascii="Arial" w:eastAsia="Arial" w:hAnsi="Arial" w:cs="Arial"/>
        </w:rPr>
        <w:t xml:space="preserve"> de suporte multiplataforma, constituída por 5 módulos:</w:t>
      </w:r>
    </w:p>
    <w:p w14:paraId="3DF5D5F4" w14:textId="2737B588" w:rsidR="00B1061F" w:rsidRPr="00B1061F" w:rsidRDefault="00083A5F" w:rsidP="001E3871">
      <w:pPr>
        <w:pStyle w:val="PargrafodaLista"/>
        <w:numPr>
          <w:ilvl w:val="0"/>
          <w:numId w:val="10"/>
        </w:numPr>
        <w:spacing w:before="120" w:after="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Captar Candidatos</w:t>
      </w:r>
    </w:p>
    <w:p w14:paraId="52847842" w14:textId="2B6C8CDC" w:rsidR="00083A5F" w:rsidRPr="00083A5F" w:rsidRDefault="00083A5F" w:rsidP="00083A5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 xml:space="preserve">O </w:t>
      </w:r>
      <w:r w:rsidR="00D63CBE">
        <w:rPr>
          <w:rFonts w:ascii="Arial" w:hAnsi="Arial" w:cs="Arial"/>
        </w:rPr>
        <w:t>ISEG</w:t>
      </w:r>
      <w:r w:rsidRPr="00083A5F">
        <w:rPr>
          <w:rFonts w:ascii="Arial" w:hAnsi="Arial" w:cs="Arial"/>
        </w:rPr>
        <w:t xml:space="preserve"> tem desenvolv</w:t>
      </w:r>
      <w:r w:rsidR="00D63CBE">
        <w:rPr>
          <w:rFonts w:ascii="Arial" w:hAnsi="Arial" w:cs="Arial"/>
        </w:rPr>
        <w:t>ido</w:t>
      </w:r>
      <w:r w:rsidRPr="00083A5F">
        <w:rPr>
          <w:rFonts w:ascii="Arial" w:hAnsi="Arial" w:cs="Arial"/>
        </w:rPr>
        <w:t xml:space="preserve"> ações que visam atrair um maior e mais qualificado número de estudantes. Se no passado uma parte significativa destas ações pressupunha o contacto pessoal com os potenciais novos estudantes e com os seus pais (ou encarregados de educação), na atualidade a maioria dos estudantes chega ao </w:t>
      </w:r>
      <w:del w:id="149" w:author="João Tomé Calado" w:date="2020-06-10T17:13:00Z">
        <w:r w:rsidR="000A7C89" w:rsidDel="00902C41">
          <w:rPr>
            <w:rFonts w:ascii="Arial" w:hAnsi="Arial" w:cs="Arial"/>
          </w:rPr>
          <w:delText>politécnico</w:delText>
        </w:r>
        <w:r w:rsidRPr="00083A5F" w:rsidDel="00902C41">
          <w:rPr>
            <w:rFonts w:ascii="Arial" w:hAnsi="Arial" w:cs="Arial"/>
          </w:rPr>
          <w:delText xml:space="preserve"> </w:delText>
        </w:r>
      </w:del>
      <w:ins w:id="150" w:author="João Tomé Calado" w:date="2020-06-10T17:13:00Z">
        <w:r w:rsidR="00902C41">
          <w:rPr>
            <w:rFonts w:ascii="Arial" w:hAnsi="Arial" w:cs="Arial"/>
          </w:rPr>
          <w:t>ISEG</w:t>
        </w:r>
        <w:r w:rsidR="00902C41" w:rsidRPr="00083A5F">
          <w:rPr>
            <w:rFonts w:ascii="Arial" w:hAnsi="Arial" w:cs="Arial"/>
          </w:rPr>
          <w:t xml:space="preserve"> </w:t>
        </w:r>
      </w:ins>
      <w:r w:rsidRPr="00083A5F">
        <w:rPr>
          <w:rFonts w:ascii="Arial" w:hAnsi="Arial" w:cs="Arial"/>
        </w:rPr>
        <w:t>através da informação disponível no nosso sítio da internet.</w:t>
      </w:r>
    </w:p>
    <w:p w14:paraId="3F0653F1" w14:textId="7E649448" w:rsidR="00083A5F" w:rsidRPr="00083A5F" w:rsidRDefault="00083A5F" w:rsidP="00083A5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>Considera-se, portanto, que as tecnologias e dispositivos digitais, existentes na atualidade, são poderosos veículos de divulgação e captação de estudantes, nomeadamente, por promoverem uma maior interação entre todos os intervenientes, em tempo real e à distância de um</w:t>
      </w:r>
      <w:ins w:id="151" w:author="João Tomé Calado" w:date="2020-06-10T17:13:00Z">
        <w:r w:rsidR="00902C41">
          <w:rPr>
            <w:rFonts w:ascii="Arial" w:hAnsi="Arial" w:cs="Arial"/>
          </w:rPr>
          <w:t xml:space="preserve"> </w:t>
        </w:r>
      </w:ins>
      <w:del w:id="152" w:author="João Tomé Calado" w:date="2020-06-10T17:13:00Z">
        <w:r w:rsidRPr="00083A5F" w:rsidDel="00902C41">
          <w:rPr>
            <w:rFonts w:ascii="Arial" w:hAnsi="Arial" w:cs="Arial"/>
          </w:rPr>
          <w:delText> </w:delText>
        </w:r>
      </w:del>
      <w:proofErr w:type="spellStart"/>
      <w:r w:rsidRPr="004B62A5">
        <w:rPr>
          <w:rFonts w:ascii="Arial" w:hAnsi="Arial" w:cs="Arial"/>
          <w:i/>
        </w:rPr>
        <w:t>click</w:t>
      </w:r>
      <w:proofErr w:type="spellEnd"/>
      <w:r w:rsidRPr="00083A5F">
        <w:rPr>
          <w:rFonts w:ascii="Arial" w:hAnsi="Arial" w:cs="Arial"/>
        </w:rPr>
        <w:t>, possibilitando uma gestão mais eficaz da informação e dos recursos.</w:t>
      </w:r>
    </w:p>
    <w:p w14:paraId="70CF27D4" w14:textId="1EACD6BE" w:rsidR="00083A5F" w:rsidRPr="00083A5F" w:rsidRDefault="00D63CBE" w:rsidP="00083A5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É necessária</w:t>
      </w:r>
      <w:r w:rsidR="00083A5F" w:rsidRPr="00083A5F">
        <w:rPr>
          <w:rFonts w:ascii="Arial" w:hAnsi="Arial" w:cs="Arial"/>
        </w:rPr>
        <w:t xml:space="preserve"> uma utilização mais intensa e adequada de ferramentas digitais no processo de captação de estudantes, na medida em que o seu uso potencia, de uma forma personalizada e remota, a divulgação e gestão da informação associada à oferta formativa disponível, permitindo um melhor esclarecimento das condições de acesso e de ingresso no ensino superior, viabilizando uma conveniente gestão de</w:t>
      </w:r>
      <w:ins w:id="153" w:author="João Tomé Calado" w:date="2020-06-10T17:14:00Z">
        <w:r w:rsidR="00902C41">
          <w:rPr>
            <w:rFonts w:ascii="Arial" w:hAnsi="Arial" w:cs="Arial"/>
          </w:rPr>
          <w:t xml:space="preserve"> </w:t>
        </w:r>
      </w:ins>
      <w:del w:id="154" w:author="João Tomé Calado" w:date="2020-06-10T17:14:00Z">
        <w:r w:rsidR="00083A5F" w:rsidRPr="00083A5F" w:rsidDel="00902C41">
          <w:rPr>
            <w:rFonts w:ascii="Arial" w:hAnsi="Arial" w:cs="Arial"/>
          </w:rPr>
          <w:delText> </w:delText>
        </w:r>
      </w:del>
      <w:r w:rsidR="00083A5F" w:rsidRPr="00083A5F">
        <w:rPr>
          <w:rFonts w:ascii="Arial" w:hAnsi="Arial" w:cs="Arial"/>
        </w:rPr>
        <w:t xml:space="preserve">leads, e constituindo ainda um poderoso instrumento para a captação de estudantes internacionais, </w:t>
      </w:r>
      <w:del w:id="155" w:author="João Tomé Calado" w:date="2020-06-10T17:14:00Z">
        <w:r w:rsidR="00083A5F" w:rsidRPr="00083A5F" w:rsidDel="00902C41">
          <w:rPr>
            <w:rFonts w:ascii="Arial" w:hAnsi="Arial" w:cs="Arial"/>
          </w:rPr>
          <w:delText>através da</w:delText>
        </w:r>
      </w:del>
      <w:ins w:id="156" w:author="João Tomé Calado" w:date="2020-06-10T17:14:00Z">
        <w:r w:rsidR="00902C41">
          <w:rPr>
            <w:rFonts w:ascii="Arial" w:hAnsi="Arial" w:cs="Arial"/>
          </w:rPr>
          <w:t>mediante a</w:t>
        </w:r>
      </w:ins>
      <w:r w:rsidR="00083A5F" w:rsidRPr="00083A5F">
        <w:rPr>
          <w:rFonts w:ascii="Arial" w:hAnsi="Arial" w:cs="Arial"/>
        </w:rPr>
        <w:t xml:space="preserve"> difusão das ações de divulgação internacionais em que o </w:t>
      </w:r>
      <w:r>
        <w:rPr>
          <w:rFonts w:ascii="Arial" w:hAnsi="Arial" w:cs="Arial"/>
        </w:rPr>
        <w:t>ISEG</w:t>
      </w:r>
      <w:r w:rsidR="00083A5F" w:rsidRPr="00083A5F">
        <w:rPr>
          <w:rFonts w:ascii="Arial" w:hAnsi="Arial" w:cs="Arial"/>
        </w:rPr>
        <w:t xml:space="preserve"> participa. Adicionalmente, o uso dessas ferramentas facilitar</w:t>
      </w:r>
      <w:r w:rsidR="00033144">
        <w:rPr>
          <w:rFonts w:ascii="Arial" w:hAnsi="Arial" w:cs="Arial"/>
        </w:rPr>
        <w:t>á</w:t>
      </w:r>
      <w:r w:rsidR="00083A5F" w:rsidRPr="00083A5F">
        <w:rPr>
          <w:rFonts w:ascii="Arial" w:hAnsi="Arial" w:cs="Arial"/>
        </w:rPr>
        <w:t xml:space="preserve"> o acompanhamento e esclarecimento</w:t>
      </w:r>
      <w:r w:rsidR="00A1486A">
        <w:rPr>
          <w:rFonts w:ascii="Arial" w:hAnsi="Arial" w:cs="Arial"/>
        </w:rPr>
        <w:t>s</w:t>
      </w:r>
      <w:r w:rsidR="00083A5F" w:rsidRPr="00083A5F">
        <w:rPr>
          <w:rFonts w:ascii="Arial" w:hAnsi="Arial" w:cs="Arial"/>
        </w:rPr>
        <w:t xml:space="preserve"> a prestar aos estudantes durante as candidaturas, o planeamento e </w:t>
      </w:r>
      <w:r w:rsidR="00033144">
        <w:rPr>
          <w:rFonts w:ascii="Arial" w:hAnsi="Arial" w:cs="Arial"/>
        </w:rPr>
        <w:t xml:space="preserve">a </w:t>
      </w:r>
      <w:r w:rsidR="00083A5F" w:rsidRPr="00083A5F">
        <w:rPr>
          <w:rFonts w:ascii="Arial" w:hAnsi="Arial" w:cs="Arial"/>
        </w:rPr>
        <w:t>divulgação das ações de acolhimento e de inclusão desses estudantes, bem como o apoio a prestar aos estudantes para a regularização da sua permanência legal em Portugal.</w:t>
      </w:r>
    </w:p>
    <w:p w14:paraId="4663B0A8" w14:textId="605C04BB" w:rsidR="00B1061F" w:rsidRDefault="007A4733" w:rsidP="00B1061F">
      <w:pPr>
        <w:pStyle w:val="PargrafodaLista"/>
        <w:spacing w:before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B1061F" w:rsidRPr="00B1061F">
        <w:rPr>
          <w:rFonts w:ascii="Arial" w:hAnsi="Arial" w:cs="Arial"/>
        </w:rPr>
        <w:t>retende</w:t>
      </w:r>
      <w:r w:rsidR="00083A5F">
        <w:rPr>
          <w:rFonts w:ascii="Arial" w:hAnsi="Arial" w:cs="Arial"/>
        </w:rPr>
        <w:t>-se</w:t>
      </w:r>
      <w:r w:rsidR="00B1061F" w:rsidRPr="00B1061F">
        <w:rPr>
          <w:rFonts w:ascii="Arial" w:hAnsi="Arial" w:cs="Arial"/>
        </w:rPr>
        <w:t xml:space="preserve"> a divulgação multilingue </w:t>
      </w:r>
      <w:r w:rsidR="00083A5F">
        <w:rPr>
          <w:rFonts w:ascii="Arial" w:hAnsi="Arial" w:cs="Arial"/>
        </w:rPr>
        <w:t>através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 xml:space="preserve">de ferramentas </w:t>
      </w:r>
      <w:r w:rsidR="00B1061F" w:rsidRPr="00B1061F">
        <w:rPr>
          <w:rFonts w:ascii="Arial" w:hAnsi="Arial" w:cs="Arial"/>
        </w:rPr>
        <w:t>digitais da oferta formativa aos potenciais interessados, nacionais e internacionais</w:t>
      </w:r>
      <w:r w:rsidR="00083A5F"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>p</w:t>
      </w:r>
      <w:r w:rsidR="00B1061F" w:rsidRPr="00B1061F">
        <w:rPr>
          <w:rFonts w:ascii="Arial" w:hAnsi="Arial" w:cs="Arial"/>
        </w:rPr>
        <w:t>ermit</w:t>
      </w:r>
      <w:r w:rsidR="00083A5F">
        <w:rPr>
          <w:rFonts w:ascii="Arial" w:hAnsi="Arial" w:cs="Arial"/>
        </w:rPr>
        <w:t>indo</w:t>
      </w:r>
      <w:r w:rsidR="00B1061F" w:rsidRPr="00B1061F">
        <w:rPr>
          <w:rFonts w:ascii="Arial" w:hAnsi="Arial" w:cs="Arial"/>
        </w:rPr>
        <w:t xml:space="preserve"> a inscrição como utilizador dos potenciais candidatos</w:t>
      </w:r>
      <w:r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que poderá evoluir para identificação com certificação forte, em função do reforço dos laços através do histórico de interações acumulado. </w:t>
      </w:r>
      <w:r w:rsidR="00083A5F">
        <w:rPr>
          <w:rFonts w:ascii="Arial" w:hAnsi="Arial" w:cs="Arial"/>
        </w:rPr>
        <w:t>Este módulo será a</w:t>
      </w:r>
      <w:r w:rsidR="00B1061F" w:rsidRPr="00B1061F">
        <w:rPr>
          <w:rFonts w:ascii="Arial" w:hAnsi="Arial" w:cs="Arial"/>
        </w:rPr>
        <w:t>rticula</w:t>
      </w:r>
      <w:r w:rsidR="00083A5F">
        <w:rPr>
          <w:rFonts w:ascii="Arial" w:hAnsi="Arial" w:cs="Arial"/>
        </w:rPr>
        <w:t>do</w:t>
      </w:r>
      <w:r w:rsidR="00B1061F" w:rsidRPr="00B1061F">
        <w:rPr>
          <w:rFonts w:ascii="Arial" w:hAnsi="Arial" w:cs="Arial"/>
        </w:rPr>
        <w:t xml:space="preserve"> com o sistema de gestão académica no quadro de intenções de candidatura a cursos e formações oferecidas</w:t>
      </w:r>
      <w:r w:rsidR="00083A5F">
        <w:rPr>
          <w:rFonts w:ascii="Arial" w:hAnsi="Arial" w:cs="Arial"/>
        </w:rPr>
        <w:t xml:space="preserve"> e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>i</w:t>
      </w:r>
      <w:r w:rsidR="00B1061F" w:rsidRPr="00B1061F">
        <w:rPr>
          <w:rFonts w:ascii="Arial" w:hAnsi="Arial" w:cs="Arial"/>
        </w:rPr>
        <w:t>ntegra</w:t>
      </w:r>
      <w:r w:rsidR="00083A5F">
        <w:rPr>
          <w:rFonts w:ascii="Arial" w:hAnsi="Arial" w:cs="Arial"/>
        </w:rPr>
        <w:t>rá</w:t>
      </w:r>
      <w:r w:rsidR="00B1061F" w:rsidRPr="00B1061F">
        <w:rPr>
          <w:rFonts w:ascii="Arial" w:hAnsi="Arial" w:cs="Arial"/>
        </w:rPr>
        <w:t xml:space="preserve"> políticas de interação com os candidatos em multiplataforma, que permitirá a futura divulgação proactiva e personalizada das ofertas formativas (conferentes de grau ou outras) consideradas de maior interesse para o candidato</w:t>
      </w:r>
      <w:r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através de técnicas de CRM.</w:t>
      </w:r>
    </w:p>
    <w:p w14:paraId="767118CA" w14:textId="77777777" w:rsidR="00B1061F" w:rsidRPr="00B1061F" w:rsidRDefault="00B1061F" w:rsidP="00B1061F">
      <w:pPr>
        <w:pStyle w:val="PargrafodaLista"/>
        <w:spacing w:before="120"/>
        <w:ind w:left="567"/>
        <w:jc w:val="both"/>
        <w:rPr>
          <w:rFonts w:ascii="Arial" w:hAnsi="Arial" w:cs="Arial"/>
        </w:rPr>
      </w:pPr>
    </w:p>
    <w:p w14:paraId="797D06C0" w14:textId="0C108B01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B1061F">
        <w:rPr>
          <w:rFonts w:ascii="Arial" w:hAnsi="Arial" w:cs="Arial"/>
          <w:u w:val="single"/>
        </w:rPr>
        <w:lastRenderedPageBreak/>
        <w:t>Impacto</w:t>
      </w:r>
      <w:r>
        <w:rPr>
          <w:rFonts w:ascii="Arial" w:hAnsi="Arial" w:cs="Arial"/>
        </w:rPr>
        <w:t xml:space="preserve"> </w:t>
      </w:r>
      <w:r w:rsidRPr="00B1061F">
        <w:rPr>
          <w:rFonts w:ascii="Arial" w:hAnsi="Arial" w:cs="Arial"/>
        </w:rPr>
        <w:t xml:space="preserve">– aumento do número de candidatos e estudantes; constituir </w:t>
      </w:r>
      <w:r>
        <w:rPr>
          <w:rFonts w:ascii="Arial" w:hAnsi="Arial" w:cs="Arial"/>
        </w:rPr>
        <w:t>uma</w:t>
      </w:r>
      <w:r w:rsidRPr="00B1061F">
        <w:rPr>
          <w:rFonts w:ascii="Arial" w:hAnsi="Arial" w:cs="Arial"/>
        </w:rPr>
        <w:t xml:space="preserve"> base de dados de contactos para futura divulgação da oferta formativa; </w:t>
      </w:r>
      <w:bookmarkStart w:id="157" w:name="_Hlk498688003"/>
      <w:r w:rsidRPr="00B1061F">
        <w:rPr>
          <w:rFonts w:ascii="Arial" w:hAnsi="Arial" w:cs="Arial"/>
        </w:rPr>
        <w:t>conceber e desenvolver novas ofertas formativas.</w:t>
      </w:r>
      <w:bookmarkEnd w:id="157"/>
    </w:p>
    <w:p w14:paraId="4C78FF44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7F8170AE" w14:textId="205680C8" w:rsidR="00B1061F" w:rsidRPr="00B1061F" w:rsidRDefault="00083A5F" w:rsidP="001E3871">
      <w:pPr>
        <w:pStyle w:val="PargrafodaLista"/>
        <w:numPr>
          <w:ilvl w:val="0"/>
          <w:numId w:val="1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 xml:space="preserve">Eventos e </w:t>
      </w:r>
      <w:r w:rsidR="00B1061F">
        <w:rPr>
          <w:rFonts w:ascii="Arial" w:hAnsi="Arial" w:cs="Arial"/>
          <w:b/>
        </w:rPr>
        <w:t>Comunidade</w:t>
      </w:r>
    </w:p>
    <w:p w14:paraId="3ABD1BA7" w14:textId="586B74BD" w:rsidR="00083A5F" w:rsidRPr="00083A5F" w:rsidRDefault="007A4733" w:rsidP="00083A5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="00D63CBE">
        <w:rPr>
          <w:rFonts w:ascii="Arial" w:hAnsi="Arial" w:cs="Arial"/>
        </w:rPr>
        <w:t>ISEG</w:t>
      </w:r>
      <w:r w:rsidR="00083A5F" w:rsidRPr="00083A5F">
        <w:rPr>
          <w:rFonts w:ascii="Arial" w:hAnsi="Arial" w:cs="Arial"/>
        </w:rPr>
        <w:t xml:space="preserve"> pretende ser um veículo de coesão institucional, agregando num único sítio a informação e os eventos, contribuindo dessa forma para uma maior visibilidade da instituição perante os diferentes públicos internos e externos.</w:t>
      </w:r>
    </w:p>
    <w:p w14:paraId="01324E1B" w14:textId="0CE443A7" w:rsidR="00B1061F" w:rsidRDefault="00B1061F" w:rsidP="00083A5F">
      <w:pPr>
        <w:pStyle w:val="PargrafodaLista"/>
        <w:spacing w:before="120" w:after="0"/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>Alberga</w:t>
      </w:r>
      <w:r w:rsidR="00083A5F">
        <w:rPr>
          <w:rFonts w:ascii="Arial" w:hAnsi="Arial" w:cs="Arial"/>
        </w:rPr>
        <w:t>rá</w:t>
      </w:r>
      <w:r w:rsidRPr="00083A5F">
        <w:rPr>
          <w:rFonts w:ascii="Arial" w:hAnsi="Arial" w:cs="Arial"/>
        </w:rPr>
        <w:t xml:space="preserve"> digitalmente a comunidade d</w:t>
      </w:r>
      <w:r w:rsidR="007A4733">
        <w:rPr>
          <w:rFonts w:ascii="Arial" w:hAnsi="Arial" w:cs="Arial"/>
        </w:rPr>
        <w:t xml:space="preserve">o </w:t>
      </w:r>
      <w:r w:rsidR="00D17F8C">
        <w:rPr>
          <w:rFonts w:ascii="Arial" w:hAnsi="Arial" w:cs="Arial"/>
        </w:rPr>
        <w:t>I</w:t>
      </w:r>
      <w:r w:rsidR="00D63CBE">
        <w:rPr>
          <w:rFonts w:ascii="Arial" w:hAnsi="Arial" w:cs="Arial"/>
        </w:rPr>
        <w:t>SEG</w:t>
      </w:r>
      <w:r w:rsidRPr="00083A5F">
        <w:rPr>
          <w:rFonts w:ascii="Arial" w:hAnsi="Arial" w:cs="Arial"/>
        </w:rPr>
        <w:t xml:space="preserve">, integrando em rede os diversos atores que </w:t>
      </w:r>
      <w:r w:rsidRPr="00B1061F">
        <w:rPr>
          <w:rFonts w:ascii="Arial" w:hAnsi="Arial" w:cs="Arial"/>
        </w:rPr>
        <w:t>participam na partilha, prestação ou desenvolvimento de benefícios, apoio e serviços de carácter social, desportivo e cultural</w:t>
      </w:r>
      <w:r w:rsidR="00083A5F">
        <w:rPr>
          <w:rFonts w:ascii="Arial" w:hAnsi="Arial" w:cs="Arial"/>
        </w:rPr>
        <w:t>, v</w:t>
      </w:r>
      <w:r w:rsidRPr="00B1061F">
        <w:rPr>
          <w:rFonts w:ascii="Arial" w:hAnsi="Arial" w:cs="Arial"/>
        </w:rPr>
        <w:t>isa</w:t>
      </w:r>
      <w:r w:rsidR="00083A5F">
        <w:rPr>
          <w:rFonts w:ascii="Arial" w:hAnsi="Arial" w:cs="Arial"/>
        </w:rPr>
        <w:t>ndo</w:t>
      </w:r>
      <w:r w:rsidRPr="00B1061F">
        <w:rPr>
          <w:rFonts w:ascii="Arial" w:hAnsi="Arial" w:cs="Arial"/>
        </w:rPr>
        <w:t xml:space="preserve"> a criação de qualidade de vida para a comunidade, </w:t>
      </w:r>
      <w:r w:rsidR="00083A5F">
        <w:rPr>
          <w:rFonts w:ascii="Arial" w:hAnsi="Arial" w:cs="Arial"/>
        </w:rPr>
        <w:t xml:space="preserve">e </w:t>
      </w:r>
      <w:r w:rsidRPr="00B1061F">
        <w:rPr>
          <w:rFonts w:ascii="Arial" w:hAnsi="Arial" w:cs="Arial"/>
        </w:rPr>
        <w:t xml:space="preserve">estabelecendo o </w:t>
      </w:r>
      <w:proofErr w:type="spellStart"/>
      <w:r w:rsidRPr="00B1061F">
        <w:rPr>
          <w:rFonts w:ascii="Arial" w:hAnsi="Arial" w:cs="Arial"/>
          <w:i/>
        </w:rPr>
        <w:t>matching</w:t>
      </w:r>
      <w:proofErr w:type="spellEnd"/>
      <w:r w:rsidRPr="00B1061F">
        <w:rPr>
          <w:rFonts w:ascii="Arial" w:hAnsi="Arial" w:cs="Arial"/>
        </w:rPr>
        <w:t xml:space="preserve"> entre disponibilidades e necessidades, numa lógica de produção colaborativa e de economia circular (bolsas de colaboração para estudantes do Instituto, desporto, criação </w:t>
      </w:r>
      <w:r>
        <w:rPr>
          <w:rFonts w:ascii="Arial" w:hAnsi="Arial" w:cs="Arial"/>
        </w:rPr>
        <w:t xml:space="preserve">de </w:t>
      </w:r>
      <w:r w:rsidRPr="00B1061F">
        <w:rPr>
          <w:rFonts w:ascii="Arial" w:hAnsi="Arial" w:cs="Arial"/>
        </w:rPr>
        <w:t>grupos de interesse, atividades culturais, voluntariado, mobilização para causas sociais emergentes, promoção da saúde e atividades de associativismo estudantil).</w:t>
      </w:r>
    </w:p>
    <w:p w14:paraId="569E6FB0" w14:textId="77777777" w:rsidR="00083A5F" w:rsidRPr="00B1061F" w:rsidRDefault="00083A5F" w:rsidP="00083A5F">
      <w:pPr>
        <w:pStyle w:val="PargrafodaLista"/>
        <w:spacing w:before="120" w:after="0"/>
        <w:ind w:left="567"/>
        <w:jc w:val="both"/>
        <w:rPr>
          <w:rFonts w:ascii="Arial" w:hAnsi="Arial" w:cs="Arial"/>
        </w:rPr>
      </w:pPr>
    </w:p>
    <w:p w14:paraId="01EB0361" w14:textId="3BFE7366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B1061F">
        <w:rPr>
          <w:rFonts w:ascii="Arial" w:hAnsi="Arial" w:cs="Arial"/>
          <w:u w:val="single"/>
        </w:rPr>
        <w:t>Impacto</w:t>
      </w:r>
      <w:r>
        <w:rPr>
          <w:rFonts w:ascii="Arial" w:hAnsi="Arial" w:cs="Arial"/>
        </w:rPr>
        <w:t xml:space="preserve"> </w:t>
      </w:r>
      <w:r w:rsidRPr="00B1061F">
        <w:rPr>
          <w:rFonts w:ascii="Arial" w:hAnsi="Arial" w:cs="Arial"/>
        </w:rPr>
        <w:t xml:space="preserve">– melhorar a qualidade de vida; promoção da cidadania ativa e empenhada; redução do </w:t>
      </w:r>
      <w:del w:id="158" w:author="João Tomé Calado" w:date="2020-06-10T17:15:00Z">
        <w:r w:rsidRPr="00B1061F" w:rsidDel="00902C41">
          <w:rPr>
            <w:rFonts w:ascii="Arial" w:hAnsi="Arial" w:cs="Arial"/>
          </w:rPr>
          <w:delText xml:space="preserve">abandono </w:delText>
        </w:r>
      </w:del>
      <w:ins w:id="159" w:author="João Tomé Calado" w:date="2020-06-10T17:15:00Z">
        <w:r w:rsidR="00902C41">
          <w:rPr>
            <w:rFonts w:ascii="Arial" w:hAnsi="Arial" w:cs="Arial"/>
          </w:rPr>
          <w:t>insucesso</w:t>
        </w:r>
        <w:r w:rsidR="00902C41" w:rsidRPr="00B1061F">
          <w:rPr>
            <w:rFonts w:ascii="Arial" w:hAnsi="Arial" w:cs="Arial"/>
          </w:rPr>
          <w:t xml:space="preserve"> </w:t>
        </w:r>
      </w:ins>
      <w:r w:rsidRPr="00B1061F">
        <w:rPr>
          <w:rFonts w:ascii="Arial" w:hAnsi="Arial" w:cs="Arial"/>
        </w:rPr>
        <w:t>escolar.</w:t>
      </w:r>
    </w:p>
    <w:p w14:paraId="2FED621A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6D0AF2B5" w14:textId="15D928BC" w:rsidR="00B1061F" w:rsidRPr="00B1061F" w:rsidRDefault="00B1061F" w:rsidP="001E3871">
      <w:pPr>
        <w:pStyle w:val="PargrafodaLista"/>
        <w:numPr>
          <w:ilvl w:val="0"/>
          <w:numId w:val="1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 w:rsidRPr="00B1061F">
        <w:rPr>
          <w:rFonts w:ascii="Arial" w:hAnsi="Arial" w:cs="Arial"/>
          <w:b/>
        </w:rPr>
        <w:t>I&amp;DI</w:t>
      </w:r>
    </w:p>
    <w:p w14:paraId="7B89D3F6" w14:textId="6394FE6E" w:rsidR="00083A5F" w:rsidRDefault="00083A5F" w:rsidP="00B1061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 xml:space="preserve">O </w:t>
      </w:r>
      <w:r w:rsidR="00D63CBE">
        <w:rPr>
          <w:rFonts w:ascii="Arial" w:hAnsi="Arial" w:cs="Arial"/>
        </w:rPr>
        <w:t>ISEG</w:t>
      </w:r>
      <w:r w:rsidRPr="00083A5F">
        <w:rPr>
          <w:rFonts w:ascii="Arial" w:hAnsi="Arial" w:cs="Arial"/>
        </w:rPr>
        <w:t xml:space="preserve"> como entidade geradora de conhecimento </w:t>
      </w:r>
      <w:r w:rsidR="00D63CBE">
        <w:rPr>
          <w:rFonts w:ascii="Arial" w:hAnsi="Arial" w:cs="Arial"/>
        </w:rPr>
        <w:t>em diversos</w:t>
      </w:r>
      <w:r w:rsidRPr="00083A5F">
        <w:rPr>
          <w:rFonts w:ascii="Arial" w:hAnsi="Arial" w:cs="Arial"/>
        </w:rPr>
        <w:t xml:space="preserve"> domínios tem como um dos seus objetivos fomentar o financiamento competitivo para ID&amp;I em consórcio com empresas e outras entidades do sistema cient</w:t>
      </w:r>
      <w:r w:rsidR="00A03512">
        <w:rPr>
          <w:rFonts w:ascii="Arial" w:hAnsi="Arial" w:cs="Arial"/>
        </w:rPr>
        <w:t>í</w:t>
      </w:r>
      <w:r w:rsidRPr="00083A5F">
        <w:rPr>
          <w:rFonts w:ascii="Arial" w:hAnsi="Arial" w:cs="Arial"/>
        </w:rPr>
        <w:t>fico e tecnológico nacional e internacional. O impacto e os indicadores de performance destes projetos ID&amp;I capitalizam em desenvolvimento e inovação para as indústrias, empresas e associações</w:t>
      </w:r>
      <w:r w:rsidR="00D63CBE">
        <w:rPr>
          <w:rFonts w:ascii="Arial" w:hAnsi="Arial" w:cs="Arial"/>
        </w:rPr>
        <w:t>, com impacto em todo o território nacional</w:t>
      </w:r>
      <w:r w:rsidRPr="00083A5F">
        <w:rPr>
          <w:rFonts w:ascii="Arial" w:hAnsi="Arial" w:cs="Arial"/>
        </w:rPr>
        <w:t xml:space="preserve">. A intervenção ID&amp;I é uma necessidade dos territórios que se pretendem assumir como inovadores, competitivos e preocupados com o emprego e o equilíbrio social, contribuindo para uma economia mais circular e ambientalmente mais sustentável. O financiamento em ID&amp;I é, por conseguinte, uma necessidade visando dinamizar a inovação nos sistemas produtivos e sociais, </w:t>
      </w:r>
      <w:r w:rsidR="00D63CBE">
        <w:rPr>
          <w:rFonts w:ascii="Arial" w:hAnsi="Arial" w:cs="Arial"/>
        </w:rPr>
        <w:t>em todo o território nacional</w:t>
      </w:r>
      <w:r w:rsidRPr="00083A5F">
        <w:rPr>
          <w:rFonts w:ascii="Arial" w:hAnsi="Arial" w:cs="Arial"/>
        </w:rPr>
        <w:t>, a partir de ativos específicos d</w:t>
      </w:r>
      <w:r w:rsidR="00D63CBE">
        <w:rPr>
          <w:rFonts w:ascii="Arial" w:hAnsi="Arial" w:cs="Arial"/>
        </w:rPr>
        <w:t>e</w:t>
      </w:r>
      <w:r w:rsidRPr="00083A5F">
        <w:rPr>
          <w:rFonts w:ascii="Arial" w:hAnsi="Arial" w:cs="Arial"/>
        </w:rPr>
        <w:t xml:space="preserve"> </w:t>
      </w:r>
      <w:r w:rsidR="00D63CBE">
        <w:rPr>
          <w:rFonts w:ascii="Arial" w:hAnsi="Arial" w:cs="Arial"/>
        </w:rPr>
        <w:t xml:space="preserve">cada </w:t>
      </w:r>
      <w:r w:rsidRPr="00083A5F">
        <w:rPr>
          <w:rFonts w:ascii="Arial" w:hAnsi="Arial" w:cs="Arial"/>
        </w:rPr>
        <w:t>território e contribuir para uma maior produtividade, nível educacional e taxas de emprego</w:t>
      </w:r>
      <w:r w:rsidR="00D63CBE">
        <w:rPr>
          <w:rFonts w:ascii="Arial" w:hAnsi="Arial" w:cs="Arial"/>
        </w:rPr>
        <w:t>, sobretudo nas regiões economicamente mais desfavorecidas</w:t>
      </w:r>
      <w:r w:rsidRPr="00083A5F">
        <w:rPr>
          <w:rFonts w:ascii="Arial" w:hAnsi="Arial" w:cs="Arial"/>
        </w:rPr>
        <w:t>.</w:t>
      </w:r>
      <w:r w:rsidR="004B62A5">
        <w:rPr>
          <w:rFonts w:ascii="Arial" w:hAnsi="Arial" w:cs="Arial"/>
        </w:rPr>
        <w:t xml:space="preserve"> </w:t>
      </w:r>
      <w:r w:rsidR="004B62A5" w:rsidRPr="004B62A5">
        <w:rPr>
          <w:rFonts w:ascii="Arial" w:hAnsi="Arial" w:cs="Arial"/>
        </w:rPr>
        <w:t>O conhecimento gerado pode trazer imensos benefícios económicos e sociais. Uma gestão de Propriedade Intelectual (PI) robusta pode contribuir para que esse valor seja maximizado e protegido. A PI acrescenta outro patamar para disseminar o conhecimento gerado e utiliz</w:t>
      </w:r>
      <w:r w:rsidR="00D17F8C">
        <w:rPr>
          <w:rFonts w:ascii="Arial" w:hAnsi="Arial" w:cs="Arial"/>
        </w:rPr>
        <w:t>á-lo</w:t>
      </w:r>
      <w:r w:rsidR="004B62A5" w:rsidRPr="004B62A5">
        <w:rPr>
          <w:rFonts w:ascii="Arial" w:hAnsi="Arial" w:cs="Arial"/>
        </w:rPr>
        <w:t xml:space="preserve"> no setor económico. Mecanismos digitais de suporte a uma gestão adequada de PI podem ser facilitadores da interação que se pretende entre a investigação aplicada e o tecido económico</w:t>
      </w:r>
      <w:r w:rsidR="00D63CBE">
        <w:rPr>
          <w:rFonts w:ascii="Arial" w:hAnsi="Arial" w:cs="Arial"/>
        </w:rPr>
        <w:t xml:space="preserve"> </w:t>
      </w:r>
      <w:r w:rsidR="004B62A5" w:rsidRPr="004B62A5">
        <w:rPr>
          <w:rFonts w:ascii="Arial" w:hAnsi="Arial" w:cs="Arial"/>
        </w:rPr>
        <w:t>nacional.</w:t>
      </w:r>
    </w:p>
    <w:p w14:paraId="580E02FD" w14:textId="43CBD250" w:rsidR="00B1061F" w:rsidRPr="00B1061F" w:rsidRDefault="00A03512" w:rsidP="00B1061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Este módulo i</w:t>
      </w:r>
      <w:r w:rsidR="00B1061F" w:rsidRPr="00B1061F">
        <w:rPr>
          <w:rFonts w:ascii="Arial" w:hAnsi="Arial" w:cs="Arial"/>
        </w:rPr>
        <w:t xml:space="preserve">ncorpora os estudantes e </w:t>
      </w:r>
      <w:proofErr w:type="spellStart"/>
      <w:r w:rsidR="00B1061F" w:rsidRPr="00B1061F">
        <w:rPr>
          <w:rFonts w:ascii="Arial" w:hAnsi="Arial" w:cs="Arial"/>
          <w:i/>
        </w:rPr>
        <w:t>alumni</w:t>
      </w:r>
      <w:proofErr w:type="spellEnd"/>
      <w:r w:rsidR="00B1061F" w:rsidRPr="00B1061F">
        <w:rPr>
          <w:rFonts w:ascii="Arial" w:hAnsi="Arial" w:cs="Arial"/>
          <w:i/>
        </w:rPr>
        <w:t>,</w:t>
      </w:r>
      <w:r w:rsidR="00B1061F" w:rsidRPr="00B1061F">
        <w:rPr>
          <w:rFonts w:ascii="Arial" w:hAnsi="Arial" w:cs="Arial"/>
        </w:rPr>
        <w:t xml:space="preserve"> os investigadores e outros colaboradores de atividades I&amp;DI</w:t>
      </w:r>
      <w:ins w:id="160" w:author="João Tomé Calado" w:date="2020-06-10T17:16:00Z">
        <w:r w:rsidR="00902C41">
          <w:rPr>
            <w:rFonts w:ascii="Arial" w:hAnsi="Arial" w:cs="Arial"/>
          </w:rPr>
          <w:t xml:space="preserve">, </w:t>
        </w:r>
      </w:ins>
      <w:ins w:id="161" w:author="João Tomé Calado" w:date="2020-06-10T17:17:00Z">
        <w:r w:rsidR="00C159A6">
          <w:rPr>
            <w:rFonts w:ascii="Arial" w:hAnsi="Arial" w:cs="Arial"/>
          </w:rPr>
          <w:t>o</w:t>
        </w:r>
        <w:r w:rsidR="00902C41">
          <w:rPr>
            <w:rFonts w:ascii="Arial" w:hAnsi="Arial" w:cs="Arial"/>
          </w:rPr>
          <w:t xml:space="preserve"> Laboratório de Economia Experimental, </w:t>
        </w:r>
      </w:ins>
      <w:del w:id="162" w:author="João Tomé Calado" w:date="2020-06-10T17:17:00Z">
        <w:r w:rsidR="00B1061F" w:rsidRPr="00B1061F" w:rsidDel="00902C41">
          <w:rPr>
            <w:rFonts w:ascii="Arial" w:hAnsi="Arial" w:cs="Arial"/>
          </w:rPr>
          <w:delText xml:space="preserve"> </w:delText>
        </w:r>
      </w:del>
      <w:r w:rsidR="00B1061F" w:rsidRPr="00B1061F">
        <w:rPr>
          <w:rFonts w:ascii="Arial" w:hAnsi="Arial" w:cs="Arial"/>
        </w:rPr>
        <w:t xml:space="preserve">bem como comunidades e centros </w:t>
      </w:r>
      <w:r w:rsidR="00B1061F" w:rsidRPr="00B1061F">
        <w:rPr>
          <w:rFonts w:ascii="Arial" w:hAnsi="Arial" w:cs="Arial"/>
        </w:rPr>
        <w:lastRenderedPageBreak/>
        <w:t xml:space="preserve">de investigação, financiadores, associações empresariais, </w:t>
      </w:r>
      <w:r w:rsidR="00567E92">
        <w:rPr>
          <w:rFonts w:ascii="Arial" w:hAnsi="Arial" w:cs="Arial"/>
        </w:rPr>
        <w:t>autarquias</w:t>
      </w:r>
      <w:r w:rsidR="00B1061F" w:rsidRPr="00B1061F">
        <w:rPr>
          <w:rFonts w:ascii="Arial" w:hAnsi="Arial" w:cs="Arial"/>
        </w:rPr>
        <w:t xml:space="preserve"> e outras entidades.</w:t>
      </w:r>
      <w:r w:rsidR="007A4733">
        <w:rPr>
          <w:rFonts w:ascii="Arial" w:hAnsi="Arial" w:cs="Arial"/>
        </w:rPr>
        <w:t xml:space="preserve"> </w:t>
      </w:r>
      <w:r w:rsidR="00D17F8C">
        <w:rPr>
          <w:rFonts w:ascii="Arial" w:hAnsi="Arial" w:cs="Arial"/>
        </w:rPr>
        <w:t>Será</w:t>
      </w:r>
      <w:r w:rsidR="00B1061F">
        <w:rPr>
          <w:rFonts w:ascii="Arial" w:hAnsi="Arial" w:cs="Arial"/>
        </w:rPr>
        <w:t xml:space="preserve"> reforç</w:t>
      </w:r>
      <w:r w:rsidR="00D17F8C">
        <w:rPr>
          <w:rFonts w:ascii="Arial" w:hAnsi="Arial" w:cs="Arial"/>
        </w:rPr>
        <w:t>ada a sua</w:t>
      </w:r>
      <w:r w:rsidR="00B1061F" w:rsidRPr="00B1061F">
        <w:rPr>
          <w:rFonts w:ascii="Arial" w:hAnsi="Arial" w:cs="Arial"/>
        </w:rPr>
        <w:t xml:space="preserve"> articulação com </w:t>
      </w:r>
      <w:r w:rsidR="00B1061F">
        <w:rPr>
          <w:rFonts w:ascii="Arial" w:hAnsi="Arial" w:cs="Arial"/>
        </w:rPr>
        <w:t xml:space="preserve">o módulo </w:t>
      </w:r>
      <w:r>
        <w:rPr>
          <w:rFonts w:ascii="Arial" w:hAnsi="Arial" w:cs="Arial"/>
        </w:rPr>
        <w:t>d</w:t>
      </w:r>
      <w:r w:rsidR="00B1061F">
        <w:rPr>
          <w:rFonts w:ascii="Arial" w:hAnsi="Arial" w:cs="Arial"/>
        </w:rPr>
        <w:t>e Empreendedorismo</w:t>
      </w:r>
      <w:r w:rsidR="00B1061F" w:rsidRPr="00B1061F">
        <w:rPr>
          <w:rFonts w:ascii="Arial" w:hAnsi="Arial" w:cs="Arial"/>
        </w:rPr>
        <w:t>.</w:t>
      </w:r>
    </w:p>
    <w:p w14:paraId="2C9579DB" w14:textId="77777777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do </w:t>
      </w:r>
      <w:proofErr w:type="spellStart"/>
      <w:r w:rsidRPr="00B1061F">
        <w:rPr>
          <w:rFonts w:ascii="Arial" w:hAnsi="Arial" w:cs="Arial"/>
          <w:i/>
        </w:rPr>
        <w:t>impact</w:t>
      </w:r>
      <w:proofErr w:type="spellEnd"/>
      <w:r w:rsidRPr="00B1061F">
        <w:rPr>
          <w:rFonts w:ascii="Arial" w:hAnsi="Arial" w:cs="Arial"/>
          <w:i/>
        </w:rPr>
        <w:t xml:space="preserve"> </w:t>
      </w:r>
      <w:proofErr w:type="spellStart"/>
      <w:r w:rsidRPr="00B1061F">
        <w:rPr>
          <w:rFonts w:ascii="Arial" w:hAnsi="Arial" w:cs="Arial"/>
          <w:i/>
        </w:rPr>
        <w:t>factor</w:t>
      </w:r>
      <w:proofErr w:type="spellEnd"/>
      <w:r w:rsidRPr="00B1061F">
        <w:rPr>
          <w:rFonts w:ascii="Arial" w:hAnsi="Arial" w:cs="Arial"/>
        </w:rPr>
        <w:t xml:space="preserve"> da investigação no Instituto e do n.º projetos de I&amp;DI partilhados com a comunidade externa; aumento da transferência de conhecimento.</w:t>
      </w:r>
    </w:p>
    <w:p w14:paraId="7D708725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3B3260BB" w14:textId="2BA68BC5" w:rsidR="00A03512" w:rsidRPr="00A03512" w:rsidRDefault="007834F8" w:rsidP="001E3871">
      <w:pPr>
        <w:pStyle w:val="PargrafodaLista"/>
        <w:numPr>
          <w:ilvl w:val="0"/>
          <w:numId w:val="10"/>
        </w:numPr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Empreendedorismo</w:t>
      </w:r>
    </w:p>
    <w:p w14:paraId="718CC17E" w14:textId="3122B506" w:rsidR="00A03512" w:rsidRPr="00A03512" w:rsidRDefault="00A03512" w:rsidP="00A03512">
      <w:pPr>
        <w:pStyle w:val="PargrafodaLista"/>
        <w:spacing w:before="120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O empreendedorismo não se refer</w:t>
      </w:r>
      <w:r w:rsidR="00ED4FA9">
        <w:rPr>
          <w:rFonts w:ascii="Arial" w:hAnsi="Arial" w:cs="Arial"/>
        </w:rPr>
        <w:t>e</w:t>
      </w:r>
      <w:r w:rsidRPr="00A03512">
        <w:rPr>
          <w:rFonts w:ascii="Arial" w:hAnsi="Arial" w:cs="Arial"/>
        </w:rPr>
        <w:t xml:space="preserve"> exclusivamente ao ato individual de criação, aparecendo também frequentemente associado à dimensão organizacional, seja ela de natureza económica, cultural, social, entre outras. </w:t>
      </w:r>
      <w:r w:rsidR="00ED4FA9">
        <w:rPr>
          <w:rFonts w:ascii="Arial" w:hAnsi="Arial" w:cs="Arial"/>
        </w:rPr>
        <w:t>N</w:t>
      </w:r>
      <w:r w:rsidRPr="00A03512">
        <w:rPr>
          <w:rFonts w:ascii="Arial" w:hAnsi="Arial" w:cs="Arial"/>
        </w:rPr>
        <w:t xml:space="preserve">a medida em que o </w:t>
      </w:r>
      <w:r>
        <w:rPr>
          <w:rFonts w:ascii="Arial" w:hAnsi="Arial" w:cs="Arial"/>
        </w:rPr>
        <w:t>I</w:t>
      </w:r>
      <w:r w:rsidR="00567E92">
        <w:rPr>
          <w:rFonts w:ascii="Arial" w:hAnsi="Arial" w:cs="Arial"/>
        </w:rPr>
        <w:t>SEG</w:t>
      </w:r>
      <w:r w:rsidRPr="00A03512">
        <w:rPr>
          <w:rFonts w:ascii="Arial" w:hAnsi="Arial" w:cs="Arial"/>
        </w:rPr>
        <w:t xml:space="preserve"> integra o empreendedorismo como objeto de estudo em vários cursos da sua vasta oferta formativa, para além de assegurar intervenção em vários daqueles domínios, apresenta-se </w:t>
      </w:r>
      <w:r w:rsidR="00D17F8C">
        <w:rPr>
          <w:rFonts w:ascii="Arial" w:hAnsi="Arial" w:cs="Arial"/>
        </w:rPr>
        <w:t>esta</w:t>
      </w:r>
      <w:r w:rsidRPr="00A0351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operação como uma oportunidade de excelência</w:t>
      </w:r>
      <w:r w:rsidRPr="00A03512">
        <w:rPr>
          <w:rFonts w:ascii="Arial" w:hAnsi="Arial" w:cs="Arial"/>
        </w:rPr>
        <w:t xml:space="preserve"> para o desenvolvimento de uma plataforma que permita uma gestão integrada das atividades nesta área. Como objetivos fundamentais sublinhe</w:t>
      </w:r>
      <w:r w:rsidR="00567E92">
        <w:rPr>
          <w:rFonts w:ascii="Arial" w:hAnsi="Arial" w:cs="Arial"/>
        </w:rPr>
        <w:t>-se</w:t>
      </w:r>
      <w:r w:rsidRPr="00A03512">
        <w:rPr>
          <w:rFonts w:ascii="Arial" w:hAnsi="Arial" w:cs="Arial"/>
        </w:rPr>
        <w:t xml:space="preserve"> </w:t>
      </w:r>
      <w:r w:rsidR="00567E92">
        <w:rPr>
          <w:rFonts w:ascii="Arial" w:hAnsi="Arial" w:cs="Arial"/>
        </w:rPr>
        <w:t xml:space="preserve">a </w:t>
      </w:r>
      <w:r w:rsidRPr="00A03512">
        <w:rPr>
          <w:rFonts w:ascii="Arial" w:hAnsi="Arial" w:cs="Arial"/>
        </w:rPr>
        <w:t>sua interação com empresas e outras organizações do meio envolvente externo.</w:t>
      </w:r>
    </w:p>
    <w:p w14:paraId="3FE7E520" w14:textId="1504F261" w:rsidR="00A03512" w:rsidRPr="00A03512" w:rsidRDefault="00A03512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Concretamente, esta plataforma, para além de facilitar e motivar para a participação de alunos e docentes em concursos de ideias e apoiar as atividades das diversas unidades curriculares em que o tema do empreendedorismo seja abordado, permitirá ainda o reforço de relações com o exterior, ao apresentar a potenciais interessados (promotores e</w:t>
      </w:r>
      <w:r w:rsidR="00D17F8C">
        <w:rPr>
          <w:rFonts w:ascii="Arial" w:hAnsi="Arial" w:cs="Arial"/>
        </w:rPr>
        <w:t xml:space="preserve"> </w:t>
      </w:r>
      <w:r w:rsidRPr="00A03512">
        <w:rPr>
          <w:rFonts w:ascii="Arial" w:hAnsi="Arial" w:cs="Arial"/>
        </w:rPr>
        <w:t xml:space="preserve">investidores) as ideias produzidas, ou mesmo servindo de veículo a solicitações externas para eventual desenvolvimento no </w:t>
      </w:r>
      <w:r w:rsidR="00567E92">
        <w:rPr>
          <w:rFonts w:ascii="Arial" w:hAnsi="Arial" w:cs="Arial"/>
        </w:rPr>
        <w:t>ISEG</w:t>
      </w:r>
      <w:r w:rsidRPr="00A03512">
        <w:rPr>
          <w:rFonts w:ascii="Arial" w:hAnsi="Arial" w:cs="Arial"/>
        </w:rPr>
        <w:t>.</w:t>
      </w:r>
    </w:p>
    <w:p w14:paraId="7B14404D" w14:textId="1DA9BC98" w:rsidR="00A03512" w:rsidRDefault="00A03512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Esta ferramenta facilita</w:t>
      </w:r>
      <w:r w:rsidR="00ED4FA9">
        <w:rPr>
          <w:rFonts w:ascii="Arial" w:hAnsi="Arial" w:cs="Arial"/>
        </w:rPr>
        <w:t>rá</w:t>
      </w:r>
      <w:r w:rsidRPr="00A03512">
        <w:rPr>
          <w:rFonts w:ascii="Arial" w:hAnsi="Arial" w:cs="Arial"/>
        </w:rPr>
        <w:t xml:space="preserve"> a interação entre alunos e docentes das várias unidades curriculares de empreendedorismo</w:t>
      </w:r>
      <w:r w:rsidR="00ED4FA9">
        <w:rPr>
          <w:rFonts w:ascii="Arial" w:hAnsi="Arial" w:cs="Arial"/>
        </w:rPr>
        <w:t xml:space="preserve"> e</w:t>
      </w:r>
      <w:r w:rsidRPr="00A03512">
        <w:rPr>
          <w:rFonts w:ascii="Arial" w:hAnsi="Arial" w:cs="Arial"/>
        </w:rPr>
        <w:t xml:space="preserve"> viabilizar</w:t>
      </w:r>
      <w:r w:rsidR="00ED4FA9">
        <w:rPr>
          <w:rFonts w:ascii="Arial" w:hAnsi="Arial" w:cs="Arial"/>
        </w:rPr>
        <w:t>á</w:t>
      </w:r>
      <w:r w:rsidRPr="00A03512">
        <w:rPr>
          <w:rFonts w:ascii="Arial" w:hAnsi="Arial" w:cs="Arial"/>
        </w:rPr>
        <w:t xml:space="preserve"> o aprofundamento progressivo de ideias de negócio ao longo do percurso académico dos alunos (e grupos), de modo a que em cada ano curricular vão sendo acrescentadas etapas do processo, no âmbito das especificidades das diversas unidades curriculares.</w:t>
      </w:r>
    </w:p>
    <w:p w14:paraId="6F7BCFCA" w14:textId="3B856C12" w:rsidR="004B62A5" w:rsidRDefault="00ED4FA9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4B62A5" w:rsidRPr="004B62A5">
        <w:rPr>
          <w:rFonts w:ascii="Arial" w:hAnsi="Arial" w:cs="Arial"/>
        </w:rPr>
        <w:t xml:space="preserve"> plataforma deverá ainda constituir-se como um instrumento privilegiado de interação com outras plataformas nacionais e internacionais (como, por exemplo “</w:t>
      </w:r>
      <w:proofErr w:type="spellStart"/>
      <w:r w:rsidR="004B62A5" w:rsidRPr="004B62A5">
        <w:rPr>
          <w:rFonts w:ascii="Arial" w:hAnsi="Arial" w:cs="Arial"/>
          <w:i/>
        </w:rPr>
        <w:t>Beta-i</w:t>
      </w:r>
      <w:proofErr w:type="spellEnd"/>
      <w:r w:rsidR="004B62A5" w:rsidRPr="004B62A5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e</w:t>
      </w:r>
      <w:r w:rsidR="004B62A5" w:rsidRPr="004B62A5">
        <w:rPr>
          <w:rFonts w:ascii="Arial" w:hAnsi="Arial" w:cs="Arial"/>
        </w:rPr>
        <w:t xml:space="preserve"> "</w:t>
      </w:r>
      <w:proofErr w:type="spellStart"/>
      <w:r w:rsidR="004B62A5" w:rsidRPr="004B62A5">
        <w:rPr>
          <w:rFonts w:ascii="Arial" w:hAnsi="Arial" w:cs="Arial"/>
          <w:i/>
        </w:rPr>
        <w:t>Born</w:t>
      </w:r>
      <w:proofErr w:type="spellEnd"/>
      <w:r w:rsidR="004B62A5" w:rsidRPr="004B62A5">
        <w:rPr>
          <w:rFonts w:ascii="Arial" w:hAnsi="Arial" w:cs="Arial"/>
          <w:i/>
        </w:rPr>
        <w:t xml:space="preserve"> for </w:t>
      </w:r>
      <w:proofErr w:type="spellStart"/>
      <w:r w:rsidR="004B62A5" w:rsidRPr="004B62A5">
        <w:rPr>
          <w:rFonts w:ascii="Arial" w:hAnsi="Arial" w:cs="Arial"/>
          <w:i/>
        </w:rPr>
        <w:t>Kno</w:t>
      </w:r>
      <w:r w:rsidR="00D03A6C">
        <w:rPr>
          <w:rFonts w:ascii="Arial" w:hAnsi="Arial" w:cs="Arial"/>
          <w:i/>
        </w:rPr>
        <w:t>w</w:t>
      </w:r>
      <w:r w:rsidR="004B62A5" w:rsidRPr="004B62A5">
        <w:rPr>
          <w:rFonts w:ascii="Arial" w:hAnsi="Arial" w:cs="Arial"/>
          <w:i/>
        </w:rPr>
        <w:t>ledge</w:t>
      </w:r>
      <w:proofErr w:type="spellEnd"/>
      <w:r w:rsidR="004B62A5" w:rsidRPr="004B62A5">
        <w:rPr>
          <w:rFonts w:ascii="Arial" w:hAnsi="Arial" w:cs="Arial"/>
        </w:rPr>
        <w:t>") dedicadas à temática do empreendedorismo, através das quais se potencie o envolvimento em concursos de ideias, se tome conhecimento de eventuais apoios financeiros aos projetos de negócio e se facilite o envolvimento em redes relacionais de natureza empreendedora.</w:t>
      </w:r>
    </w:p>
    <w:p w14:paraId="0B765566" w14:textId="454DEDE5" w:rsidR="00B1061F" w:rsidRPr="007834F8" w:rsidRDefault="00B1061F" w:rsidP="007834F8">
      <w:pPr>
        <w:ind w:left="567"/>
        <w:jc w:val="both"/>
        <w:rPr>
          <w:rFonts w:ascii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da empregabilidade pela criação do próprio negócio e de novas oportunidades de investigação e de financiamento para desenvolvimento de novas áreas.</w:t>
      </w:r>
    </w:p>
    <w:p w14:paraId="55B6D97C" w14:textId="77777777" w:rsidR="00B1061F" w:rsidRPr="00B1061F" w:rsidRDefault="00B1061F" w:rsidP="00D30A82">
      <w:pPr>
        <w:pStyle w:val="PargrafodaLista"/>
        <w:spacing w:after="0"/>
        <w:ind w:left="1080"/>
        <w:jc w:val="both"/>
        <w:rPr>
          <w:rFonts w:ascii="Arial" w:eastAsia="Arial" w:hAnsi="Arial" w:cs="Arial"/>
        </w:rPr>
      </w:pPr>
    </w:p>
    <w:p w14:paraId="62C2430F" w14:textId="3FE32553" w:rsidR="00B1061F" w:rsidRPr="00B1061F" w:rsidRDefault="007834F8" w:rsidP="001E3871">
      <w:pPr>
        <w:pStyle w:val="PargrafodaLista"/>
        <w:numPr>
          <w:ilvl w:val="0"/>
          <w:numId w:val="1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Empregabilidade</w:t>
      </w:r>
    </w:p>
    <w:p w14:paraId="51938E8F" w14:textId="337284C4" w:rsidR="00B1061F" w:rsidRPr="00B1061F" w:rsidRDefault="00B1061F" w:rsidP="007834F8">
      <w:pPr>
        <w:ind w:left="567"/>
        <w:jc w:val="both"/>
        <w:rPr>
          <w:rFonts w:ascii="Arial" w:hAnsi="Arial" w:cs="Arial"/>
        </w:rPr>
      </w:pPr>
      <w:r w:rsidRPr="00B1061F">
        <w:rPr>
          <w:rFonts w:ascii="Arial" w:hAnsi="Arial" w:cs="Arial"/>
        </w:rPr>
        <w:t xml:space="preserve">Inclui todos os estudantes e </w:t>
      </w:r>
      <w:del w:id="163" w:author="João Tomé Calado" w:date="2020-06-10T18:32:00Z">
        <w:r w:rsidR="005761F0" w:rsidDel="006B3326">
          <w:rPr>
            <w:rFonts w:ascii="Arial" w:hAnsi="Arial" w:cs="Arial"/>
            <w:i/>
          </w:rPr>
          <w:delText>al</w:delText>
        </w:r>
        <w:r w:rsidRPr="00B1061F" w:rsidDel="006B3326">
          <w:rPr>
            <w:rFonts w:ascii="Arial" w:hAnsi="Arial" w:cs="Arial"/>
            <w:i/>
          </w:rPr>
          <w:delText>umni</w:delText>
        </w:r>
        <w:r w:rsidRPr="00B1061F" w:rsidDel="006B3326">
          <w:rPr>
            <w:rFonts w:ascii="Arial" w:hAnsi="Arial" w:cs="Arial"/>
          </w:rPr>
          <w:delText xml:space="preserve"> </w:delText>
        </w:r>
      </w:del>
      <w:ins w:id="164" w:author="João Tomé Calado" w:date="2020-06-10T18:32:00Z">
        <w:r w:rsidR="006B3326">
          <w:rPr>
            <w:rFonts w:ascii="Arial" w:hAnsi="Arial" w:cs="Arial"/>
            <w:i/>
          </w:rPr>
          <w:t>Al</w:t>
        </w:r>
        <w:r w:rsidR="006B3326" w:rsidRPr="00B1061F">
          <w:rPr>
            <w:rFonts w:ascii="Arial" w:hAnsi="Arial" w:cs="Arial"/>
            <w:i/>
          </w:rPr>
          <w:t>umni</w:t>
        </w:r>
        <w:r w:rsidR="006B3326" w:rsidRPr="00B1061F">
          <w:rPr>
            <w:rFonts w:ascii="Arial" w:hAnsi="Arial" w:cs="Arial"/>
          </w:rPr>
          <w:t xml:space="preserve"> </w:t>
        </w:r>
      </w:ins>
      <w:r w:rsidR="00ED4FA9">
        <w:rPr>
          <w:rFonts w:ascii="Arial" w:hAnsi="Arial" w:cs="Arial"/>
        </w:rPr>
        <w:t xml:space="preserve">e </w:t>
      </w:r>
      <w:r w:rsidRPr="00B1061F">
        <w:rPr>
          <w:rFonts w:ascii="Arial" w:hAnsi="Arial" w:cs="Arial"/>
        </w:rPr>
        <w:t>envolve também o IEFP, entidades empregadoras, respetivas associações, ordens profissionais, agências de emprego nacional e internacional. Envolve a inserção no mercado trabalho e também estágios curriculares e profissionais, no quadro do acesso às profissões.</w:t>
      </w:r>
    </w:p>
    <w:p w14:paraId="24D0E44F" w14:textId="77777777" w:rsidR="00B1061F" w:rsidRPr="00B1061F" w:rsidRDefault="00B1061F" w:rsidP="007834F8">
      <w:pPr>
        <w:spacing w:before="120" w:after="120"/>
        <w:ind w:left="567"/>
        <w:jc w:val="both"/>
        <w:rPr>
          <w:rFonts w:ascii="Arial" w:eastAsia="Arial" w:hAnsi="Arial" w:cs="Arial"/>
        </w:rPr>
      </w:pPr>
      <w:r w:rsidRPr="007834F8">
        <w:rPr>
          <w:rFonts w:ascii="Arial" w:hAnsi="Arial" w:cs="Arial"/>
          <w:u w:val="single"/>
        </w:rPr>
        <w:lastRenderedPageBreak/>
        <w:t>Impacto</w:t>
      </w:r>
      <w:r w:rsidRPr="00B1061F">
        <w:rPr>
          <w:rFonts w:ascii="Arial" w:hAnsi="Arial" w:cs="Arial"/>
        </w:rPr>
        <w:t xml:space="preserve"> – aumento da empregabilidade; evidência das tendências de mercado potenciadora de conceção e desenvolvimento de novas ofertas formativas.</w:t>
      </w:r>
    </w:p>
    <w:p w14:paraId="1C96E660" w14:textId="52171F4A" w:rsidR="00C6728E" w:rsidRDefault="00B1061F" w:rsidP="00567E92">
      <w:pPr>
        <w:spacing w:before="120" w:after="120"/>
        <w:jc w:val="both"/>
        <w:rPr>
          <w:rFonts w:ascii="Arial" w:eastAsia="Arial" w:hAnsi="Arial" w:cs="Arial"/>
        </w:rPr>
      </w:pPr>
      <w:r w:rsidRPr="00B1061F">
        <w:rPr>
          <w:rFonts w:ascii="Arial" w:eastAsia="Arial" w:hAnsi="Arial" w:cs="Arial"/>
        </w:rPr>
        <w:t xml:space="preserve">Esta candidatura </w:t>
      </w:r>
      <w:r w:rsidR="00D17F8C">
        <w:rPr>
          <w:rFonts w:ascii="Arial" w:eastAsia="Arial" w:hAnsi="Arial" w:cs="Arial"/>
        </w:rPr>
        <w:t>possui</w:t>
      </w:r>
      <w:r w:rsidRPr="00B1061F">
        <w:rPr>
          <w:rFonts w:ascii="Arial" w:eastAsia="Arial" w:hAnsi="Arial" w:cs="Arial"/>
        </w:rPr>
        <w:t xml:space="preserve"> carácter de Inovação com impacto muito relevante no modelo organizacional do </w:t>
      </w:r>
      <w:r w:rsidR="00567E92">
        <w:rPr>
          <w:rFonts w:ascii="Arial" w:eastAsia="Arial" w:hAnsi="Arial" w:cs="Arial"/>
        </w:rPr>
        <w:t>ISEG</w:t>
      </w:r>
      <w:r w:rsidRPr="00B1061F">
        <w:rPr>
          <w:rFonts w:ascii="Arial" w:eastAsia="Arial" w:hAnsi="Arial" w:cs="Arial"/>
        </w:rPr>
        <w:t xml:space="preserve">, traduzindo-se num elevado grau de simplificação e de </w:t>
      </w:r>
      <w:r w:rsidR="00567E92">
        <w:rPr>
          <w:rFonts w:ascii="Arial" w:eastAsia="Arial" w:hAnsi="Arial" w:cs="Arial"/>
        </w:rPr>
        <w:t>acesso à informação</w:t>
      </w:r>
      <w:r w:rsidRPr="00B1061F">
        <w:rPr>
          <w:rFonts w:ascii="Arial" w:eastAsia="Arial" w:hAnsi="Arial" w:cs="Arial"/>
        </w:rPr>
        <w:t xml:space="preserve"> e potenciando fortemente a intensidade de utilização das TIC. O projeto contempla uma inovação de natureza radical para o Instituto e nova para a Administração Pública, pois traduzir-se-á numa solução inovadora e integradora que proporcionará a junção de 4 variáveis que, habitualmente, funcionam em separado: ensino, investigação, empregadores </w:t>
      </w:r>
      <w:r w:rsidR="00ED4FA9">
        <w:rPr>
          <w:rFonts w:ascii="Arial" w:eastAsia="Arial" w:hAnsi="Arial" w:cs="Arial"/>
        </w:rPr>
        <w:t xml:space="preserve">e </w:t>
      </w:r>
      <w:r w:rsidRPr="00B1061F">
        <w:rPr>
          <w:rFonts w:ascii="Arial" w:eastAsia="Arial" w:hAnsi="Arial" w:cs="Arial"/>
        </w:rPr>
        <w:t>comunidade.</w:t>
      </w:r>
    </w:p>
    <w:p w14:paraId="2A360D81" w14:textId="5C183A50" w:rsidR="000B7703" w:rsidRDefault="000B7703" w:rsidP="007834F8">
      <w:pPr>
        <w:shd w:val="clear" w:color="auto" w:fill="FFFFFF"/>
        <w:ind w:left="851"/>
        <w:jc w:val="both"/>
        <w:rPr>
          <w:rFonts w:ascii="Arial" w:eastAsia="Arial" w:hAnsi="Arial" w:cs="Arial"/>
        </w:rPr>
      </w:pPr>
    </w:p>
    <w:p w14:paraId="6E4FB8ED" w14:textId="04A5ED1F" w:rsidR="00C6728E" w:rsidRPr="00567E92" w:rsidRDefault="00567E92" w:rsidP="00D30A82">
      <w:pPr>
        <w:shd w:val="clear" w:color="auto" w:fill="FFFFFF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1849B"/>
        </w:rPr>
        <w:t>4.3 Análise de custo/benefício da operação</w:t>
      </w:r>
    </w:p>
    <w:p w14:paraId="7C75B4F3" w14:textId="08747523" w:rsidR="00567E92" w:rsidRDefault="00567E92" w:rsidP="00D30A82">
      <w:pPr>
        <w:shd w:val="clear" w:color="auto" w:fill="FFFFFF"/>
        <w:jc w:val="both"/>
      </w:pPr>
      <w:r>
        <w:rPr>
          <w:rFonts w:ascii="Arial" w:eastAsia="Arial" w:hAnsi="Arial" w:cs="Arial"/>
          <w:b/>
        </w:rPr>
        <w:t>Custos detalhados de implementação e de exploração a 3 anos</w:t>
      </w:r>
    </w:p>
    <w:p w14:paraId="0552B996" w14:textId="30CEAC85" w:rsidR="00567E92" w:rsidRDefault="00567E92" w:rsidP="004D383E">
      <w:pPr>
        <w:shd w:val="clear" w:color="auto" w:fill="FFFFFF"/>
        <w:jc w:val="both"/>
      </w:pPr>
      <w:r>
        <w:rPr>
          <w:rFonts w:ascii="Arial" w:eastAsia="Arial" w:hAnsi="Arial" w:cs="Arial"/>
        </w:rPr>
        <w:t>Valor de investimento (</w:t>
      </w:r>
      <w:r w:rsidR="0082451B">
        <w:rPr>
          <w:rFonts w:ascii="Arial" w:eastAsia="Arial" w:hAnsi="Arial" w:cs="Arial"/>
        </w:rPr>
        <w:t xml:space="preserve">com </w:t>
      </w:r>
      <w:r>
        <w:rPr>
          <w:rFonts w:ascii="Arial" w:eastAsia="Arial" w:hAnsi="Arial" w:cs="Arial"/>
        </w:rPr>
        <w:t>IVA incluído), com a presente operação, nas várias atividades:</w:t>
      </w:r>
    </w:p>
    <w:p w14:paraId="1EA780D1" w14:textId="429574AA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>Diagnóstico, definição de estratégia e de plano operacional</w:t>
      </w:r>
      <w:r w:rsidRPr="0082451B">
        <w:rPr>
          <w:rFonts w:ascii="Arial" w:eastAsia="Arial" w:hAnsi="Arial" w:cs="Arial"/>
          <w:color w:val="000000"/>
          <w:highlight w:val="white"/>
        </w:rPr>
        <w:t xml:space="preserve">: </w:t>
      </w:r>
      <w:r w:rsidRPr="0082451B">
        <w:rPr>
          <w:rFonts w:ascii="Arial" w:eastAsia="Arial" w:hAnsi="Arial" w:cs="Arial"/>
          <w:color w:val="000000"/>
        </w:rPr>
        <w:t>3</w:t>
      </w:r>
      <w:r w:rsidR="0082451B">
        <w:rPr>
          <w:rFonts w:ascii="Arial" w:eastAsia="Arial" w:hAnsi="Arial" w:cs="Arial"/>
          <w:color w:val="000000"/>
        </w:rPr>
        <w:t>6</w:t>
      </w:r>
      <w:r w:rsidRPr="0082451B">
        <w:rPr>
          <w:rFonts w:ascii="Arial" w:eastAsia="Arial" w:hAnsi="Arial" w:cs="Arial"/>
          <w:color w:val="000000"/>
        </w:rPr>
        <w:t>.</w:t>
      </w:r>
      <w:r w:rsidR="0082451B">
        <w:rPr>
          <w:rFonts w:ascii="Arial" w:eastAsia="Arial" w:hAnsi="Arial" w:cs="Arial"/>
          <w:color w:val="000000"/>
        </w:rPr>
        <w:t>9</w:t>
      </w:r>
      <w:r w:rsidRPr="0082451B">
        <w:rPr>
          <w:rFonts w:ascii="Arial" w:eastAsia="Arial" w:hAnsi="Arial" w:cs="Arial"/>
          <w:color w:val="000000"/>
        </w:rPr>
        <w:t>00 €</w:t>
      </w:r>
    </w:p>
    <w:p w14:paraId="3F797F78" w14:textId="5DBB3D91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Desenho da arquitetura funcional e técnica da plataforma: </w:t>
      </w:r>
      <w:r w:rsidRPr="0082451B">
        <w:rPr>
          <w:rFonts w:ascii="Arial" w:eastAsia="Arial" w:hAnsi="Arial" w:cs="Arial"/>
          <w:color w:val="000000"/>
        </w:rPr>
        <w:t>2</w:t>
      </w:r>
      <w:r w:rsidR="00404903">
        <w:rPr>
          <w:rFonts w:ascii="Arial" w:eastAsia="Arial" w:hAnsi="Arial" w:cs="Arial"/>
          <w:color w:val="000000"/>
        </w:rPr>
        <w:t>4</w:t>
      </w:r>
      <w:r w:rsidRPr="0082451B">
        <w:rPr>
          <w:rFonts w:ascii="Arial" w:eastAsia="Arial" w:hAnsi="Arial" w:cs="Arial"/>
          <w:color w:val="000000"/>
        </w:rPr>
        <w:t>.</w:t>
      </w:r>
      <w:r w:rsidR="0082451B">
        <w:rPr>
          <w:rFonts w:ascii="Arial" w:eastAsia="Arial" w:hAnsi="Arial" w:cs="Arial"/>
          <w:color w:val="000000"/>
        </w:rPr>
        <w:t>6</w:t>
      </w:r>
      <w:r w:rsidRPr="0082451B">
        <w:rPr>
          <w:rFonts w:ascii="Arial" w:eastAsia="Arial" w:hAnsi="Arial" w:cs="Arial"/>
          <w:color w:val="000000"/>
        </w:rPr>
        <w:t>00 €</w:t>
      </w:r>
    </w:p>
    <w:p w14:paraId="50536BCF" w14:textId="146ACE8D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Desenvolvimento da plataforma: </w:t>
      </w:r>
      <w:r w:rsidR="0082451B">
        <w:rPr>
          <w:rFonts w:ascii="Arial" w:eastAsia="Arial" w:hAnsi="Arial" w:cs="Arial"/>
          <w:color w:val="000000"/>
        </w:rPr>
        <w:t>73</w:t>
      </w:r>
      <w:r w:rsidRPr="0082451B">
        <w:rPr>
          <w:rFonts w:ascii="Arial" w:eastAsia="Arial" w:hAnsi="Arial" w:cs="Arial"/>
          <w:color w:val="000000"/>
        </w:rPr>
        <w:t>.</w:t>
      </w:r>
      <w:r w:rsidR="0082451B">
        <w:rPr>
          <w:rFonts w:ascii="Arial" w:eastAsia="Arial" w:hAnsi="Arial" w:cs="Arial"/>
          <w:color w:val="000000"/>
        </w:rPr>
        <w:t>8</w:t>
      </w:r>
      <w:r w:rsidRPr="0082451B">
        <w:rPr>
          <w:rFonts w:ascii="Arial" w:eastAsia="Arial" w:hAnsi="Arial" w:cs="Arial"/>
          <w:color w:val="000000"/>
        </w:rPr>
        <w:t>00 €</w:t>
      </w:r>
    </w:p>
    <w:p w14:paraId="7BF7BBE2" w14:textId="00340176" w:rsidR="00567E92" w:rsidRPr="0082451B" w:rsidRDefault="0082451B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Implementação, Formação e Capacitação </w:t>
      </w:r>
      <w:proofErr w:type="spellStart"/>
      <w:r w:rsidRPr="0082451B">
        <w:rPr>
          <w:rFonts w:ascii="Arial" w:hAnsi="Arial" w:cs="Arial"/>
        </w:rPr>
        <w:t>on</w:t>
      </w:r>
      <w:proofErr w:type="spellEnd"/>
      <w:r w:rsidRPr="0082451B">
        <w:rPr>
          <w:rFonts w:ascii="Arial" w:hAnsi="Arial" w:cs="Arial"/>
        </w:rPr>
        <w:t xml:space="preserve"> Job</w:t>
      </w:r>
      <w:r w:rsidR="00567E92" w:rsidRPr="0082451B">
        <w:rPr>
          <w:rFonts w:ascii="Arial" w:eastAsia="Arial" w:hAnsi="Arial" w:cs="Arial"/>
          <w:color w:val="000000"/>
        </w:rPr>
        <w:t>: 1</w:t>
      </w:r>
      <w:r>
        <w:rPr>
          <w:rFonts w:ascii="Arial" w:eastAsia="Arial" w:hAnsi="Arial" w:cs="Arial"/>
          <w:color w:val="000000"/>
        </w:rPr>
        <w:t>59</w:t>
      </w:r>
      <w:r w:rsidR="00567E92" w:rsidRPr="0082451B"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</w:rPr>
        <w:t>9</w:t>
      </w:r>
      <w:r w:rsidRPr="0082451B">
        <w:rPr>
          <w:rFonts w:ascii="Arial" w:eastAsia="Arial" w:hAnsi="Arial" w:cs="Arial"/>
          <w:color w:val="000000"/>
        </w:rPr>
        <w:t>0</w:t>
      </w:r>
      <w:r w:rsidR="00567E92" w:rsidRPr="0082451B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 xml:space="preserve"> €</w:t>
      </w:r>
    </w:p>
    <w:p w14:paraId="73222B31" w14:textId="0789E14B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eastAsia="Arial" w:hAnsi="Arial" w:cs="Arial"/>
          <w:color w:val="000000"/>
        </w:rPr>
        <w:t xml:space="preserve">Promoção e Divulgação da Operação: </w:t>
      </w:r>
      <w:r w:rsidR="0082451B" w:rsidRPr="0082451B">
        <w:rPr>
          <w:rFonts w:ascii="Arial" w:eastAsia="Arial" w:hAnsi="Arial" w:cs="Arial"/>
          <w:color w:val="000000"/>
        </w:rPr>
        <w:t>3</w:t>
      </w:r>
      <w:r w:rsidR="0082451B">
        <w:rPr>
          <w:rFonts w:ascii="Arial" w:eastAsia="Arial" w:hAnsi="Arial" w:cs="Arial"/>
          <w:color w:val="000000"/>
        </w:rPr>
        <w:t>6</w:t>
      </w:r>
      <w:r w:rsidRPr="0082451B">
        <w:rPr>
          <w:rFonts w:ascii="Arial" w:eastAsia="Arial" w:hAnsi="Arial" w:cs="Arial"/>
          <w:color w:val="000000"/>
        </w:rPr>
        <w:t>.</w:t>
      </w:r>
      <w:r w:rsidR="0082451B">
        <w:rPr>
          <w:rFonts w:ascii="Arial" w:eastAsia="Arial" w:hAnsi="Arial" w:cs="Arial"/>
          <w:color w:val="000000"/>
        </w:rPr>
        <w:t>9</w:t>
      </w:r>
      <w:r w:rsidR="0082451B" w:rsidRPr="0082451B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</w:t>
      </w:r>
      <w:r w:rsidR="0082451B">
        <w:rPr>
          <w:rFonts w:ascii="Arial" w:eastAsia="Arial" w:hAnsi="Arial" w:cs="Arial"/>
          <w:color w:val="000000"/>
        </w:rPr>
        <w:t xml:space="preserve"> €</w:t>
      </w:r>
    </w:p>
    <w:p w14:paraId="2FB7516C" w14:textId="176BD1C7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eastAsia="Arial" w:hAnsi="Arial" w:cs="Arial"/>
          <w:color w:val="000000"/>
        </w:rPr>
        <w:t xml:space="preserve">Pessoal Técnico do Beneficiário: </w:t>
      </w:r>
      <w:r w:rsidR="0082451B">
        <w:rPr>
          <w:rFonts w:ascii="Arial" w:eastAsia="Arial" w:hAnsi="Arial" w:cs="Arial"/>
          <w:color w:val="000000"/>
        </w:rPr>
        <w:t>6</w:t>
      </w:r>
      <w:r w:rsidR="0082451B" w:rsidRPr="0082451B">
        <w:rPr>
          <w:rFonts w:ascii="Arial" w:eastAsia="Arial" w:hAnsi="Arial" w:cs="Arial"/>
          <w:color w:val="000000"/>
        </w:rPr>
        <w:t>5</w:t>
      </w:r>
      <w:r w:rsidRPr="0082451B">
        <w:rPr>
          <w:rFonts w:ascii="Arial" w:eastAsia="Arial" w:hAnsi="Arial" w:cs="Arial"/>
          <w:color w:val="000000"/>
        </w:rPr>
        <w:t>.</w:t>
      </w:r>
      <w:r w:rsidR="0082451B">
        <w:rPr>
          <w:rFonts w:ascii="Arial" w:eastAsia="Arial" w:hAnsi="Arial" w:cs="Arial"/>
          <w:color w:val="000000"/>
        </w:rPr>
        <w:t>6</w:t>
      </w:r>
      <w:r w:rsidRPr="0082451B">
        <w:rPr>
          <w:rFonts w:ascii="Arial" w:eastAsia="Arial" w:hAnsi="Arial" w:cs="Arial"/>
          <w:color w:val="000000"/>
        </w:rPr>
        <w:t>00</w:t>
      </w:r>
      <w:r w:rsidR="0082451B">
        <w:rPr>
          <w:rFonts w:ascii="Arial" w:eastAsia="Arial" w:hAnsi="Arial" w:cs="Arial"/>
          <w:color w:val="000000"/>
        </w:rPr>
        <w:t xml:space="preserve"> €</w:t>
      </w:r>
    </w:p>
    <w:p w14:paraId="77F56DF0" w14:textId="71BF6B16" w:rsidR="00C6728E" w:rsidRPr="00567E92" w:rsidRDefault="00567E92" w:rsidP="00567E92">
      <w:pPr>
        <w:shd w:val="clear" w:color="auto" w:fill="FFFFFF"/>
        <w:jc w:val="both"/>
      </w:pPr>
      <w:r w:rsidRPr="002614C8">
        <w:rPr>
          <w:rFonts w:ascii="Arial" w:eastAsia="Arial" w:hAnsi="Arial" w:cs="Arial"/>
          <w:b/>
        </w:rPr>
        <w:t xml:space="preserve">INVESTIMENTO TOTAL: </w:t>
      </w:r>
      <w:r w:rsidR="0082451B">
        <w:rPr>
          <w:rFonts w:ascii="Arial" w:eastAsia="Arial" w:hAnsi="Arial" w:cs="Arial"/>
          <w:b/>
        </w:rPr>
        <w:t>39</w:t>
      </w:r>
      <w:r w:rsidR="00404903">
        <w:rPr>
          <w:rFonts w:ascii="Arial" w:eastAsia="Arial" w:hAnsi="Arial" w:cs="Arial"/>
          <w:b/>
        </w:rPr>
        <w:t>7</w:t>
      </w:r>
      <w:r w:rsidRPr="002614C8">
        <w:rPr>
          <w:rFonts w:ascii="Arial" w:eastAsia="Arial" w:hAnsi="Arial" w:cs="Arial"/>
          <w:b/>
        </w:rPr>
        <w:t>.</w:t>
      </w:r>
      <w:r w:rsidR="0082451B">
        <w:rPr>
          <w:rFonts w:ascii="Arial" w:eastAsia="Arial" w:hAnsi="Arial" w:cs="Arial"/>
          <w:b/>
        </w:rPr>
        <w:t>70</w:t>
      </w:r>
      <w:r w:rsidRPr="002614C8">
        <w:rPr>
          <w:rFonts w:ascii="Arial" w:eastAsia="Arial" w:hAnsi="Arial" w:cs="Arial"/>
          <w:b/>
        </w:rPr>
        <w:t>0</w:t>
      </w:r>
      <w:r>
        <w:rPr>
          <w:rFonts w:ascii="Arial" w:eastAsia="Arial" w:hAnsi="Arial" w:cs="Arial"/>
          <w:b/>
        </w:rPr>
        <w:t xml:space="preserve"> €</w:t>
      </w:r>
    </w:p>
    <w:p w14:paraId="713766A0" w14:textId="4CD6D58F" w:rsidR="00C6728E" w:rsidRDefault="0082451B" w:rsidP="00D30A82">
      <w:pPr>
        <w:shd w:val="clear" w:color="auto" w:fill="FFFFFF"/>
        <w:jc w:val="both"/>
      </w:pPr>
      <w:r>
        <w:rPr>
          <w:rFonts w:ascii="Arial" w:eastAsia="Arial" w:hAnsi="Arial" w:cs="Arial"/>
        </w:rPr>
        <w:t>O valor detalhado do investimento por atividade e por tipologia de despesa encontra-se devidamente explanado no ponto seguinte deste Anexo Técnico</w:t>
      </w:r>
      <w:r>
        <w:t>.</w:t>
      </w:r>
    </w:p>
    <w:p w14:paraId="68CB9D3F" w14:textId="05C8D95C" w:rsidR="0082451B" w:rsidRPr="0082451B" w:rsidRDefault="0082451B" w:rsidP="00D30A82">
      <w:pPr>
        <w:shd w:val="clear" w:color="auto" w:fill="FFFFFF"/>
        <w:jc w:val="both"/>
      </w:pPr>
      <w:r>
        <w:rPr>
          <w:rFonts w:ascii="Arial" w:eastAsia="Arial" w:hAnsi="Arial" w:cs="Arial"/>
          <w:color w:val="000000"/>
        </w:rPr>
        <w:t>O financiamento da operação será composto por duas parcelas. Uma delas será financiada pelo FSE, no âmbito do POCI, sendo a parcela restante suportada pelo I</w:t>
      </w:r>
      <w:r w:rsidR="00991F70">
        <w:rPr>
          <w:rFonts w:ascii="Arial" w:eastAsia="Arial" w:hAnsi="Arial" w:cs="Arial"/>
          <w:color w:val="000000"/>
        </w:rPr>
        <w:t>SEG</w:t>
      </w:r>
      <w:r>
        <w:rPr>
          <w:rFonts w:ascii="Arial" w:eastAsia="Arial" w:hAnsi="Arial" w:cs="Arial"/>
          <w:color w:val="000000"/>
        </w:rPr>
        <w:t xml:space="preserve"> conforme detalhe:</w:t>
      </w:r>
    </w:p>
    <w:p w14:paraId="05C26DD7" w14:textId="37FB5312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Comparticipação FSE: </w:t>
      </w:r>
      <w:r w:rsidR="00991F70">
        <w:rPr>
          <w:rFonts w:ascii="Arial" w:eastAsia="Arial" w:hAnsi="Arial" w:cs="Arial"/>
          <w:color w:val="000000"/>
        </w:rPr>
        <w:t>33</w:t>
      </w:r>
      <w:r w:rsidR="00404903">
        <w:rPr>
          <w:rFonts w:ascii="Arial" w:eastAsia="Arial" w:hAnsi="Arial" w:cs="Arial"/>
          <w:color w:val="000000"/>
        </w:rPr>
        <w:t>8</w:t>
      </w:r>
      <w:r w:rsidRPr="00CB069D">
        <w:rPr>
          <w:rFonts w:ascii="Arial" w:eastAsia="Arial" w:hAnsi="Arial" w:cs="Arial"/>
          <w:color w:val="000000"/>
        </w:rPr>
        <w:t>.</w:t>
      </w:r>
      <w:r w:rsidR="00404903">
        <w:rPr>
          <w:rFonts w:ascii="Arial" w:eastAsia="Arial" w:hAnsi="Arial" w:cs="Arial"/>
          <w:color w:val="000000"/>
        </w:rPr>
        <w:t>0</w:t>
      </w:r>
      <w:r w:rsidR="00991F70">
        <w:rPr>
          <w:rFonts w:ascii="Arial" w:eastAsia="Arial" w:hAnsi="Arial" w:cs="Arial"/>
          <w:color w:val="000000"/>
        </w:rPr>
        <w:t>45</w:t>
      </w:r>
      <w:r w:rsidRPr="00CB069D">
        <w:rPr>
          <w:rFonts w:ascii="Arial" w:eastAsia="Arial" w:hAnsi="Arial" w:cs="Arial"/>
          <w:color w:val="000000"/>
        </w:rPr>
        <w:t>,00</w:t>
      </w:r>
      <w:r>
        <w:rPr>
          <w:rFonts w:ascii="Arial" w:eastAsia="Arial" w:hAnsi="Arial" w:cs="Arial"/>
          <w:color w:val="000000"/>
        </w:rPr>
        <w:t xml:space="preserve"> €</w:t>
      </w:r>
    </w:p>
    <w:p w14:paraId="09A7CC19" w14:textId="2C9A3C9C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>Receitas Próprias I</w:t>
      </w:r>
      <w:r w:rsidR="00991F70">
        <w:rPr>
          <w:rFonts w:ascii="Arial" w:eastAsia="Arial" w:hAnsi="Arial" w:cs="Arial"/>
          <w:color w:val="000000"/>
        </w:rPr>
        <w:t>SEG</w:t>
      </w:r>
      <w:r w:rsidRPr="00CB069D">
        <w:rPr>
          <w:rFonts w:ascii="Arial" w:eastAsia="Arial" w:hAnsi="Arial" w:cs="Arial"/>
          <w:color w:val="000000"/>
        </w:rPr>
        <w:t xml:space="preserve">: </w:t>
      </w:r>
      <w:r w:rsidR="00991F70">
        <w:rPr>
          <w:rFonts w:ascii="Arial" w:eastAsia="Arial" w:hAnsi="Arial" w:cs="Arial"/>
          <w:color w:val="000000"/>
        </w:rPr>
        <w:t>59</w:t>
      </w:r>
      <w:r w:rsidRPr="00CB069D">
        <w:rPr>
          <w:rFonts w:ascii="Arial" w:eastAsia="Arial" w:hAnsi="Arial" w:cs="Arial"/>
          <w:color w:val="000000"/>
        </w:rPr>
        <w:t>.</w:t>
      </w:r>
      <w:r w:rsidR="00404903">
        <w:rPr>
          <w:rFonts w:ascii="Arial" w:eastAsia="Arial" w:hAnsi="Arial" w:cs="Arial"/>
          <w:color w:val="000000"/>
        </w:rPr>
        <w:t>6</w:t>
      </w:r>
      <w:r w:rsidR="00991F70">
        <w:rPr>
          <w:rFonts w:ascii="Arial" w:eastAsia="Arial" w:hAnsi="Arial" w:cs="Arial"/>
          <w:color w:val="000000"/>
        </w:rPr>
        <w:t>55</w:t>
      </w:r>
      <w:r w:rsidRPr="00CB069D">
        <w:rPr>
          <w:rFonts w:ascii="Arial" w:eastAsia="Arial" w:hAnsi="Arial" w:cs="Arial"/>
          <w:color w:val="000000"/>
        </w:rPr>
        <w:t>,00</w:t>
      </w:r>
      <w:r>
        <w:rPr>
          <w:rFonts w:ascii="Arial" w:eastAsia="Arial" w:hAnsi="Arial" w:cs="Arial"/>
          <w:color w:val="000000"/>
        </w:rPr>
        <w:t xml:space="preserve"> €</w:t>
      </w:r>
    </w:p>
    <w:p w14:paraId="09187002" w14:textId="7CE65CCE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Financiamento Total: </w:t>
      </w:r>
      <w:r w:rsidR="00991F70">
        <w:rPr>
          <w:rFonts w:ascii="Arial" w:eastAsia="Arial" w:hAnsi="Arial" w:cs="Arial"/>
          <w:color w:val="000000"/>
        </w:rPr>
        <w:t>39</w:t>
      </w:r>
      <w:r w:rsidR="00404903">
        <w:rPr>
          <w:rFonts w:ascii="Arial" w:eastAsia="Arial" w:hAnsi="Arial" w:cs="Arial"/>
          <w:color w:val="000000"/>
        </w:rPr>
        <w:t>7</w:t>
      </w:r>
      <w:r w:rsidRPr="00CB069D">
        <w:rPr>
          <w:rFonts w:ascii="Arial" w:eastAsia="Arial" w:hAnsi="Arial" w:cs="Arial"/>
          <w:color w:val="000000"/>
        </w:rPr>
        <w:t>.</w:t>
      </w:r>
      <w:r w:rsidR="00991F70">
        <w:rPr>
          <w:rFonts w:ascii="Arial" w:eastAsia="Arial" w:hAnsi="Arial" w:cs="Arial"/>
          <w:color w:val="000000"/>
        </w:rPr>
        <w:t>70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1B1DD308" w14:textId="4321F8F8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Investimento Total: </w:t>
      </w:r>
      <w:r w:rsidR="00991F70">
        <w:rPr>
          <w:rFonts w:ascii="Arial" w:eastAsia="Arial" w:hAnsi="Arial" w:cs="Arial"/>
          <w:color w:val="000000"/>
        </w:rPr>
        <w:t>39</w:t>
      </w:r>
      <w:r w:rsidR="00404903">
        <w:rPr>
          <w:rFonts w:ascii="Arial" w:eastAsia="Arial" w:hAnsi="Arial" w:cs="Arial"/>
          <w:color w:val="000000"/>
        </w:rPr>
        <w:t>7</w:t>
      </w:r>
      <w:r w:rsidRPr="00CB069D">
        <w:rPr>
          <w:rFonts w:ascii="Arial" w:eastAsia="Arial" w:hAnsi="Arial" w:cs="Arial"/>
          <w:color w:val="000000"/>
        </w:rPr>
        <w:t>.</w:t>
      </w:r>
      <w:r w:rsidR="00991F70">
        <w:rPr>
          <w:rFonts w:ascii="Arial" w:eastAsia="Arial" w:hAnsi="Arial" w:cs="Arial"/>
          <w:color w:val="000000"/>
        </w:rPr>
        <w:t>70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2EA7A642" w14:textId="3BA28536" w:rsidR="00C6728E" w:rsidRDefault="0082451B" w:rsidP="0082451B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CB069D">
        <w:rPr>
          <w:rFonts w:ascii="Arial" w:eastAsia="Arial" w:hAnsi="Arial" w:cs="Arial"/>
          <w:color w:val="000000"/>
        </w:rPr>
        <w:t xml:space="preserve">Investimento Elegível Total: </w:t>
      </w:r>
      <w:r w:rsidR="00991F70">
        <w:rPr>
          <w:rFonts w:ascii="Arial" w:eastAsia="Arial" w:hAnsi="Arial" w:cs="Arial"/>
          <w:color w:val="000000"/>
        </w:rPr>
        <w:t>39</w:t>
      </w:r>
      <w:r w:rsidR="00404903">
        <w:rPr>
          <w:rFonts w:ascii="Arial" w:eastAsia="Arial" w:hAnsi="Arial" w:cs="Arial"/>
          <w:color w:val="000000"/>
        </w:rPr>
        <w:t>7</w:t>
      </w:r>
      <w:r w:rsidRPr="00CB069D">
        <w:rPr>
          <w:rFonts w:ascii="Arial" w:eastAsia="Arial" w:hAnsi="Arial" w:cs="Arial"/>
          <w:color w:val="000000"/>
        </w:rPr>
        <w:t>.</w:t>
      </w:r>
      <w:r w:rsidR="00991F70">
        <w:rPr>
          <w:rFonts w:ascii="Arial" w:eastAsia="Arial" w:hAnsi="Arial" w:cs="Arial"/>
          <w:color w:val="000000"/>
        </w:rPr>
        <w:t>70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250F5990" w14:textId="391DD720" w:rsidR="002614C8" w:rsidRPr="00D30A82" w:rsidRDefault="002614C8" w:rsidP="0082451B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</w:p>
    <w:p w14:paraId="78B078D9" w14:textId="7167C651" w:rsidR="000B7703" w:rsidRPr="0082451B" w:rsidRDefault="0082451B" w:rsidP="0082451B">
      <w:pPr>
        <w:shd w:val="clear" w:color="auto" w:fill="FFFFFF"/>
        <w:jc w:val="both"/>
      </w:pPr>
      <w:r w:rsidRPr="00CB069D">
        <w:rPr>
          <w:rFonts w:ascii="Arial" w:eastAsia="Arial" w:hAnsi="Arial" w:cs="Arial"/>
        </w:rPr>
        <w:t>Após o período de implementação deste projeto, com duração revista de 24 meses, de novembro de 2020 a outubro de 2022, não estão previstos nos anos seguintes custos de manutenção ou apoio pós-venda</w:t>
      </w:r>
      <w:r>
        <w:rPr>
          <w:rFonts w:ascii="Arial" w:eastAsia="Arial" w:hAnsi="Arial" w:cs="Arial"/>
        </w:rPr>
        <w:t>.</w:t>
      </w:r>
    </w:p>
    <w:p w14:paraId="392A3BD0" w14:textId="790B2DBB" w:rsidR="00991F70" w:rsidRDefault="00991F70" w:rsidP="007D4967">
      <w:pPr>
        <w:shd w:val="clear" w:color="auto" w:fill="FFFFFF"/>
        <w:jc w:val="both"/>
      </w:pPr>
      <w:r>
        <w:rPr>
          <w:rFonts w:ascii="Arial" w:eastAsia="Arial" w:hAnsi="Arial" w:cs="Arial"/>
          <w:b/>
        </w:rPr>
        <w:t>Benefícios financeiros estimados a 3 anos</w:t>
      </w:r>
    </w:p>
    <w:p w14:paraId="6E2724A9" w14:textId="251ECE66" w:rsidR="00991F70" w:rsidRDefault="00991F70" w:rsidP="00991F70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u w:val="single"/>
        </w:rPr>
        <w:t>Por Acréscimo de Receitas</w:t>
      </w:r>
    </w:p>
    <w:p w14:paraId="34A477E4" w14:textId="222B6B0F" w:rsidR="00991F70" w:rsidRDefault="00991F70" w:rsidP="00EC07E1">
      <w:pPr>
        <w:shd w:val="clear" w:color="auto" w:fill="FFFFFF"/>
        <w:jc w:val="both"/>
        <w:rPr>
          <w:ins w:id="165" w:author="João Tomé Calado" w:date="2020-06-10T18:41:00Z"/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Prevê-se um acréscimo de receitas resultante do incremento do número de estudantes (num acréscimo </w:t>
      </w:r>
      <w:ins w:id="166" w:author="João Tomé Calado" w:date="2020-06-10T18:42:00Z">
        <w:r w:rsidR="000B099E">
          <w:rPr>
            <w:rFonts w:ascii="Arial" w:eastAsia="Arial" w:hAnsi="Arial" w:cs="Arial"/>
          </w:rPr>
          <w:t xml:space="preserve">estimado de </w:t>
        </w:r>
      </w:ins>
      <w:del w:id="167" w:author="João Tomé Calado" w:date="2020-06-10T18:42:00Z">
        <w:r w:rsidDel="000B099E">
          <w:rPr>
            <w:rFonts w:ascii="Arial" w:eastAsia="Arial" w:hAnsi="Arial" w:cs="Arial"/>
          </w:rPr>
          <w:delText xml:space="preserve">de </w:delText>
        </w:r>
        <w:r w:rsidRPr="00CB069D" w:rsidDel="000B099E">
          <w:rPr>
            <w:rFonts w:ascii="Arial" w:eastAsia="Arial" w:hAnsi="Arial" w:cs="Arial"/>
          </w:rPr>
          <w:delText xml:space="preserve">mais </w:delText>
        </w:r>
        <w:r w:rsidDel="000B099E">
          <w:rPr>
            <w:rFonts w:ascii="Arial" w:eastAsia="Arial" w:hAnsi="Arial" w:cs="Arial"/>
          </w:rPr>
          <w:delText>5</w:delText>
        </w:r>
        <w:r w:rsidRPr="00CB069D" w:rsidDel="000B099E">
          <w:rPr>
            <w:rFonts w:ascii="Arial" w:eastAsia="Arial" w:hAnsi="Arial" w:cs="Arial"/>
          </w:rPr>
          <w:delText>%</w:delText>
        </w:r>
        <w:r w:rsidDel="000B099E">
          <w:rPr>
            <w:rFonts w:ascii="Arial" w:eastAsia="Arial" w:hAnsi="Arial" w:cs="Arial"/>
          </w:rPr>
          <w:delText xml:space="preserve"> em 3 anos</w:delText>
        </w:r>
        <w:r w:rsidRPr="00CB069D" w:rsidDel="000B099E">
          <w:rPr>
            <w:rFonts w:ascii="Arial" w:eastAsia="Arial" w:hAnsi="Arial" w:cs="Arial"/>
          </w:rPr>
          <w:delText>, ou seja, 1</w:delText>
        </w:r>
        <w:r w:rsidR="009C4154" w:rsidDel="000B099E">
          <w:rPr>
            <w:rFonts w:ascii="Arial" w:eastAsia="Arial" w:hAnsi="Arial" w:cs="Arial"/>
          </w:rPr>
          <w:delText>3</w:delText>
        </w:r>
        <w:r w:rsidDel="000B099E">
          <w:rPr>
            <w:rFonts w:ascii="Arial" w:eastAsia="Arial" w:hAnsi="Arial" w:cs="Arial"/>
          </w:rPr>
          <w:delText>5</w:delText>
        </w:r>
        <w:r w:rsidRPr="00CB069D" w:rsidDel="000B099E">
          <w:rPr>
            <w:rFonts w:ascii="Arial" w:eastAsia="Arial" w:hAnsi="Arial" w:cs="Arial"/>
          </w:rPr>
          <w:delText>*3*</w:delText>
        </w:r>
        <w:r w:rsidDel="000B099E">
          <w:rPr>
            <w:rFonts w:ascii="Arial" w:eastAsia="Arial" w:hAnsi="Arial" w:cs="Arial"/>
          </w:rPr>
          <w:delText>1.25</w:delText>
        </w:r>
        <w:r w:rsidRPr="00CB069D" w:rsidDel="000B099E">
          <w:rPr>
            <w:rFonts w:ascii="Arial" w:eastAsia="Arial" w:hAnsi="Arial" w:cs="Arial"/>
          </w:rPr>
          <w:delText xml:space="preserve">0€ = </w:delText>
        </w:r>
      </w:del>
      <w:r w:rsidR="009C4154">
        <w:rPr>
          <w:rFonts w:ascii="Arial" w:eastAsia="Arial" w:hAnsi="Arial" w:cs="Arial"/>
        </w:rPr>
        <w:t>506</w:t>
      </w:r>
      <w:r w:rsidRPr="00CB069D">
        <w:rPr>
          <w:rFonts w:ascii="Arial" w:eastAsia="Arial" w:hAnsi="Arial" w:cs="Arial"/>
        </w:rPr>
        <w:t xml:space="preserve"> </w:t>
      </w:r>
      <w:r w:rsidR="009C4154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>5</w:t>
      </w:r>
      <w:r w:rsidRPr="00CB069D">
        <w:rPr>
          <w:rFonts w:ascii="Arial" w:eastAsia="Arial" w:hAnsi="Arial" w:cs="Arial"/>
        </w:rPr>
        <w:t>0€</w:t>
      </w:r>
      <w:r>
        <w:rPr>
          <w:rFonts w:ascii="Arial" w:eastAsia="Arial" w:hAnsi="Arial" w:cs="Arial"/>
        </w:rPr>
        <w:t>), por via do aumento da visibilidade do ISEG</w:t>
      </w:r>
      <w:ins w:id="168" w:author="João Tomé Calado" w:date="2020-06-10T18:38:00Z">
        <w:r w:rsidR="000B099E">
          <w:rPr>
            <w:rFonts w:ascii="Arial" w:eastAsia="Arial" w:hAnsi="Arial" w:cs="Arial"/>
          </w:rPr>
          <w:t xml:space="preserve"> </w:t>
        </w:r>
        <w:bookmarkStart w:id="169" w:name="_Hlk42782530"/>
        <w:r w:rsidR="000B099E">
          <w:rPr>
            <w:rFonts w:ascii="Arial" w:eastAsia="Arial" w:hAnsi="Arial" w:cs="Arial"/>
          </w:rPr>
          <w:t xml:space="preserve">que estimulará a </w:t>
        </w:r>
        <w:r w:rsidR="000B099E">
          <w:rPr>
            <w:rFonts w:ascii="Arial" w:eastAsia="Arial" w:hAnsi="Arial" w:cs="Arial"/>
          </w:rPr>
          <w:lastRenderedPageBreak/>
          <w:t xml:space="preserve">procura e mediante o aumento da oferta </w:t>
        </w:r>
      </w:ins>
      <w:ins w:id="170" w:author="João Tomé Calado" w:date="2020-06-10T18:39:00Z">
        <w:r w:rsidR="000B099E">
          <w:rPr>
            <w:rFonts w:ascii="Arial" w:eastAsia="Arial" w:hAnsi="Arial" w:cs="Arial"/>
          </w:rPr>
          <w:t>formativa</w:t>
        </w:r>
      </w:ins>
      <w:r>
        <w:rPr>
          <w:rFonts w:ascii="Arial" w:eastAsia="Arial" w:hAnsi="Arial" w:cs="Arial"/>
        </w:rPr>
        <w:t xml:space="preserve">, sobretudo ao nível dos cursos </w:t>
      </w:r>
      <w:del w:id="171" w:author="João Tomé Calado" w:date="2020-06-10T18:39:00Z">
        <w:r w:rsidDel="000B099E">
          <w:rPr>
            <w:rFonts w:ascii="Arial" w:eastAsia="Arial" w:hAnsi="Arial" w:cs="Arial"/>
          </w:rPr>
          <w:delText>pós-licenciatura</w:delText>
        </w:r>
      </w:del>
      <w:ins w:id="172" w:author="João Tomé Calado" w:date="2020-06-10T18:39:00Z">
        <w:r w:rsidR="000B099E">
          <w:rPr>
            <w:rFonts w:ascii="Arial" w:eastAsia="Arial" w:hAnsi="Arial" w:cs="Arial"/>
          </w:rPr>
          <w:t>d</w:t>
        </w:r>
      </w:ins>
      <w:ins w:id="173" w:author="João Tomé Calado" w:date="2020-06-10T18:48:00Z">
        <w:r w:rsidR="007E293D">
          <w:rPr>
            <w:rFonts w:ascii="Arial" w:eastAsia="Arial" w:hAnsi="Arial" w:cs="Arial"/>
          </w:rPr>
          <w:t>o</w:t>
        </w:r>
      </w:ins>
      <w:ins w:id="174" w:author="João Tomé Calado" w:date="2020-06-10T18:39:00Z">
        <w:r w:rsidR="000B099E">
          <w:rPr>
            <w:rFonts w:ascii="Arial" w:eastAsia="Arial" w:hAnsi="Arial" w:cs="Arial"/>
          </w:rPr>
          <w:t xml:space="preserve"> segundo ciclo de ensino</w:t>
        </w:r>
      </w:ins>
      <w:r>
        <w:rPr>
          <w:rFonts w:ascii="Arial" w:eastAsia="Arial" w:hAnsi="Arial" w:cs="Arial"/>
        </w:rPr>
        <w:t>.</w:t>
      </w:r>
      <w:ins w:id="175" w:author="João Tomé Calado" w:date="2020-06-10T18:48:00Z">
        <w:r w:rsidR="007E293D">
          <w:rPr>
            <w:rFonts w:ascii="Arial" w:eastAsia="Arial" w:hAnsi="Arial" w:cs="Arial"/>
          </w:rPr>
          <w:t xml:space="preserve"> São expetáveis também impactos nos outros ciclos de ensino e na procura de oferta </w:t>
        </w:r>
      </w:ins>
      <w:ins w:id="176" w:author="João Tomé Calado" w:date="2020-06-10T18:49:00Z">
        <w:r w:rsidR="007E293D">
          <w:rPr>
            <w:rFonts w:ascii="Arial" w:eastAsia="Arial" w:hAnsi="Arial" w:cs="Arial"/>
          </w:rPr>
          <w:t xml:space="preserve">formativa graduada que irão potenciar este </w:t>
        </w:r>
      </w:ins>
      <w:ins w:id="177" w:author="João Tomé Calado" w:date="2020-06-10T18:54:00Z">
        <w:r w:rsidR="007E293D">
          <w:rPr>
            <w:rFonts w:ascii="Arial" w:eastAsia="Arial" w:hAnsi="Arial" w:cs="Arial"/>
          </w:rPr>
          <w:t>efeito,</w:t>
        </w:r>
      </w:ins>
      <w:ins w:id="178" w:author="João Tomé Calado" w:date="2020-06-10T18:49:00Z">
        <w:r w:rsidR="007E293D">
          <w:rPr>
            <w:rFonts w:ascii="Arial" w:eastAsia="Arial" w:hAnsi="Arial" w:cs="Arial"/>
          </w:rPr>
          <w:t xml:space="preserve"> mas que se optou por não quantificar.</w:t>
        </w:r>
      </w:ins>
      <w:bookmarkEnd w:id="169"/>
    </w:p>
    <w:p w14:paraId="47EF9288" w14:textId="1B873CA1" w:rsidR="000B099E" w:rsidRDefault="000B099E" w:rsidP="00EC07E1">
      <w:pPr>
        <w:shd w:val="clear" w:color="auto" w:fill="FFFFFF"/>
        <w:jc w:val="both"/>
        <w:rPr>
          <w:ins w:id="179" w:author="João Tomé Calado" w:date="2020-06-10T18:41:00Z"/>
          <w:rFonts w:ascii="Arial" w:eastAsia="Arial" w:hAnsi="Arial" w:cs="Arial"/>
        </w:rPr>
      </w:pPr>
      <w:bookmarkStart w:id="180" w:name="_Hlk42782588"/>
      <w:ins w:id="181" w:author="João Tomé Calado" w:date="2020-06-10T18:41:00Z">
        <w:r>
          <w:rPr>
            <w:rFonts w:ascii="Arial" w:eastAsia="Arial" w:hAnsi="Arial" w:cs="Arial"/>
          </w:rPr>
          <w:t>Impacto estimado da receita resultante das propinas:</w:t>
        </w:r>
      </w:ins>
    </w:p>
    <w:p w14:paraId="2E2DAA4E" w14:textId="025489B4" w:rsidR="000B099E" w:rsidRDefault="000B099E" w:rsidP="00EC07E1">
      <w:pPr>
        <w:shd w:val="clear" w:color="auto" w:fill="FFFFFF"/>
        <w:jc w:val="both"/>
        <w:rPr>
          <w:ins w:id="182" w:author="João Tomé Calado" w:date="2020-06-10T18:47:00Z"/>
          <w:rFonts w:ascii="Arial" w:eastAsia="Arial" w:hAnsi="Arial" w:cs="Arial"/>
        </w:rPr>
      </w:pPr>
      <w:ins w:id="183" w:author="João Tomé Calado" w:date="2020-06-10T18:41:00Z">
        <w:r>
          <w:rPr>
            <w:rFonts w:ascii="Arial" w:eastAsia="Arial" w:hAnsi="Arial" w:cs="Arial"/>
          </w:rPr>
          <w:t>Ano letivo 20</w:t>
        </w:r>
      </w:ins>
      <w:ins w:id="184" w:author="João Tomé Calado" w:date="2020-06-10T18:42:00Z">
        <w:r>
          <w:rPr>
            <w:rFonts w:ascii="Arial" w:eastAsia="Arial" w:hAnsi="Arial" w:cs="Arial"/>
          </w:rPr>
          <w:t xml:space="preserve">20/2021 pelo menos mais </w:t>
        </w:r>
      </w:ins>
      <w:ins w:id="185" w:author="João Tomé Calado" w:date="2020-06-10T18:50:00Z">
        <w:r w:rsidR="007E293D">
          <w:rPr>
            <w:rFonts w:ascii="Arial" w:eastAsia="Arial" w:hAnsi="Arial" w:cs="Arial"/>
          </w:rPr>
          <w:t>4</w:t>
        </w:r>
      </w:ins>
      <w:ins w:id="186" w:author="João Tomé Calado" w:date="2020-06-10T18:42:00Z">
        <w:r>
          <w:rPr>
            <w:rFonts w:ascii="Arial" w:eastAsia="Arial" w:hAnsi="Arial" w:cs="Arial"/>
          </w:rPr>
          <w:t xml:space="preserve">0 alunos </w:t>
        </w:r>
      </w:ins>
      <w:ins w:id="187" w:author="João Tomé Calado" w:date="2020-06-10T18:43:00Z">
        <w:r>
          <w:rPr>
            <w:rFonts w:ascii="Arial" w:eastAsia="Arial" w:hAnsi="Arial" w:cs="Arial"/>
          </w:rPr>
          <w:t xml:space="preserve">matriculados no 1º ano do 2º ciclo de ensino universitário graduado: </w:t>
        </w:r>
      </w:ins>
      <w:ins w:id="188" w:author="João Tomé Calado" w:date="2020-06-10T18:51:00Z">
        <w:r w:rsidR="007E293D">
          <w:rPr>
            <w:rFonts w:ascii="Arial" w:eastAsia="Arial" w:hAnsi="Arial" w:cs="Arial"/>
          </w:rPr>
          <w:t>4</w:t>
        </w:r>
      </w:ins>
      <w:ins w:id="189" w:author="João Tomé Calado" w:date="2020-06-10T18:44:00Z">
        <w:r>
          <w:rPr>
            <w:rFonts w:ascii="Arial" w:eastAsia="Arial" w:hAnsi="Arial" w:cs="Arial"/>
          </w:rPr>
          <w:t>0 alunos</w:t>
        </w:r>
      </w:ins>
      <w:ins w:id="190" w:author="João Tomé Calado" w:date="2020-06-10T18:47:00Z">
        <w:r w:rsidR="007E293D">
          <w:rPr>
            <w:rFonts w:ascii="Arial" w:eastAsia="Arial" w:hAnsi="Arial" w:cs="Arial"/>
          </w:rPr>
          <w:t xml:space="preserve"> adicionais</w:t>
        </w:r>
      </w:ins>
      <w:ins w:id="191" w:author="João Tomé Calado" w:date="2020-06-10T18:44:00Z">
        <w:r>
          <w:rPr>
            <w:rFonts w:ascii="Arial" w:eastAsia="Arial" w:hAnsi="Arial" w:cs="Arial"/>
          </w:rPr>
          <w:t xml:space="preserve"> * preço médio estimado do 1.º ano (</w:t>
        </w:r>
      </w:ins>
      <w:ins w:id="192" w:author="João Tomé Calado" w:date="2020-06-10T18:47:00Z">
        <w:r w:rsidR="007E293D">
          <w:rPr>
            <w:rFonts w:ascii="Arial" w:eastAsia="Arial" w:hAnsi="Arial" w:cs="Arial"/>
          </w:rPr>
          <w:t xml:space="preserve">4.000€) = </w:t>
        </w:r>
      </w:ins>
      <w:ins w:id="193" w:author="João Tomé Calado" w:date="2020-06-10T18:50:00Z">
        <w:r w:rsidR="007E293D">
          <w:rPr>
            <w:rFonts w:ascii="Arial" w:eastAsia="Arial" w:hAnsi="Arial" w:cs="Arial"/>
          </w:rPr>
          <w:t>16</w:t>
        </w:r>
      </w:ins>
      <w:ins w:id="194" w:author="João Tomé Calado" w:date="2020-06-10T18:47:00Z">
        <w:r w:rsidR="007E293D">
          <w:rPr>
            <w:rFonts w:ascii="Arial" w:eastAsia="Arial" w:hAnsi="Arial" w:cs="Arial"/>
          </w:rPr>
          <w:t>0.000€;</w:t>
        </w:r>
      </w:ins>
    </w:p>
    <w:p w14:paraId="6F892487" w14:textId="7AEA5AB4" w:rsidR="007E293D" w:rsidRDefault="007E293D" w:rsidP="007E293D">
      <w:pPr>
        <w:shd w:val="clear" w:color="auto" w:fill="FFFFFF"/>
        <w:jc w:val="both"/>
        <w:rPr>
          <w:ins w:id="195" w:author="João Tomé Calado" w:date="2020-06-10T18:47:00Z"/>
          <w:rFonts w:ascii="Arial" w:eastAsia="Arial" w:hAnsi="Arial" w:cs="Arial"/>
        </w:rPr>
      </w:pPr>
      <w:ins w:id="196" w:author="João Tomé Calado" w:date="2020-06-10T18:47:00Z">
        <w:r>
          <w:rPr>
            <w:rFonts w:ascii="Arial" w:eastAsia="Arial" w:hAnsi="Arial" w:cs="Arial"/>
          </w:rPr>
          <w:t>Ano letivo 2021/202</w:t>
        </w:r>
      </w:ins>
      <w:ins w:id="197" w:author="João Tomé Calado" w:date="2020-06-10T18:48:00Z">
        <w:r>
          <w:rPr>
            <w:rFonts w:ascii="Arial" w:eastAsia="Arial" w:hAnsi="Arial" w:cs="Arial"/>
          </w:rPr>
          <w:t>2</w:t>
        </w:r>
      </w:ins>
      <w:ins w:id="198" w:author="João Tomé Calado" w:date="2020-06-10T18:47:00Z">
        <w:r>
          <w:rPr>
            <w:rFonts w:ascii="Arial" w:eastAsia="Arial" w:hAnsi="Arial" w:cs="Arial"/>
          </w:rPr>
          <w:t xml:space="preserve"> pelo menos mais </w:t>
        </w:r>
      </w:ins>
      <w:ins w:id="199" w:author="João Tomé Calado" w:date="2020-06-10T18:50:00Z">
        <w:r>
          <w:rPr>
            <w:rFonts w:ascii="Arial" w:eastAsia="Arial" w:hAnsi="Arial" w:cs="Arial"/>
          </w:rPr>
          <w:t>4</w:t>
        </w:r>
      </w:ins>
      <w:ins w:id="200" w:author="João Tomé Calado" w:date="2020-06-10T18:47:00Z">
        <w:r>
          <w:rPr>
            <w:rFonts w:ascii="Arial" w:eastAsia="Arial" w:hAnsi="Arial" w:cs="Arial"/>
          </w:rPr>
          <w:t xml:space="preserve">0 alunos matriculados no 1º ano </w:t>
        </w:r>
      </w:ins>
      <w:ins w:id="201" w:author="João Tomé Calado" w:date="2020-06-10T18:51:00Z">
        <w:r>
          <w:rPr>
            <w:rFonts w:ascii="Arial" w:eastAsia="Arial" w:hAnsi="Arial" w:cs="Arial"/>
          </w:rPr>
          <w:t xml:space="preserve">e 40 matriculados no 2.ª ano </w:t>
        </w:r>
      </w:ins>
      <w:ins w:id="202" w:author="João Tomé Calado" w:date="2020-06-10T18:47:00Z">
        <w:r>
          <w:rPr>
            <w:rFonts w:ascii="Arial" w:eastAsia="Arial" w:hAnsi="Arial" w:cs="Arial"/>
          </w:rPr>
          <w:t xml:space="preserve">do 2º ciclo de ensino universitário graduado: </w:t>
        </w:r>
      </w:ins>
      <w:ins w:id="203" w:author="João Tomé Calado" w:date="2020-06-10T18:51:00Z">
        <w:r>
          <w:rPr>
            <w:rFonts w:ascii="Arial" w:eastAsia="Arial" w:hAnsi="Arial" w:cs="Arial"/>
          </w:rPr>
          <w:t>4</w:t>
        </w:r>
      </w:ins>
      <w:ins w:id="204" w:author="João Tomé Calado" w:date="2020-06-10T18:47:00Z">
        <w:r>
          <w:rPr>
            <w:rFonts w:ascii="Arial" w:eastAsia="Arial" w:hAnsi="Arial" w:cs="Arial"/>
          </w:rPr>
          <w:t>0 alunos adicionais</w:t>
        </w:r>
      </w:ins>
      <w:ins w:id="205" w:author="João Tomé Calado" w:date="2020-06-10T18:52:00Z">
        <w:r>
          <w:rPr>
            <w:rFonts w:ascii="Arial" w:eastAsia="Arial" w:hAnsi="Arial" w:cs="Arial"/>
          </w:rPr>
          <w:t xml:space="preserve"> 1º ano</w:t>
        </w:r>
      </w:ins>
      <w:ins w:id="206" w:author="João Tomé Calado" w:date="2020-06-10T18:47:00Z">
        <w:r>
          <w:rPr>
            <w:rFonts w:ascii="Arial" w:eastAsia="Arial" w:hAnsi="Arial" w:cs="Arial"/>
          </w:rPr>
          <w:t xml:space="preserve"> * preço médio estimado do 1.º ano (4.000€) = </w:t>
        </w:r>
      </w:ins>
      <w:ins w:id="207" w:author="João Tomé Calado" w:date="2020-06-10T18:52:00Z">
        <w:r>
          <w:rPr>
            <w:rFonts w:ascii="Arial" w:eastAsia="Arial" w:hAnsi="Arial" w:cs="Arial"/>
          </w:rPr>
          <w:t>16</w:t>
        </w:r>
      </w:ins>
      <w:ins w:id="208" w:author="João Tomé Calado" w:date="2020-06-10T18:47:00Z">
        <w:r>
          <w:rPr>
            <w:rFonts w:ascii="Arial" w:eastAsia="Arial" w:hAnsi="Arial" w:cs="Arial"/>
          </w:rPr>
          <w:t>0.000€</w:t>
        </w:r>
      </w:ins>
      <w:ins w:id="209" w:author="João Tomé Calado" w:date="2020-06-10T18:52:00Z">
        <w:r>
          <w:rPr>
            <w:rFonts w:ascii="Arial" w:eastAsia="Arial" w:hAnsi="Arial" w:cs="Arial"/>
          </w:rPr>
          <w:t xml:space="preserve"> + 40 alunos adicionais 2º ano * preço médio estimado do 2.º ano (2.000</w:t>
        </w:r>
        <w:proofErr w:type="gramStart"/>
        <w:r>
          <w:rPr>
            <w:rFonts w:ascii="Arial" w:eastAsia="Arial" w:hAnsi="Arial" w:cs="Arial"/>
          </w:rPr>
          <w:t>€)=</w:t>
        </w:r>
      </w:ins>
      <w:proofErr w:type="gramEnd"/>
      <w:ins w:id="210" w:author="João Tomé Calado" w:date="2020-06-10T18:53:00Z">
        <w:r>
          <w:rPr>
            <w:rFonts w:ascii="Arial" w:eastAsia="Arial" w:hAnsi="Arial" w:cs="Arial"/>
          </w:rPr>
          <w:t xml:space="preserve"> 80.000€, pelo que o impacto total esperado na receita é de 240.000€;</w:t>
        </w:r>
      </w:ins>
    </w:p>
    <w:p w14:paraId="7B4B3804" w14:textId="5E3DB315" w:rsidR="007E293D" w:rsidRDefault="007E293D" w:rsidP="007E293D">
      <w:pPr>
        <w:shd w:val="clear" w:color="auto" w:fill="FFFFFF"/>
        <w:jc w:val="both"/>
        <w:rPr>
          <w:ins w:id="211" w:author="João Tomé Calado" w:date="2020-06-10T18:53:00Z"/>
          <w:rFonts w:ascii="Arial" w:eastAsia="Arial" w:hAnsi="Arial" w:cs="Arial"/>
        </w:rPr>
      </w:pPr>
      <w:ins w:id="212" w:author="João Tomé Calado" w:date="2020-06-10T18:47:00Z">
        <w:r>
          <w:rPr>
            <w:rFonts w:ascii="Arial" w:eastAsia="Arial" w:hAnsi="Arial" w:cs="Arial"/>
          </w:rPr>
          <w:t>Ano letivo 202</w:t>
        </w:r>
      </w:ins>
      <w:ins w:id="213" w:author="João Tomé Calado" w:date="2020-06-10T18:48:00Z">
        <w:r>
          <w:rPr>
            <w:rFonts w:ascii="Arial" w:eastAsia="Arial" w:hAnsi="Arial" w:cs="Arial"/>
          </w:rPr>
          <w:t>2</w:t>
        </w:r>
      </w:ins>
      <w:ins w:id="214" w:author="João Tomé Calado" w:date="2020-06-10T18:47:00Z">
        <w:r>
          <w:rPr>
            <w:rFonts w:ascii="Arial" w:eastAsia="Arial" w:hAnsi="Arial" w:cs="Arial"/>
          </w:rPr>
          <w:t>/202</w:t>
        </w:r>
      </w:ins>
      <w:ins w:id="215" w:author="João Tomé Calado" w:date="2020-06-10T18:48:00Z">
        <w:r>
          <w:rPr>
            <w:rFonts w:ascii="Arial" w:eastAsia="Arial" w:hAnsi="Arial" w:cs="Arial"/>
          </w:rPr>
          <w:t>3</w:t>
        </w:r>
      </w:ins>
      <w:ins w:id="216" w:author="João Tomé Calado" w:date="2020-06-10T18:47:00Z">
        <w:r>
          <w:rPr>
            <w:rFonts w:ascii="Arial" w:eastAsia="Arial" w:hAnsi="Arial" w:cs="Arial"/>
          </w:rPr>
          <w:t xml:space="preserve"> </w:t>
        </w:r>
      </w:ins>
      <w:ins w:id="217" w:author="João Tomé Calado" w:date="2020-06-10T18:53:00Z">
        <w:r>
          <w:rPr>
            <w:rFonts w:ascii="Arial" w:eastAsia="Arial" w:hAnsi="Arial" w:cs="Arial"/>
          </w:rPr>
          <w:t>pelo menos mais 40 alunos matriculados no 1º ano e 40 matriculados no 2.ª ano do 2º ciclo de ensino universitário graduado: 40 alunos adicionais 1º ano * preço médio estimado do 1.º ano (4.000€) = 160.000€ + 40 alunos adicionais 2º ano * preço médio estimado do 2.º ano (2.000€)</w:t>
        </w:r>
      </w:ins>
      <w:ins w:id="218" w:author="João Tomé Calado" w:date="2020-06-10T18:54:00Z">
        <w:r>
          <w:rPr>
            <w:rFonts w:ascii="Arial" w:eastAsia="Arial" w:hAnsi="Arial" w:cs="Arial"/>
          </w:rPr>
          <w:t xml:space="preserve"> </w:t>
        </w:r>
      </w:ins>
      <w:ins w:id="219" w:author="João Tomé Calado" w:date="2020-06-10T18:53:00Z">
        <w:r>
          <w:rPr>
            <w:rFonts w:ascii="Arial" w:eastAsia="Arial" w:hAnsi="Arial" w:cs="Arial"/>
          </w:rPr>
          <w:t>= 80.000€, pelo que o impacto total esperado na receita é de 240.000€;</w:t>
        </w:r>
      </w:ins>
    </w:p>
    <w:p w14:paraId="5FC8A4F4" w14:textId="3AA4C59C" w:rsidR="007E293D" w:rsidRDefault="007E293D" w:rsidP="007E293D">
      <w:pPr>
        <w:shd w:val="clear" w:color="auto" w:fill="FFFFFF"/>
        <w:jc w:val="both"/>
        <w:rPr>
          <w:ins w:id="220" w:author="João Tomé Calado" w:date="2020-06-10T18:47:00Z"/>
          <w:rFonts w:ascii="Arial" w:eastAsia="Arial" w:hAnsi="Arial" w:cs="Arial"/>
        </w:rPr>
      </w:pPr>
      <w:ins w:id="221" w:author="João Tomé Calado" w:date="2020-06-10T18:53:00Z">
        <w:r>
          <w:rPr>
            <w:rFonts w:ascii="Arial" w:eastAsia="Arial" w:hAnsi="Arial" w:cs="Arial"/>
          </w:rPr>
          <w:t xml:space="preserve">Impacto </w:t>
        </w:r>
      </w:ins>
      <w:ins w:id="222" w:author="João Tomé Calado" w:date="2020-06-10T18:54:00Z">
        <w:r>
          <w:rPr>
            <w:rFonts w:ascii="Arial" w:eastAsia="Arial" w:hAnsi="Arial" w:cs="Arial"/>
          </w:rPr>
          <w:t>financeiro na receita (propinas): 640.000€</w:t>
        </w:r>
      </w:ins>
      <w:bookmarkEnd w:id="180"/>
    </w:p>
    <w:p w14:paraId="57F3F1CE" w14:textId="77777777" w:rsidR="007E293D" w:rsidRDefault="007E293D" w:rsidP="00EC07E1">
      <w:pPr>
        <w:shd w:val="clear" w:color="auto" w:fill="FFFFFF"/>
        <w:jc w:val="both"/>
      </w:pPr>
    </w:p>
    <w:p w14:paraId="0E8FA442" w14:textId="5A51DD0F" w:rsidR="00991F70" w:rsidRDefault="00991F70" w:rsidP="0009553E">
      <w:pPr>
        <w:shd w:val="clear" w:color="auto" w:fill="FFFFFF"/>
        <w:spacing w:after="0"/>
        <w:jc w:val="both"/>
      </w:pPr>
      <w:r w:rsidRPr="0009553E">
        <w:rPr>
          <w:rFonts w:ascii="Arial" w:eastAsia="Arial" w:hAnsi="Arial" w:cs="Arial"/>
          <w:u w:val="single"/>
        </w:rPr>
        <w:t>Por Diminuição dos Custos operacionai</w:t>
      </w:r>
      <w:r>
        <w:rPr>
          <w:rFonts w:ascii="Arial" w:eastAsia="Arial" w:hAnsi="Arial" w:cs="Arial"/>
          <w:u w:val="single"/>
        </w:rPr>
        <w:t>s</w:t>
      </w:r>
    </w:p>
    <w:p w14:paraId="37C112E8" w14:textId="260632E7" w:rsidR="000B7703" w:rsidRDefault="00991F70" w:rsidP="00D30A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 w:rsidRPr="00F222E9">
        <w:rPr>
          <w:rFonts w:ascii="Arial" w:eastAsia="Arial" w:hAnsi="Arial" w:cs="Arial"/>
        </w:rPr>
        <w:t>Está previsto que os custos operacionais associados a equipamentos e hardware, software, serviços externos no âmbito das TIC se mantenham apesar da implementação desta operação. Os</w:t>
      </w:r>
      <w:r>
        <w:rPr>
          <w:rFonts w:ascii="Arial" w:eastAsia="Arial" w:hAnsi="Arial" w:cs="Arial"/>
        </w:rPr>
        <w:t xml:space="preserve"> ganhos e as poupanças obtidas serão incorporados na operação e na atividade regular do ISEG.</w:t>
      </w:r>
    </w:p>
    <w:p w14:paraId="40E257C8" w14:textId="194E192A" w:rsidR="00991F70" w:rsidRDefault="00991F70" w:rsidP="00E96A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</w:pPr>
      <w:r>
        <w:rPr>
          <w:rFonts w:ascii="Arial" w:eastAsia="Arial" w:hAnsi="Arial" w:cs="Arial"/>
          <w:u w:val="single"/>
        </w:rPr>
        <w:t>Por Poupança de Custos com Pessoal</w:t>
      </w:r>
    </w:p>
    <w:p w14:paraId="719818CF" w14:textId="37A2FE38" w:rsidR="00991F70" w:rsidRDefault="00991F70" w:rsidP="00E96A3F">
      <w:pPr>
        <w:jc w:val="both"/>
      </w:pPr>
      <w:r w:rsidRPr="00F222E9">
        <w:rPr>
          <w:rFonts w:ascii="Arial" w:eastAsia="Arial" w:hAnsi="Arial" w:cs="Arial"/>
        </w:rPr>
        <w:t>Estima-se que com a implementação d</w:t>
      </w:r>
      <w:r>
        <w:rPr>
          <w:rFonts w:ascii="Arial" w:eastAsia="Arial" w:hAnsi="Arial" w:cs="Arial"/>
        </w:rPr>
        <w:t>esta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solução</w:t>
      </w:r>
      <w:r w:rsidRPr="00F222E9">
        <w:rPr>
          <w:rFonts w:ascii="Arial" w:eastAsia="Arial" w:hAnsi="Arial" w:cs="Arial"/>
        </w:rPr>
        <w:t xml:space="preserve"> se consiga uma libertação de meios humanos</w:t>
      </w:r>
      <w:r>
        <w:rPr>
          <w:rFonts w:ascii="Arial" w:eastAsia="Arial" w:hAnsi="Arial" w:cs="Arial"/>
        </w:rPr>
        <w:t>,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não quantificada</w:t>
      </w:r>
      <w:r w:rsidRPr="00F222E9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por via da diminuição dos fluxos de atendimento, sobretudo presencial e telefónico.</w:t>
      </w:r>
    </w:p>
    <w:p w14:paraId="4B822122" w14:textId="2F9F7C00" w:rsidR="000B7703" w:rsidRPr="00991F70" w:rsidRDefault="00991F70" w:rsidP="00991F70">
      <w:pPr>
        <w:shd w:val="clear" w:color="auto" w:fill="FFFFFF"/>
        <w:jc w:val="both"/>
      </w:pPr>
      <w:r>
        <w:rPr>
          <w:rFonts w:ascii="Arial" w:eastAsia="Arial" w:hAnsi="Arial" w:cs="Arial"/>
        </w:rPr>
        <w:t>Quanto ao financiamento do projeto e a respetiva sustentabilidade verificar ponto 14. Plano de Sustentabilidade, neste Anexo Técnico.</w:t>
      </w:r>
    </w:p>
    <w:p w14:paraId="7A3D4407" w14:textId="215492BA" w:rsidR="00991F70" w:rsidRDefault="00991F70" w:rsidP="0009553E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Benefícios não financeiros</w:t>
      </w:r>
    </w:p>
    <w:p w14:paraId="77D2C043" w14:textId="27FD04D0" w:rsidR="00991F70" w:rsidRDefault="00991F70" w:rsidP="0009553E">
      <w:pPr>
        <w:shd w:val="clear" w:color="auto" w:fill="FFFFFF"/>
        <w:spacing w:after="0"/>
        <w:jc w:val="both"/>
      </w:pPr>
      <w:r>
        <w:rPr>
          <w:rFonts w:ascii="Arial" w:eastAsia="Arial" w:hAnsi="Arial" w:cs="Arial"/>
        </w:rPr>
        <w:t>A implementação deste projeto permitirá adquirir os seguintes benefícios:</w:t>
      </w:r>
    </w:p>
    <w:p w14:paraId="4BD015D3" w14:textId="09BFD592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Aumento da notoriedade externa</w:t>
      </w:r>
    </w:p>
    <w:p w14:paraId="64ED48F6" w14:textId="6BBDE189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Aumento da empregabilidade dos diplomados</w:t>
      </w:r>
    </w:p>
    <w:p w14:paraId="042AEA41" w14:textId="2ADFF841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Obtenção de melhorias significativas na qualidade da informação prestada</w:t>
      </w:r>
    </w:p>
    <w:p w14:paraId="51710B07" w14:textId="5E9AD5A8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</w:rPr>
        <w:t>Otimização</w:t>
      </w:r>
      <w:r w:rsidRPr="00C91106">
        <w:rPr>
          <w:rFonts w:ascii="Arial" w:eastAsia="Arial" w:hAnsi="Arial" w:cs="Arial"/>
          <w:color w:val="000000"/>
        </w:rPr>
        <w:t xml:space="preserve"> dos recursos humanos</w:t>
      </w:r>
    </w:p>
    <w:p w14:paraId="1B2132CB" w14:textId="276909CE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 xml:space="preserve">Maior envolvência dos </w:t>
      </w:r>
      <w:proofErr w:type="spellStart"/>
      <w:r w:rsidRPr="00C91106">
        <w:rPr>
          <w:rFonts w:ascii="Arial" w:eastAsia="Arial" w:hAnsi="Arial" w:cs="Arial"/>
          <w:i/>
          <w:color w:val="000000"/>
        </w:rPr>
        <w:t>stakeholders</w:t>
      </w:r>
      <w:proofErr w:type="spellEnd"/>
    </w:p>
    <w:p w14:paraId="7FC0C571" w14:textId="730E232E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Maior flexibilidade organizacional</w:t>
      </w:r>
    </w:p>
    <w:p w14:paraId="7FFFDD95" w14:textId="77454CD5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hAnsi="Arial" w:cs="Arial"/>
        </w:rPr>
        <w:t>Integração dos antigos alunos nas atividades, objetivos e iniciativas do ISEG</w:t>
      </w:r>
    </w:p>
    <w:p w14:paraId="7E607874" w14:textId="401BC13B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 xml:space="preserve">Aumento da fidelização dos </w:t>
      </w:r>
      <w:r w:rsidRPr="00C91106">
        <w:rPr>
          <w:rFonts w:ascii="Arial" w:eastAsia="Arial" w:hAnsi="Arial" w:cs="Arial"/>
        </w:rPr>
        <w:t xml:space="preserve">estudantes </w:t>
      </w:r>
      <w:r w:rsidRPr="00C91106">
        <w:rPr>
          <w:rFonts w:ascii="Arial" w:eastAsia="Arial" w:hAnsi="Arial" w:cs="Arial"/>
          <w:color w:val="000000"/>
        </w:rPr>
        <w:t>numa fase pós curso</w:t>
      </w:r>
    </w:p>
    <w:p w14:paraId="708784FD" w14:textId="76B6F523" w:rsidR="00991F70" w:rsidRPr="007E293D" w:rsidRDefault="00C91106" w:rsidP="001E3871">
      <w:pPr>
        <w:pStyle w:val="PargrafodaLista"/>
        <w:numPr>
          <w:ilvl w:val="0"/>
          <w:numId w:val="13"/>
        </w:numPr>
        <w:shd w:val="clear" w:color="auto" w:fill="FFFFFF"/>
        <w:jc w:val="both"/>
        <w:rPr>
          <w:ins w:id="223" w:author="João Tomé Calado" w:date="2020-06-10T18:55:00Z"/>
          <w:rPrChange w:id="224" w:author="João Tomé Calado" w:date="2020-06-10T18:55:00Z">
            <w:rPr>
              <w:ins w:id="225" w:author="João Tomé Calado" w:date="2020-06-10T18:55:00Z"/>
              <w:rFonts w:ascii="Arial" w:hAnsi="Arial" w:cs="Arial"/>
            </w:rPr>
          </w:rPrChange>
        </w:rPr>
      </w:pPr>
      <w:r w:rsidRPr="00C91106">
        <w:rPr>
          <w:rFonts w:ascii="Arial" w:hAnsi="Arial" w:cs="Arial"/>
        </w:rPr>
        <w:t>Aumento da cooperação com outras entidades públicas e privadas</w:t>
      </w:r>
    </w:p>
    <w:p w14:paraId="63E745FC" w14:textId="64DE5A95" w:rsidR="007E293D" w:rsidRDefault="007E293D" w:rsidP="001E3871">
      <w:pPr>
        <w:pStyle w:val="PargrafodaLista"/>
        <w:numPr>
          <w:ilvl w:val="0"/>
          <w:numId w:val="13"/>
        </w:numPr>
        <w:shd w:val="clear" w:color="auto" w:fill="FFFFFF"/>
        <w:jc w:val="both"/>
      </w:pPr>
      <w:ins w:id="226" w:author="João Tomé Calado" w:date="2020-06-10T18:55:00Z">
        <w:r>
          <w:rPr>
            <w:rFonts w:ascii="Arial" w:hAnsi="Arial" w:cs="Arial"/>
          </w:rPr>
          <w:lastRenderedPageBreak/>
          <w:t xml:space="preserve">Consolidação financeira </w:t>
        </w:r>
      </w:ins>
      <w:ins w:id="227" w:author="João Tomé Calado" w:date="2020-06-10T18:56:00Z">
        <w:r>
          <w:rPr>
            <w:rFonts w:ascii="Arial" w:hAnsi="Arial" w:cs="Arial"/>
          </w:rPr>
          <w:t>da instituição.</w:t>
        </w:r>
      </w:ins>
    </w:p>
    <w:p w14:paraId="13FCE8C3" w14:textId="77777777" w:rsidR="000B7703" w:rsidRDefault="000B7703" w:rsidP="00C91106">
      <w:pPr>
        <w:shd w:val="clear" w:color="auto" w:fill="FFFFFF"/>
        <w:jc w:val="both"/>
        <w:rPr>
          <w:rFonts w:ascii="Arial" w:eastAsia="Arial" w:hAnsi="Arial" w:cs="Arial"/>
        </w:rPr>
      </w:pPr>
    </w:p>
    <w:p w14:paraId="5E052FB6" w14:textId="4AB6D8EA" w:rsidR="00C91106" w:rsidRDefault="00C91106" w:rsidP="00D30A82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4.4 Análise de Risco da operação</w:t>
      </w:r>
    </w:p>
    <w:p w14:paraId="0BBE9B16" w14:textId="769FB7DB" w:rsidR="00C91106" w:rsidRDefault="00C91106" w:rsidP="00D30A82">
      <w:pPr>
        <w:shd w:val="clear" w:color="auto" w:fill="FFFFFF"/>
        <w:jc w:val="both"/>
      </w:pPr>
      <w:r>
        <w:rPr>
          <w:rFonts w:ascii="Arial" w:eastAsia="Arial" w:hAnsi="Arial" w:cs="Arial"/>
        </w:rPr>
        <w:t>Efetuada a construção da Matriz de Risco inerente ao presente projeto constataram-se os seguintes riscos:</w:t>
      </w:r>
    </w:p>
    <w:p w14:paraId="5A2396F4" w14:textId="1C51CB92" w:rsidR="00C91106" w:rsidRDefault="00C91106" w:rsidP="00636E2E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Risco Organizacional:</w:t>
      </w:r>
    </w:p>
    <w:p w14:paraId="497A5177" w14:textId="57F517D6" w:rsidR="00C91106" w:rsidRDefault="00C91106" w:rsidP="001E3871">
      <w:pPr>
        <w:pStyle w:val="PargrafodaLista"/>
        <w:numPr>
          <w:ilvl w:val="0"/>
          <w:numId w:val="14"/>
        </w:numPr>
        <w:shd w:val="clear" w:color="auto" w:fill="FFFFFF"/>
        <w:spacing w:after="0"/>
        <w:ind w:left="567" w:hanging="283"/>
        <w:jc w:val="both"/>
      </w:pPr>
      <w:r w:rsidRPr="00C91106">
        <w:rPr>
          <w:rFonts w:ascii="Arial" w:eastAsia="Arial" w:hAnsi="Arial" w:cs="Arial"/>
          <w:color w:val="000000"/>
        </w:rPr>
        <w:t>Indisponibilidade dos Colaboradores Chave: o impacto é crítico, a probabilidade é baixa e a ação corretiva incidirá no envolvimento das pessoas e das chefias da organização.</w:t>
      </w:r>
    </w:p>
    <w:p w14:paraId="70E051E4" w14:textId="181427C8" w:rsidR="00C91106" w:rsidRPr="00C91106" w:rsidRDefault="00C91106" w:rsidP="001E3871">
      <w:pPr>
        <w:pStyle w:val="PargrafodaLista"/>
        <w:numPr>
          <w:ilvl w:val="0"/>
          <w:numId w:val="14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Dificuldades e atrasos na tomada de decisões: o impacto é crítico, a probabilidade é baixa e a ação corretiva incidirá no envolvimento da hierarquia de topo do Projeto.</w:t>
      </w:r>
    </w:p>
    <w:p w14:paraId="5846EDFC" w14:textId="1A611A12" w:rsidR="00C91106" w:rsidRDefault="00C91106" w:rsidP="00636E2E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Risco Tecnológico:</w:t>
      </w:r>
    </w:p>
    <w:p w14:paraId="0089B93A" w14:textId="225578A4" w:rsidR="00C91106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Atrasos na entrega dos “</w:t>
      </w:r>
      <w:proofErr w:type="spellStart"/>
      <w:r w:rsidRPr="00C91106">
        <w:rPr>
          <w:rFonts w:ascii="Arial" w:eastAsia="Arial" w:hAnsi="Arial" w:cs="Arial"/>
          <w:i/>
          <w:color w:val="000000"/>
        </w:rPr>
        <w:t>deliverables</w:t>
      </w:r>
      <w:proofErr w:type="spellEnd"/>
      <w:r w:rsidRPr="00C91106">
        <w:rPr>
          <w:rFonts w:ascii="Arial" w:eastAsia="Arial" w:hAnsi="Arial" w:cs="Arial"/>
          <w:color w:val="000000"/>
        </w:rPr>
        <w:t>”: o impacto é crítico, a probabilidade é média e a ação corretiva incidirá na calendarização prévia e no controlo/acompanhamento apertado da realização dos trabalhos e das respetivas datas de entrega.</w:t>
      </w:r>
    </w:p>
    <w:p w14:paraId="4401F29C" w14:textId="7DD14BCB" w:rsidR="00C91106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Problemas associados ao tipo de software a adotar: o impacto é crítico, a probabilidade é baixa e a ação corretiva incidirá na consulta prévia ao mercado para saber a quantidade de fornecedores que trabalham ou utilizam essa aplicação informática.</w:t>
      </w:r>
    </w:p>
    <w:p w14:paraId="1E2003F6" w14:textId="30D06648" w:rsidR="000A523C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 xml:space="preserve">Falta de atualização tecnológica das plataformas a adquirir: o impacto é crítico, a probabilidade é baixa e a ação corretiva passará pela inclusão no contrato de fornecimento de uma calendarização e obrigação anual de novas </w:t>
      </w:r>
      <w:proofErr w:type="spellStart"/>
      <w:r w:rsidRPr="00C91106">
        <w:rPr>
          <w:rFonts w:ascii="Arial" w:eastAsia="Arial" w:hAnsi="Arial" w:cs="Arial"/>
          <w:i/>
          <w:color w:val="000000"/>
        </w:rPr>
        <w:t>release</w:t>
      </w:r>
      <w:proofErr w:type="spellEnd"/>
      <w:r w:rsidRPr="00C91106">
        <w:rPr>
          <w:rFonts w:ascii="Arial" w:eastAsia="Arial" w:hAnsi="Arial" w:cs="Arial"/>
          <w:i/>
          <w:color w:val="000000"/>
        </w:rPr>
        <w:t>.</w:t>
      </w:r>
    </w:p>
    <w:p w14:paraId="2BA9DBFB" w14:textId="7EAD58D9" w:rsidR="00C91106" w:rsidRDefault="00C91106" w:rsidP="00C91106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Risco de Implementação /Exploração:</w:t>
      </w:r>
    </w:p>
    <w:p w14:paraId="0D0D91E2" w14:textId="7DACD918" w:rsidR="00C91106" w:rsidRPr="00C91106" w:rsidRDefault="00C91106" w:rsidP="001E3871">
      <w:pPr>
        <w:pStyle w:val="PargrafodaLista"/>
        <w:numPr>
          <w:ilvl w:val="0"/>
          <w:numId w:val="16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Aumento exponencial de utilizadores dos novos serviços (&gt; 10%): o impacto é crítico, a probabilidade é média e a ação corretiva incidirá na monitorização atempada dos processos e das solicitações de forma a adotar as correções necessárias em tempo útil.</w:t>
      </w:r>
    </w:p>
    <w:p w14:paraId="5727E6DC" w14:textId="747B70D8" w:rsidR="00C91106" w:rsidRPr="00C91106" w:rsidRDefault="00C91106" w:rsidP="001E3871">
      <w:pPr>
        <w:pStyle w:val="PargrafodaLista"/>
        <w:numPr>
          <w:ilvl w:val="0"/>
          <w:numId w:val="16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Poupanças e Ganhos inferiores ao Planeado: o impacto é crítico, a probabilidade é média e a ação corretiva incidirá na criação de um Plano de Controlo e na análise financeira do Projeto.</w:t>
      </w:r>
    </w:p>
    <w:p w14:paraId="135FEEC4" w14:textId="77777777" w:rsidR="00C91106" w:rsidRPr="00D30A82" w:rsidRDefault="00C91106" w:rsidP="00C91106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</w:p>
    <w:p w14:paraId="34526C4C" w14:textId="77777777" w:rsidR="000B7703" w:rsidRPr="00865D4F" w:rsidRDefault="000B7703" w:rsidP="000B7703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</w:p>
    <w:p w14:paraId="2F217FFC" w14:textId="2297CB7E" w:rsidR="00B771F7" w:rsidRPr="000B7703" w:rsidRDefault="00CC680A" w:rsidP="00D30A82">
      <w:pPr>
        <w:pStyle w:val="Ttulo1"/>
        <w:numPr>
          <w:ilvl w:val="0"/>
          <w:numId w:val="1"/>
        </w:numPr>
        <w:spacing w:before="0" w:after="24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28" w:name="_Toc42356451"/>
      <w:r w:rsidRPr="00CC680A">
        <w:rPr>
          <w:rFonts w:ascii="Trebuchet MS" w:hAnsi="Trebuchet MS"/>
          <w:color w:val="1F497D" w:themeColor="text2"/>
          <w:sz w:val="24"/>
          <w:szCs w:val="24"/>
        </w:rPr>
        <w:t>Caraterização da operação</w:t>
      </w:r>
      <w:bookmarkEnd w:id="228"/>
    </w:p>
    <w:p w14:paraId="5075B980" w14:textId="7E86D974" w:rsidR="00C91106" w:rsidRDefault="00C91106" w:rsidP="00D30A82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5.1 Objetivos Gerais</w:t>
      </w:r>
    </w:p>
    <w:p w14:paraId="4523D85F" w14:textId="53457379" w:rsidR="00C91106" w:rsidRDefault="00C91106" w:rsidP="00105A41">
      <w:pPr>
        <w:spacing w:after="120"/>
        <w:jc w:val="both"/>
      </w:pPr>
      <w:r>
        <w:rPr>
          <w:rFonts w:ascii="Arial" w:eastAsia="Arial" w:hAnsi="Arial" w:cs="Arial"/>
        </w:rPr>
        <w:t xml:space="preserve">A presente candidatura tem como objetivo modernizar o ISEG com um conjunto de meios e recursos tecnológicos necessários para obtenção de uma solução que através de um acesso único permita obter, de forma centralizada, informação e acesso a serviços associados aos interesses da população alvo deste projeto, nomeadamente, candidatos, alunos, </w:t>
      </w:r>
      <w:del w:id="229" w:author="João Tomé Calado" w:date="2020-06-10T18:57:00Z">
        <w:r w:rsidRPr="000C51EF" w:rsidDel="004605E6">
          <w:rPr>
            <w:rFonts w:ascii="Arial" w:eastAsia="Arial" w:hAnsi="Arial" w:cs="Arial"/>
            <w:i/>
          </w:rPr>
          <w:delText>alumni</w:delText>
        </w:r>
      </w:del>
      <w:ins w:id="230" w:author="João Tomé Calado" w:date="2020-06-10T18:57:00Z">
        <w:r w:rsidR="004605E6">
          <w:rPr>
            <w:rFonts w:ascii="Arial" w:eastAsia="Arial" w:hAnsi="Arial" w:cs="Arial"/>
            <w:i/>
          </w:rPr>
          <w:t>A</w:t>
        </w:r>
        <w:r w:rsidR="004605E6" w:rsidRPr="000C51EF">
          <w:rPr>
            <w:rFonts w:ascii="Arial" w:eastAsia="Arial" w:hAnsi="Arial" w:cs="Arial"/>
            <w:i/>
          </w:rPr>
          <w:t>lumni</w:t>
        </w:r>
      </w:ins>
      <w:r>
        <w:rPr>
          <w:rFonts w:ascii="Arial" w:eastAsia="Arial" w:hAnsi="Arial" w:cs="Arial"/>
        </w:rPr>
        <w:t xml:space="preserve">, entidades empregadoras e parceiros para atividades de empreendedorismo, inovação, voluntariado e de serviços de extensão à comunidade. Esta solução será disponibilizada sob a forma de uma multiplataforma com </w:t>
      </w:r>
      <w:r>
        <w:rPr>
          <w:rFonts w:ascii="Arial" w:eastAsia="Arial" w:hAnsi="Arial" w:cs="Arial"/>
        </w:rPr>
        <w:lastRenderedPageBreak/>
        <w:t xml:space="preserve">acesso centralizado a informações/serviços abrangendo oferta formativa, bolsas de emprego, inovação e </w:t>
      </w:r>
      <w:r w:rsidRPr="000C5633">
        <w:rPr>
          <w:rFonts w:ascii="Arial" w:eastAsia="Arial" w:hAnsi="Arial" w:cs="Arial"/>
        </w:rPr>
        <w:t>empreendedorismo, gestão de protocolos, estágios, bolsa de voluntariado, articulação com as áreas de gestão académica, desporto, cultura, apoios sociais, eventos científicos, investigação e propriedade intelectual, internacionalização</w:t>
      </w:r>
      <w:r>
        <w:rPr>
          <w:rFonts w:ascii="Arial" w:eastAsia="Arial" w:hAnsi="Arial" w:cs="Arial"/>
        </w:rPr>
        <w:t xml:space="preserve"> do ensino e outros temas de interesse generalizado para os </w:t>
      </w:r>
      <w:proofErr w:type="spellStart"/>
      <w:r>
        <w:rPr>
          <w:rFonts w:ascii="Arial" w:eastAsia="Arial" w:hAnsi="Arial" w:cs="Arial"/>
          <w:i/>
        </w:rPr>
        <w:t>s</w:t>
      </w:r>
      <w:r w:rsidRPr="000C51EF">
        <w:rPr>
          <w:rFonts w:ascii="Arial" w:eastAsia="Arial" w:hAnsi="Arial" w:cs="Arial"/>
          <w:i/>
        </w:rPr>
        <w:t>takeholders</w:t>
      </w:r>
      <w:proofErr w:type="spellEnd"/>
      <w:r>
        <w:rPr>
          <w:rFonts w:ascii="Arial" w:eastAsia="Arial" w:hAnsi="Arial" w:cs="Arial"/>
        </w:rPr>
        <w:t>. O</w:t>
      </w:r>
      <w:r w:rsidRPr="00082447">
        <w:rPr>
          <w:rFonts w:ascii="Arial" w:eastAsia="Arial" w:hAnsi="Arial" w:cs="Arial"/>
        </w:rPr>
        <w:t xml:space="preserve"> presente projeto de candidatura tem como objetivo melhorar a qualidade dos se</w:t>
      </w:r>
      <w:r>
        <w:rPr>
          <w:rFonts w:ascii="Arial" w:eastAsia="Arial" w:hAnsi="Arial" w:cs="Arial"/>
        </w:rPr>
        <w:t>rviços prestados pelo Instituto</w:t>
      </w:r>
      <w:r w:rsidRPr="00082447">
        <w:rPr>
          <w:rFonts w:ascii="Arial" w:eastAsia="Arial" w:hAnsi="Arial" w:cs="Arial"/>
        </w:rPr>
        <w:t xml:space="preserve">, definindo e tipificando esses serviços a nível </w:t>
      </w:r>
      <w:r>
        <w:rPr>
          <w:rFonts w:ascii="Arial" w:eastAsia="Arial" w:hAnsi="Arial" w:cs="Arial"/>
        </w:rPr>
        <w:t>digital e tecnológico, intervindo ao nível dos meios, dos processos, da transferência da informação e da capacitação dos recursos internos, reforçando o acesso ao digital para todo o universo do ISEG.</w:t>
      </w:r>
    </w:p>
    <w:p w14:paraId="702522F9" w14:textId="299925EC" w:rsidR="00026530" w:rsidRDefault="00B94ABD" w:rsidP="001305EA">
      <w:pPr>
        <w:jc w:val="both"/>
        <w:rPr>
          <w:rFonts w:ascii="Arial" w:eastAsia="Arial" w:hAnsi="Arial" w:cs="Arial"/>
          <w:bCs/>
        </w:rPr>
      </w:pPr>
      <w:r w:rsidRPr="00B94ABD">
        <w:rPr>
          <w:rFonts w:ascii="Arial" w:eastAsia="Arial" w:hAnsi="Arial" w:cs="Arial"/>
          <w:bCs/>
        </w:rPr>
        <w:t>Trata-se de uma</w:t>
      </w:r>
      <w:r w:rsidR="001305EA" w:rsidRPr="00B94ABD">
        <w:rPr>
          <w:rFonts w:ascii="Arial" w:eastAsia="Arial" w:hAnsi="Arial" w:cs="Arial"/>
          <w:bCs/>
        </w:rPr>
        <w:t xml:space="preserve"> solução inovadora que permit</w:t>
      </w:r>
      <w:r>
        <w:rPr>
          <w:rFonts w:ascii="Arial" w:eastAsia="Arial" w:hAnsi="Arial" w:cs="Arial"/>
          <w:bCs/>
        </w:rPr>
        <w:t>irá dinamizar e</w:t>
      </w:r>
      <w:r w:rsidR="001305EA" w:rsidRPr="00B94ABD">
        <w:rPr>
          <w:rFonts w:ascii="Arial" w:eastAsia="Arial" w:hAnsi="Arial" w:cs="Arial"/>
          <w:bCs/>
        </w:rPr>
        <w:t xml:space="preserve"> sustentar </w:t>
      </w:r>
      <w:r w:rsidR="00026530">
        <w:rPr>
          <w:rFonts w:ascii="Arial" w:eastAsia="Arial" w:hAnsi="Arial" w:cs="Arial"/>
          <w:bCs/>
        </w:rPr>
        <w:t>a interação</w:t>
      </w:r>
      <w:r w:rsidR="001305EA" w:rsidRPr="00B94ABD">
        <w:rPr>
          <w:rFonts w:ascii="Arial" w:eastAsia="Arial" w:hAnsi="Arial" w:cs="Arial"/>
          <w:bCs/>
        </w:rPr>
        <w:t xml:space="preserve"> </w:t>
      </w:r>
      <w:r w:rsidR="00026530">
        <w:rPr>
          <w:rFonts w:ascii="Arial" w:eastAsia="Arial" w:hAnsi="Arial" w:cs="Arial"/>
          <w:bCs/>
        </w:rPr>
        <w:t xml:space="preserve">e a relação com os </w:t>
      </w:r>
      <w:proofErr w:type="spellStart"/>
      <w:r w:rsidR="00277BD8">
        <w:rPr>
          <w:rFonts w:ascii="Arial" w:eastAsia="Arial" w:hAnsi="Arial" w:cs="Arial"/>
          <w:bCs/>
          <w:i/>
        </w:rPr>
        <w:t>s</w:t>
      </w:r>
      <w:r w:rsidR="00026530"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focad</w:t>
      </w:r>
      <w:r w:rsidR="00EE0875">
        <w:rPr>
          <w:rFonts w:ascii="Arial" w:eastAsia="Arial" w:hAnsi="Arial" w:cs="Arial"/>
          <w:bCs/>
        </w:rPr>
        <w:t>a</w:t>
      </w:r>
      <w:r w:rsidR="001305EA" w:rsidRPr="00B94ABD">
        <w:rPr>
          <w:rFonts w:ascii="Arial" w:eastAsia="Arial" w:hAnsi="Arial" w:cs="Arial"/>
          <w:bCs/>
        </w:rPr>
        <w:t xml:space="preserve"> na prestação de serviços aos futuros, atuais e antigos estudantes e permitindo sinergias</w:t>
      </w:r>
      <w:r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ciclos de inovação e de criação de valor. Constituir-se-á</w:t>
      </w:r>
      <w:r w:rsidR="00EE0875"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assim</w:t>
      </w:r>
      <w:r w:rsidR="00EE0875"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como o suporte, em multiplataformas, da interação com candidatos, estudantes e </w:t>
      </w:r>
      <w:del w:id="231" w:author="João Tomé Calado" w:date="2020-06-10T18:58:00Z">
        <w:r w:rsidR="001305EA" w:rsidRPr="00B94ABD" w:rsidDel="004605E6">
          <w:rPr>
            <w:rFonts w:ascii="Arial" w:eastAsia="Arial" w:hAnsi="Arial" w:cs="Arial"/>
            <w:bCs/>
            <w:i/>
          </w:rPr>
          <w:delText>alumni</w:delText>
        </w:r>
        <w:r w:rsidR="001305EA" w:rsidRPr="00B94ABD" w:rsidDel="004605E6">
          <w:rPr>
            <w:rFonts w:ascii="Arial" w:eastAsia="Arial" w:hAnsi="Arial" w:cs="Arial"/>
            <w:bCs/>
          </w:rPr>
          <w:delText xml:space="preserve"> </w:delText>
        </w:r>
      </w:del>
      <w:ins w:id="232" w:author="João Tomé Calado" w:date="2020-06-10T18:58:00Z">
        <w:r w:rsidR="004605E6">
          <w:rPr>
            <w:rFonts w:ascii="Arial" w:eastAsia="Arial" w:hAnsi="Arial" w:cs="Arial"/>
            <w:bCs/>
            <w:i/>
          </w:rPr>
          <w:t>A</w:t>
        </w:r>
        <w:r w:rsidR="004605E6" w:rsidRPr="00B94ABD">
          <w:rPr>
            <w:rFonts w:ascii="Arial" w:eastAsia="Arial" w:hAnsi="Arial" w:cs="Arial"/>
            <w:bCs/>
            <w:i/>
          </w:rPr>
          <w:t>lumni</w:t>
        </w:r>
        <w:r w:rsidR="004605E6" w:rsidRPr="00B94ABD">
          <w:rPr>
            <w:rFonts w:ascii="Arial" w:eastAsia="Arial" w:hAnsi="Arial" w:cs="Arial"/>
            <w:bCs/>
          </w:rPr>
          <w:t xml:space="preserve"> </w:t>
        </w:r>
      </w:ins>
      <w:r w:rsidR="001305EA" w:rsidRPr="00B94ABD">
        <w:rPr>
          <w:rFonts w:ascii="Arial" w:eastAsia="Arial" w:hAnsi="Arial" w:cs="Arial"/>
          <w:bCs/>
        </w:rPr>
        <w:t>e entidades parceiras, nomeadamente as referidas na descrição das atividades, no desenvolvimento e partilha de interesses e benefícios mútuos.</w:t>
      </w:r>
    </w:p>
    <w:p w14:paraId="1D52DCFE" w14:textId="003E9607" w:rsidR="00EE0875" w:rsidRDefault="00EE0875" w:rsidP="001305EA">
      <w:p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</w:rPr>
        <w:t xml:space="preserve">Esta operação assenta num grande eixo de intervenção e está orientada para o acesso universal aos sistemas de informação, implementação e transformação dos serviços digitais, com a consequente modernização que daí advém. </w:t>
      </w:r>
      <w:r>
        <w:rPr>
          <w:rFonts w:ascii="Arial" w:eastAsia="Arial" w:hAnsi="Arial" w:cs="Arial"/>
          <w:color w:val="000000"/>
        </w:rPr>
        <w:t>Podemos resumir os grandes objetivos do projeto, e do conjunto de melhorias esperadas, da seguinte forma:</w:t>
      </w:r>
    </w:p>
    <w:p w14:paraId="2BFA0982" w14:textId="7C0E45E2" w:rsidR="00026530" w:rsidRDefault="00026530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Permitir o acesso centralizado através de multiplataforma a informação e serviços por parte dos </w:t>
      </w:r>
      <w:proofErr w:type="spellStart"/>
      <w:r w:rsidR="00277BD8">
        <w:rPr>
          <w:rFonts w:ascii="Arial" w:eastAsia="Arial" w:hAnsi="Arial" w:cs="Arial"/>
          <w:bCs/>
          <w:i/>
        </w:rPr>
        <w:t>s</w:t>
      </w:r>
      <w:r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>, melhorando a qualidade dos serviços prestados pela instituição</w:t>
      </w:r>
      <w:r w:rsidR="00FD7E5E">
        <w:rPr>
          <w:rFonts w:ascii="Arial" w:eastAsia="Arial" w:hAnsi="Arial" w:cs="Arial"/>
          <w:bCs/>
        </w:rPr>
        <w:t>, quer pela facilidade de acesso, quer pela celeridade nas respostas</w:t>
      </w:r>
      <w:r>
        <w:rPr>
          <w:rFonts w:ascii="Arial" w:eastAsia="Arial" w:hAnsi="Arial" w:cs="Arial"/>
          <w:bCs/>
        </w:rPr>
        <w:t>;</w:t>
      </w:r>
    </w:p>
    <w:p w14:paraId="2772D39D" w14:textId="1E1D6F4D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Facilitar o acesso a um conjunto alargado de conteúdos através da utilização de tecnologias digitais e instrumentos de recolha de dados, de uma forma agregadora e integrada da informação e da comunicação com os </w:t>
      </w:r>
      <w:proofErr w:type="spellStart"/>
      <w:r w:rsidRPr="00277BD8"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40F315A9" w14:textId="4A9BE9E9" w:rsidR="00A81882" w:rsidRPr="00EE0875" w:rsidRDefault="00A81882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  <w:highlight w:val="white"/>
        </w:rPr>
        <w:t>Potenciar a integração de novas tecnologias nos processos de comunicação, otimizando os processos de produção</w:t>
      </w:r>
      <w:r>
        <w:rPr>
          <w:rFonts w:ascii="Arial" w:eastAsia="Arial" w:hAnsi="Arial" w:cs="Arial"/>
          <w:color w:val="000000"/>
        </w:rPr>
        <w:t xml:space="preserve"> de informação;</w:t>
      </w:r>
    </w:p>
    <w:p w14:paraId="5A696CC7" w14:textId="1A452CB0" w:rsidR="00EE0875" w:rsidRPr="00A81882" w:rsidRDefault="00EE0875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A81882">
        <w:rPr>
          <w:rFonts w:ascii="Arial" w:eastAsia="Arial" w:hAnsi="Arial" w:cs="Arial"/>
          <w:color w:val="000000"/>
        </w:rPr>
        <w:t>Criar uma solução tecnológica que privilegie a agregação de grandes volumes de dados, tendo por base a combinação de diferentes fontes de informação, com vista à compilação, consolidação, organização, análise, monitorização e avaliação de atividades desenvolvidas</w:t>
      </w:r>
      <w:r>
        <w:rPr>
          <w:rFonts w:ascii="Arial" w:eastAsia="Arial" w:hAnsi="Arial" w:cs="Arial"/>
          <w:color w:val="000000"/>
        </w:rPr>
        <w:t>;</w:t>
      </w:r>
    </w:p>
    <w:p w14:paraId="65D01470" w14:textId="1170A957" w:rsidR="00FD7E5E" w:rsidRPr="00A81882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Agilizar processos tornando-os simples e intuitivos</w:t>
      </w:r>
      <w:r w:rsidR="00A81882">
        <w:rPr>
          <w:rFonts w:ascii="Arial" w:eastAsia="Arial" w:hAnsi="Arial" w:cs="Arial"/>
          <w:bCs/>
        </w:rPr>
        <w:t>, diminuindo,</w:t>
      </w:r>
      <w:r w:rsidR="00A81882" w:rsidRPr="00A81882">
        <w:rPr>
          <w:rFonts w:ascii="Arial" w:eastAsia="Arial" w:hAnsi="Arial" w:cs="Arial"/>
        </w:rPr>
        <w:t xml:space="preserve"> </w:t>
      </w:r>
      <w:r w:rsidR="00A81882">
        <w:rPr>
          <w:rFonts w:ascii="Arial" w:eastAsia="Arial" w:hAnsi="Arial" w:cs="Arial"/>
        </w:rPr>
        <w:t>simultaneamente, o custo e o tempo de realização dos mesmos</w:t>
      </w:r>
      <w:r>
        <w:rPr>
          <w:rFonts w:ascii="Arial" w:eastAsia="Arial" w:hAnsi="Arial" w:cs="Arial"/>
          <w:bCs/>
        </w:rPr>
        <w:t>;</w:t>
      </w:r>
    </w:p>
    <w:p w14:paraId="4763867B" w14:textId="2FB04085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Privilegiar a utilização do digital, reduzindo o uso do formato em papel;</w:t>
      </w:r>
    </w:p>
    <w:p w14:paraId="17A7F607" w14:textId="71BCB396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Dinamizar e sustentar a interação com os </w:t>
      </w:r>
      <w:proofErr w:type="spellStart"/>
      <w:r w:rsidR="00277BD8">
        <w:rPr>
          <w:rFonts w:ascii="Arial" w:eastAsia="Arial" w:hAnsi="Arial" w:cs="Arial"/>
          <w:bCs/>
        </w:rPr>
        <w:t>s</w:t>
      </w:r>
      <w:r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>;</w:t>
      </w:r>
    </w:p>
    <w:p w14:paraId="0AC095E4" w14:textId="03738EF8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Proporcionar a interatividade entre os diversos grupos de interesse, internos e externos ao </w:t>
      </w:r>
      <w:r w:rsidR="00EE0875">
        <w:rPr>
          <w:rFonts w:ascii="Arial" w:eastAsia="Arial" w:hAnsi="Arial" w:cs="Arial"/>
          <w:bCs/>
        </w:rPr>
        <w:t>ISEG</w:t>
      </w:r>
      <w:r>
        <w:rPr>
          <w:rFonts w:ascii="Arial" w:eastAsia="Arial" w:hAnsi="Arial" w:cs="Arial"/>
          <w:bCs/>
        </w:rPr>
        <w:t>;</w:t>
      </w:r>
    </w:p>
    <w:p w14:paraId="69B69617" w14:textId="20D758D3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Rentabilizar os sistemas e bases de dados existentes, anulando redundâncias ao nível da informação solicitada;</w:t>
      </w:r>
    </w:p>
    <w:p w14:paraId="007749E8" w14:textId="32363ABF" w:rsidR="00FD7E5E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Implementar ferramentas de identificação de perfis e de alertas que permitam direcionar a informação mais adequada a cada </w:t>
      </w:r>
      <w:proofErr w:type="spellStart"/>
      <w:r w:rsidR="00277BD8">
        <w:rPr>
          <w:rFonts w:ascii="Arial" w:eastAsia="Arial" w:hAnsi="Arial" w:cs="Arial"/>
          <w:bCs/>
        </w:rPr>
        <w:t>s</w:t>
      </w:r>
      <w:r>
        <w:rPr>
          <w:rFonts w:ascii="Arial" w:eastAsia="Arial" w:hAnsi="Arial" w:cs="Arial"/>
          <w:bCs/>
        </w:rPr>
        <w:t>takeholder</w:t>
      </w:r>
      <w:proofErr w:type="spellEnd"/>
      <w:r>
        <w:rPr>
          <w:rFonts w:ascii="Arial" w:eastAsia="Arial" w:hAnsi="Arial" w:cs="Arial"/>
          <w:bCs/>
        </w:rPr>
        <w:t>;</w:t>
      </w:r>
    </w:p>
    <w:p w14:paraId="6BD003DE" w14:textId="77777777" w:rsidR="00FD7E5E" w:rsidRPr="00FD7E5E" w:rsidRDefault="001305EA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FD7E5E">
        <w:rPr>
          <w:rFonts w:ascii="Arial" w:eastAsia="Arial" w:hAnsi="Arial" w:cs="Arial"/>
        </w:rPr>
        <w:t>Incentivar o empreendedorismo e a empregabilidade</w:t>
      </w:r>
      <w:r w:rsidR="00FD7E5E">
        <w:rPr>
          <w:rFonts w:ascii="Arial" w:eastAsia="Arial" w:hAnsi="Arial" w:cs="Arial"/>
        </w:rPr>
        <w:t>;</w:t>
      </w:r>
    </w:p>
    <w:p w14:paraId="208BAF85" w14:textId="4CC86A3A" w:rsidR="004E6A9A" w:rsidRPr="00A81882" w:rsidRDefault="00FD7E5E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</w:rPr>
        <w:t>A</w:t>
      </w:r>
      <w:r w:rsidR="001305EA" w:rsidRPr="00FD7E5E">
        <w:rPr>
          <w:rFonts w:ascii="Arial" w:eastAsia="Arial" w:hAnsi="Arial" w:cs="Arial"/>
        </w:rPr>
        <w:t>companhar o percurso profissional dos</w:t>
      </w:r>
      <w:r>
        <w:rPr>
          <w:rFonts w:ascii="Arial" w:eastAsia="Arial" w:hAnsi="Arial" w:cs="Arial"/>
        </w:rPr>
        <w:t xml:space="preserve"> </w:t>
      </w:r>
      <w:del w:id="233" w:author="João Tomé Calado" w:date="2020-06-10T18:59:00Z">
        <w:r w:rsidRPr="000C51EF" w:rsidDel="004605E6">
          <w:rPr>
            <w:rFonts w:ascii="Arial" w:eastAsia="Arial" w:hAnsi="Arial" w:cs="Arial"/>
            <w:i/>
          </w:rPr>
          <w:delText>alumni</w:delText>
        </w:r>
      </w:del>
      <w:ins w:id="234" w:author="João Tomé Calado" w:date="2020-06-10T18:59:00Z">
        <w:r w:rsidR="004605E6">
          <w:rPr>
            <w:rFonts w:ascii="Arial" w:eastAsia="Arial" w:hAnsi="Arial" w:cs="Arial"/>
            <w:i/>
          </w:rPr>
          <w:t>A</w:t>
        </w:r>
        <w:r w:rsidR="004605E6" w:rsidRPr="000C51EF">
          <w:rPr>
            <w:rFonts w:ascii="Arial" w:eastAsia="Arial" w:hAnsi="Arial" w:cs="Arial"/>
            <w:i/>
          </w:rPr>
          <w:t>lumni</w:t>
        </w:r>
      </w:ins>
      <w:r>
        <w:rPr>
          <w:rFonts w:ascii="Arial" w:eastAsia="Arial" w:hAnsi="Arial" w:cs="Arial"/>
        </w:rPr>
        <w:t>;</w:t>
      </w:r>
    </w:p>
    <w:p w14:paraId="6116358F" w14:textId="36DE2A68" w:rsidR="00A81882" w:rsidRPr="00EE0875" w:rsidRDefault="00A81882" w:rsidP="001E3871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lastRenderedPageBreak/>
        <w:t xml:space="preserve">Capacitar a comunidade do universo </w:t>
      </w:r>
      <w:r w:rsidR="00EE0875">
        <w:rPr>
          <w:rFonts w:ascii="Arial" w:eastAsia="Arial" w:hAnsi="Arial" w:cs="Arial"/>
          <w:color w:val="000000"/>
        </w:rPr>
        <w:t>ISEG</w:t>
      </w:r>
      <w:r w:rsidRPr="00636E2E">
        <w:rPr>
          <w:rFonts w:ascii="Arial" w:eastAsia="Arial" w:hAnsi="Arial" w:cs="Arial"/>
          <w:color w:val="000000"/>
        </w:rPr>
        <w:t>, de forma eficaz e eficiente, para a utilização das ferramentas digitais</w:t>
      </w:r>
      <w:r w:rsidR="00D96712">
        <w:rPr>
          <w:rFonts w:ascii="Arial" w:eastAsia="Arial" w:hAnsi="Arial" w:cs="Arial"/>
          <w:color w:val="000000"/>
        </w:rPr>
        <w:t>.</w:t>
      </w:r>
    </w:p>
    <w:p w14:paraId="040DA5C9" w14:textId="77777777" w:rsidR="00EE0875" w:rsidRPr="00FD7E5E" w:rsidRDefault="00EE0875" w:rsidP="00EE0875">
      <w:pPr>
        <w:pStyle w:val="PargrafodaLista"/>
        <w:jc w:val="both"/>
        <w:rPr>
          <w:rFonts w:ascii="Arial" w:eastAsia="Arial" w:hAnsi="Arial" w:cs="Arial"/>
          <w:bCs/>
        </w:rPr>
      </w:pPr>
    </w:p>
    <w:p w14:paraId="49E65D88" w14:textId="75F7DEB9" w:rsidR="00F24866" w:rsidRPr="00E145B9" w:rsidRDefault="00EE0875" w:rsidP="00EE0875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Arial" w:eastAsia="Arial" w:hAnsi="Arial" w:cs="Arial"/>
          <w:b/>
          <w:color w:val="31849B"/>
        </w:rPr>
        <w:t>5.2 Informação Técnica – Atividades da Operação</w:t>
      </w:r>
    </w:p>
    <w:p w14:paraId="259F0FC9" w14:textId="7F3FA0F4" w:rsidR="00F24866" w:rsidRPr="00E145B9" w:rsidRDefault="00EE0875" w:rsidP="004E313A">
      <w:pPr>
        <w:jc w:val="both"/>
      </w:pPr>
      <w:r>
        <w:rPr>
          <w:rFonts w:ascii="Arial" w:eastAsia="Arial" w:hAnsi="Arial" w:cs="Arial"/>
          <w:color w:val="000000"/>
        </w:rPr>
        <w:t xml:space="preserve">Da análise dos serviços prestados e do diagnóstico do estado </w:t>
      </w:r>
      <w:r w:rsidRPr="004E313A">
        <w:rPr>
          <w:rFonts w:ascii="Arial" w:eastAsia="Arial" w:hAnsi="Arial" w:cs="Arial"/>
          <w:color w:val="000000"/>
        </w:rPr>
        <w:t>atual dos sistemas de informação,</w:t>
      </w:r>
      <w:r>
        <w:rPr>
          <w:rFonts w:ascii="Arial" w:eastAsia="Arial" w:hAnsi="Arial" w:cs="Arial"/>
          <w:color w:val="000000"/>
        </w:rPr>
        <w:t xml:space="preserve"> evidenciam-se várias necessidades de melhoria que darão origem às atividades do nosso projeto.</w:t>
      </w:r>
    </w:p>
    <w:p w14:paraId="3C59625E" w14:textId="36679996" w:rsidR="00EE0875" w:rsidRDefault="00EE0875" w:rsidP="004E313A">
      <w:pPr>
        <w:jc w:val="both"/>
        <w:rPr>
          <w:rFonts w:ascii="Arial" w:eastAsia="Arial" w:hAnsi="Arial" w:cs="Arial"/>
          <w:color w:val="000000"/>
        </w:rPr>
      </w:pPr>
      <w:r w:rsidRPr="004E313A">
        <w:rPr>
          <w:rFonts w:ascii="Arial" w:eastAsia="Arial" w:hAnsi="Arial" w:cs="Arial"/>
          <w:color w:val="000000"/>
          <w:highlight w:val="white"/>
        </w:rPr>
        <w:t>O</w:t>
      </w:r>
      <w:r>
        <w:rPr>
          <w:rFonts w:ascii="Arial" w:eastAsia="Arial" w:hAnsi="Arial" w:cs="Arial"/>
          <w:color w:val="000000"/>
          <w:highlight w:val="white"/>
        </w:rPr>
        <w:t xml:space="preserve"> projeto permitirá o desenvolvimento de uma multiplataforma de referência </w:t>
      </w:r>
      <w:r>
        <w:rPr>
          <w:rFonts w:ascii="Arial" w:eastAsia="Arial" w:hAnsi="Arial" w:cs="Arial"/>
          <w:color w:val="000000"/>
        </w:rPr>
        <w:t xml:space="preserve">que permita uma interação do ISEG com o seu universo de </w:t>
      </w:r>
      <w:proofErr w:type="spellStart"/>
      <w:r w:rsidRPr="00277BD8"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 xml:space="preserve">, feita à medida das necessidades desta comunidade e </w:t>
      </w:r>
      <w:del w:id="235" w:author="João Tomé Calado" w:date="2020-06-10T19:00:00Z">
        <w:r w:rsidDel="004605E6">
          <w:rPr>
            <w:rFonts w:ascii="Arial" w:eastAsia="Arial" w:hAnsi="Arial" w:cs="Arial"/>
            <w:color w:val="000000"/>
          </w:rPr>
          <w:delText xml:space="preserve">adaptativa </w:delText>
        </w:r>
      </w:del>
      <w:ins w:id="236" w:author="João Tomé Calado" w:date="2020-06-10T19:00:00Z">
        <w:r w:rsidR="004605E6">
          <w:rPr>
            <w:rFonts w:ascii="Arial" w:eastAsia="Arial" w:hAnsi="Arial" w:cs="Arial"/>
            <w:color w:val="000000"/>
          </w:rPr>
          <w:t xml:space="preserve">adaptada </w:t>
        </w:r>
      </w:ins>
      <w:r>
        <w:rPr>
          <w:rFonts w:ascii="Arial" w:eastAsia="Arial" w:hAnsi="Arial" w:cs="Arial"/>
          <w:color w:val="000000"/>
        </w:rPr>
        <w:t>aos interesses específicos dinamicamente reconhecidos e identificados ao longo do histórico de interações desse universo com esta multiplataforma e privilegiando a sua interatividade e interoperabilidade com as soluções existentes ou emergentes.</w:t>
      </w:r>
    </w:p>
    <w:p w14:paraId="4C4B1C54" w14:textId="39198076" w:rsidR="00EE0875" w:rsidRDefault="00EE0875" w:rsidP="004E313A">
      <w:pPr>
        <w:jc w:val="both"/>
      </w:pPr>
      <w:r>
        <w:rPr>
          <w:rFonts w:ascii="Arial" w:eastAsia="Arial" w:hAnsi="Arial" w:cs="Arial"/>
        </w:rPr>
        <w:t xml:space="preserve">O desenvolvimento desta plataforma digital possibilitará operacionalizar recursos que facilitem a comunicação e interação entre os diferentes intervenientes, direcionando-se para públicos específicos (estudantes nacionais e estrangeiros, investigadores e organizações, públicas ou privadas, de diferentes âmbitos de atuação), permitindo disponibilizar um conjunto amplo de informação, adaptada às necessidades dos diferentes grupos de </w:t>
      </w:r>
      <w:proofErr w:type="spellStart"/>
      <w:r>
        <w:rPr>
          <w:rFonts w:ascii="Arial" w:eastAsia="Arial" w:hAnsi="Arial" w:cs="Arial"/>
        </w:rPr>
        <w:t>Satkeholders</w:t>
      </w:r>
      <w:proofErr w:type="spellEnd"/>
      <w:r>
        <w:rPr>
          <w:rFonts w:ascii="Arial" w:eastAsia="Arial" w:hAnsi="Arial" w:cs="Arial"/>
        </w:rPr>
        <w:t>, e uniformizar os procedimentos necessários à sua disseminação com elevada qualidade, facilitando o uso de ferramentas de recolha e tratamento de informação qualitativa e quantitativa, tendo como objetivos a captação de novos estudantes, o aumento da empregabilidade dos diplomados do ISEG, a integração dos antigos alunos nas atividades, objetivos e iniciativas do Instituto e aumentar a envolvência da comunidade no processo de ensino aprendizagem</w:t>
      </w:r>
    </w:p>
    <w:p w14:paraId="15346031" w14:textId="1E5EE731" w:rsidR="00D30A82" w:rsidRPr="00D30A82" w:rsidRDefault="00201136" w:rsidP="004E313A">
      <w:pPr>
        <w:jc w:val="both"/>
        <w:rPr>
          <w:rFonts w:ascii="Arial" w:hAnsi="Arial" w:cs="Arial"/>
        </w:rPr>
      </w:pPr>
      <w:r w:rsidRPr="00201136">
        <w:rPr>
          <w:rFonts w:ascii="Arial" w:hAnsi="Arial" w:cs="Arial"/>
        </w:rPr>
        <w:t xml:space="preserve">O desenvolvimento desta multiplataforma permitirá </w:t>
      </w:r>
      <w:r w:rsidR="00EE0875">
        <w:rPr>
          <w:rFonts w:ascii="Arial" w:hAnsi="Arial" w:cs="Arial"/>
        </w:rPr>
        <w:t xml:space="preserve">também </w:t>
      </w:r>
      <w:r w:rsidRPr="00201136">
        <w:rPr>
          <w:rFonts w:ascii="Arial" w:hAnsi="Arial" w:cs="Arial"/>
        </w:rPr>
        <w:t xml:space="preserve">aumentar a cooperação do </w:t>
      </w:r>
      <w:r w:rsidR="00EE0875">
        <w:rPr>
          <w:rFonts w:ascii="Arial" w:hAnsi="Arial" w:cs="Arial"/>
        </w:rPr>
        <w:t>ISEG</w:t>
      </w:r>
      <w:r w:rsidRPr="00201136">
        <w:rPr>
          <w:rFonts w:ascii="Arial" w:hAnsi="Arial" w:cs="Arial"/>
        </w:rPr>
        <w:t xml:space="preserve"> com outras entidades públi</w:t>
      </w:r>
      <w:r>
        <w:rPr>
          <w:rFonts w:ascii="Arial" w:hAnsi="Arial" w:cs="Arial"/>
        </w:rPr>
        <w:t>c</w:t>
      </w:r>
      <w:r w:rsidRPr="00201136">
        <w:rPr>
          <w:rFonts w:ascii="Arial" w:hAnsi="Arial" w:cs="Arial"/>
        </w:rPr>
        <w:t>as e privadas</w:t>
      </w:r>
      <w:r w:rsidR="00002DFB">
        <w:rPr>
          <w:rFonts w:ascii="Arial" w:hAnsi="Arial" w:cs="Arial"/>
        </w:rPr>
        <w:t>, contribuindo para a política nacional de modernização e da capacitação da Administração Pública.</w:t>
      </w:r>
    </w:p>
    <w:p w14:paraId="4807A6A6" w14:textId="5D677122" w:rsidR="00597B58" w:rsidRPr="00EE0875" w:rsidRDefault="00EE0875" w:rsidP="00D30A82">
      <w:pPr>
        <w:spacing w:after="0"/>
        <w:jc w:val="both"/>
        <w:rPr>
          <w:u w:val="single"/>
        </w:rPr>
      </w:pPr>
      <w:r w:rsidRPr="00EE0875">
        <w:rPr>
          <w:rFonts w:ascii="Arial" w:hAnsi="Arial" w:cs="Arial"/>
          <w:u w:val="single"/>
        </w:rPr>
        <w:t>Diagnóstico, definição de estratégia e de plano operacional</w:t>
      </w:r>
    </w:p>
    <w:p w14:paraId="0479BAAD" w14:textId="011C77BF" w:rsidR="00EE0875" w:rsidRPr="00EE0875" w:rsidRDefault="00EE0875" w:rsidP="00EE087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 implementação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desta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multiplataforma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é necessário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desenvolver </w:t>
      </w:r>
      <w:r w:rsidRPr="00761243">
        <w:rPr>
          <w:rFonts w:ascii="Arial" w:eastAsia="Arial" w:hAnsi="Arial" w:cs="Arial"/>
        </w:rPr>
        <w:t xml:space="preserve">várias atividades, a começar </w:t>
      </w:r>
      <w:r>
        <w:rPr>
          <w:rFonts w:ascii="Arial" w:eastAsia="Arial" w:hAnsi="Arial" w:cs="Arial"/>
          <w:color w:val="000000"/>
        </w:rPr>
        <w:t xml:space="preserve">pela análise dos serviços prestados e pelo diagnóstico do estado </w:t>
      </w:r>
      <w:r w:rsidRPr="004E313A">
        <w:rPr>
          <w:rFonts w:ascii="Arial" w:eastAsia="Arial" w:hAnsi="Arial" w:cs="Arial"/>
          <w:color w:val="000000"/>
        </w:rPr>
        <w:t>atual dos sistemas de informação,</w:t>
      </w:r>
      <w:r>
        <w:rPr>
          <w:rFonts w:ascii="Arial" w:eastAsia="Arial" w:hAnsi="Arial" w:cs="Arial"/>
          <w:color w:val="000000"/>
        </w:rPr>
        <w:t xml:space="preserve"> e dos veículos de informação.</w:t>
      </w:r>
      <w:r>
        <w:rPr>
          <w:rFonts w:ascii="Arial" w:eastAsia="Arial" w:hAnsi="Arial" w:cs="Arial"/>
        </w:rPr>
        <w:t xml:space="preserve"> Será também necessário proceder a</w:t>
      </w:r>
      <w:r w:rsidR="00404903">
        <w:rPr>
          <w:rFonts w:ascii="Arial" w:eastAsia="Arial" w:hAnsi="Arial" w:cs="Arial"/>
        </w:rPr>
        <w:t xml:space="preserve"> um </w:t>
      </w:r>
      <w:r>
        <w:rPr>
          <w:rFonts w:ascii="Arial" w:eastAsia="Arial" w:hAnsi="Arial" w:cs="Arial"/>
        </w:rPr>
        <w:t xml:space="preserve">estudo das perceções, expetativas e atitudes dos </w:t>
      </w:r>
      <w:proofErr w:type="spellStart"/>
      <w:r>
        <w:rPr>
          <w:rFonts w:ascii="Arial" w:eastAsia="Arial" w:hAnsi="Arial" w:cs="Arial"/>
          <w:i/>
        </w:rPr>
        <w:t>s</w:t>
      </w:r>
      <w:r w:rsidRPr="00277BD8">
        <w:rPr>
          <w:rFonts w:ascii="Arial" w:eastAsia="Arial" w:hAnsi="Arial" w:cs="Arial"/>
          <w:i/>
        </w:rPr>
        <w:t>takeholders</w:t>
      </w:r>
      <w:proofErr w:type="spellEnd"/>
      <w:r>
        <w:rPr>
          <w:rFonts w:ascii="Arial" w:eastAsia="Arial" w:hAnsi="Arial" w:cs="Arial"/>
        </w:rPr>
        <w:t xml:space="preserve"> do </w:t>
      </w:r>
      <w:r w:rsidRPr="00761243">
        <w:rPr>
          <w:rFonts w:ascii="Arial" w:eastAsia="Arial" w:hAnsi="Arial" w:cs="Arial"/>
        </w:rPr>
        <w:t xml:space="preserve">universo </w:t>
      </w:r>
      <w:r>
        <w:rPr>
          <w:rFonts w:ascii="Arial" w:eastAsia="Arial" w:hAnsi="Arial" w:cs="Arial"/>
        </w:rPr>
        <w:t>do ISE</w:t>
      </w:r>
      <w:r w:rsidR="00404903">
        <w:rPr>
          <w:rFonts w:ascii="Arial" w:eastAsia="Arial" w:hAnsi="Arial" w:cs="Arial"/>
        </w:rPr>
        <w:t>G</w:t>
      </w:r>
      <w:r>
        <w:rPr>
          <w:rFonts w:ascii="Arial" w:eastAsia="Arial" w:hAnsi="Arial" w:cs="Arial"/>
        </w:rPr>
        <w:t>,</w:t>
      </w:r>
      <w:r w:rsidRPr="00761243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o qual é</w:t>
      </w:r>
      <w:r w:rsidRPr="00761243">
        <w:rPr>
          <w:rFonts w:ascii="Arial" w:eastAsia="Arial" w:hAnsi="Arial" w:cs="Arial"/>
          <w:color w:val="000000"/>
        </w:rPr>
        <w:t xml:space="preserve"> fundamenta</w:t>
      </w:r>
      <w:r>
        <w:rPr>
          <w:rFonts w:ascii="Arial" w:eastAsia="Arial" w:hAnsi="Arial" w:cs="Arial"/>
          <w:color w:val="000000"/>
        </w:rPr>
        <w:t>l</w:t>
      </w:r>
      <w:r w:rsidRPr="00761243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para a perceção das reais necessidades dos </w:t>
      </w:r>
      <w:proofErr w:type="spellStart"/>
      <w:r>
        <w:rPr>
          <w:rFonts w:ascii="Arial" w:eastAsia="Arial" w:hAnsi="Arial" w:cs="Arial"/>
          <w:i/>
          <w:color w:val="000000"/>
        </w:rPr>
        <w:t>s</w:t>
      </w:r>
      <w:r w:rsidRPr="00277BD8">
        <w:rPr>
          <w:rFonts w:ascii="Arial" w:eastAsia="Arial" w:hAnsi="Arial" w:cs="Arial"/>
          <w:i/>
          <w:color w:val="000000"/>
        </w:rPr>
        <w:t>takeholders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104916C" w14:textId="3E2A41AD" w:rsidR="001F0C77" w:rsidRPr="00597B58" w:rsidRDefault="00EE0875" w:rsidP="00597B58">
      <w:pPr>
        <w:jc w:val="both"/>
      </w:pPr>
      <w:r>
        <w:rPr>
          <w:rFonts w:ascii="Arial" w:eastAsia="Arial" w:hAnsi="Arial" w:cs="Arial"/>
          <w:color w:val="000000"/>
        </w:rPr>
        <w:t xml:space="preserve">A partir deste estudo, será </w:t>
      </w:r>
      <w:r w:rsidRPr="001F0C77">
        <w:rPr>
          <w:rFonts w:ascii="Arial" w:eastAsia="Arial" w:hAnsi="Arial" w:cs="Arial"/>
        </w:rPr>
        <w:t>promov</w:t>
      </w:r>
      <w:r>
        <w:rPr>
          <w:rFonts w:ascii="Arial" w:eastAsia="Arial" w:hAnsi="Arial" w:cs="Arial"/>
        </w:rPr>
        <w:t>ida</w:t>
      </w:r>
      <w:r w:rsidRPr="001F0C77">
        <w:rPr>
          <w:rFonts w:ascii="Arial" w:eastAsia="Arial" w:hAnsi="Arial" w:cs="Arial"/>
        </w:rPr>
        <w:t xml:space="preserve"> uma discussão relativamente às conclusões do estudo com os representantes dos </w:t>
      </w:r>
      <w:proofErr w:type="spellStart"/>
      <w:r w:rsidRPr="001F0C77">
        <w:rPr>
          <w:rFonts w:ascii="Arial" w:eastAsia="Arial" w:hAnsi="Arial" w:cs="Arial"/>
          <w:i/>
        </w:rPr>
        <w:t>stakeholders</w:t>
      </w:r>
      <w:proofErr w:type="spellEnd"/>
      <w:r w:rsidRPr="001F0C77">
        <w:rPr>
          <w:rFonts w:ascii="Arial" w:eastAsia="Arial" w:hAnsi="Arial" w:cs="Arial"/>
        </w:rPr>
        <w:t xml:space="preserve">, </w:t>
      </w:r>
      <w:r w:rsidR="00F950CA">
        <w:rPr>
          <w:rFonts w:ascii="Arial" w:eastAsia="Arial" w:hAnsi="Arial" w:cs="Arial"/>
        </w:rPr>
        <w:t xml:space="preserve">para aferir da pertinência das conclusões, </w:t>
      </w:r>
      <w:r w:rsidRPr="001F0C77">
        <w:rPr>
          <w:rFonts w:ascii="Arial" w:eastAsia="Arial" w:hAnsi="Arial" w:cs="Arial"/>
        </w:rPr>
        <w:t xml:space="preserve">tendo como </w:t>
      </w:r>
      <w:r>
        <w:rPr>
          <w:rFonts w:ascii="Arial" w:eastAsia="Arial" w:hAnsi="Arial" w:cs="Arial"/>
        </w:rPr>
        <w:t>objetivo</w:t>
      </w:r>
      <w:r w:rsidRPr="001F0C77">
        <w:rPr>
          <w:rFonts w:ascii="Arial" w:eastAsia="Arial" w:hAnsi="Arial" w:cs="Arial"/>
        </w:rPr>
        <w:t xml:space="preserve"> a elaboração e aprovação d</w:t>
      </w:r>
      <w:r>
        <w:rPr>
          <w:rFonts w:ascii="Arial" w:eastAsia="Arial" w:hAnsi="Arial" w:cs="Arial"/>
        </w:rPr>
        <w:t>e</w:t>
      </w:r>
      <w:r w:rsidRPr="001F0C7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um </w:t>
      </w:r>
      <w:r w:rsidRPr="001F0C77">
        <w:rPr>
          <w:rFonts w:ascii="Arial" w:eastAsia="Arial" w:hAnsi="Arial" w:cs="Arial"/>
        </w:rPr>
        <w:t xml:space="preserve">documento com a </w:t>
      </w:r>
      <w:r w:rsidR="00404903">
        <w:rPr>
          <w:rFonts w:ascii="Arial" w:eastAsia="Arial" w:hAnsi="Arial" w:cs="Arial"/>
        </w:rPr>
        <w:t>definição da estratégia a prosseguir</w:t>
      </w:r>
      <w:r w:rsidRPr="001F0C77">
        <w:rPr>
          <w:rFonts w:ascii="Arial" w:eastAsia="Arial" w:hAnsi="Arial" w:cs="Arial"/>
        </w:rPr>
        <w:t xml:space="preserve"> </w:t>
      </w:r>
      <w:r w:rsidR="00404903">
        <w:rPr>
          <w:rFonts w:ascii="Arial" w:eastAsia="Arial" w:hAnsi="Arial" w:cs="Arial"/>
        </w:rPr>
        <w:t xml:space="preserve">e um plano operacional de execução do projeto, </w:t>
      </w:r>
      <w:r w:rsidRPr="001F0C77">
        <w:rPr>
          <w:rFonts w:ascii="Arial" w:eastAsia="Arial" w:hAnsi="Arial" w:cs="Arial"/>
        </w:rPr>
        <w:t xml:space="preserve">de </w:t>
      </w:r>
      <w:r w:rsidRPr="001F0C77">
        <w:rPr>
          <w:rFonts w:ascii="Arial" w:hAnsi="Arial" w:cs="Arial"/>
        </w:rPr>
        <w:t xml:space="preserve">modo a garantir que a solução </w:t>
      </w:r>
      <w:r>
        <w:rPr>
          <w:rFonts w:ascii="Arial" w:hAnsi="Arial" w:cs="Arial"/>
        </w:rPr>
        <w:t xml:space="preserve">a implementar </w:t>
      </w:r>
      <w:r w:rsidRPr="001F0C77">
        <w:rPr>
          <w:rFonts w:ascii="Arial" w:hAnsi="Arial" w:cs="Arial"/>
        </w:rPr>
        <w:t xml:space="preserve">seja </w:t>
      </w:r>
      <w:r>
        <w:rPr>
          <w:rFonts w:ascii="Arial" w:hAnsi="Arial" w:cs="Arial"/>
        </w:rPr>
        <w:t>abrangente, transversal e corresponda à</w:t>
      </w:r>
      <w:r w:rsidRPr="001F0C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visão </w:t>
      </w:r>
      <w:r w:rsidRPr="001F0C77">
        <w:rPr>
          <w:rFonts w:ascii="Arial" w:hAnsi="Arial" w:cs="Arial"/>
        </w:rPr>
        <w:t>de todos</w:t>
      </w:r>
      <w:r>
        <w:rPr>
          <w:rFonts w:ascii="Arial" w:hAnsi="Arial" w:cs="Arial"/>
        </w:rPr>
        <w:t xml:space="preserve"> os </w:t>
      </w:r>
      <w:proofErr w:type="spellStart"/>
      <w:r>
        <w:rPr>
          <w:rFonts w:ascii="Arial" w:hAnsi="Arial" w:cs="Arial"/>
          <w:i/>
        </w:rPr>
        <w:t>s</w:t>
      </w:r>
      <w:r w:rsidRPr="00277BD8">
        <w:rPr>
          <w:rFonts w:ascii="Arial" w:hAnsi="Arial" w:cs="Arial"/>
          <w:i/>
        </w:rPr>
        <w:t>takeholders</w:t>
      </w:r>
      <w:proofErr w:type="spellEnd"/>
      <w:r>
        <w:rPr>
          <w:rFonts w:ascii="Arial" w:hAnsi="Arial" w:cs="Arial"/>
        </w:rPr>
        <w:t>. Esta condição</w:t>
      </w:r>
      <w:r w:rsidRPr="001F0C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é critica e</w:t>
      </w:r>
      <w:r w:rsidRPr="001F0C77">
        <w:rPr>
          <w:rFonts w:ascii="Arial" w:hAnsi="Arial" w:cs="Arial"/>
        </w:rPr>
        <w:t xml:space="preserve"> essencial para a construção de uma efetiva comunidade virtual</w:t>
      </w:r>
      <w:r w:rsidR="00F950CA">
        <w:rPr>
          <w:rFonts w:ascii="Arial" w:hAnsi="Arial" w:cs="Arial"/>
        </w:rPr>
        <w:t>.</w:t>
      </w:r>
    </w:p>
    <w:p w14:paraId="3870AE2A" w14:textId="0BD27939" w:rsidR="00404903" w:rsidRPr="00903D93" w:rsidRDefault="008D1B7F" w:rsidP="00A71579">
      <w:pPr>
        <w:shd w:val="clear" w:color="auto" w:fill="FFFFFF"/>
        <w:jc w:val="both"/>
        <w:rPr>
          <w:rFonts w:ascii="Arial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>o investim</w:t>
      </w:r>
      <w:r w:rsidRPr="00903D93">
        <w:rPr>
          <w:rFonts w:ascii="Arial" w:hAnsi="Arial" w:cs="Arial"/>
        </w:rPr>
        <w:t xml:space="preserve">ento previsto para esta atividade é de </w:t>
      </w:r>
      <w:r w:rsidR="00404903">
        <w:rPr>
          <w:rFonts w:ascii="Arial" w:hAnsi="Arial" w:cs="Arial"/>
        </w:rPr>
        <w:t>36</w:t>
      </w:r>
      <w:r w:rsidRPr="00903D93">
        <w:rPr>
          <w:rFonts w:ascii="Arial" w:hAnsi="Arial" w:cs="Arial"/>
        </w:rPr>
        <w:t>.</w:t>
      </w:r>
      <w:r w:rsidR="00404903">
        <w:rPr>
          <w:rFonts w:ascii="Arial" w:hAnsi="Arial" w:cs="Arial"/>
        </w:rPr>
        <w:t>9</w:t>
      </w:r>
      <w:r w:rsidRPr="00903D93">
        <w:rPr>
          <w:rFonts w:ascii="Arial" w:hAnsi="Arial" w:cs="Arial"/>
        </w:rPr>
        <w:t>00€, já com o IVA incluído.</w:t>
      </w:r>
    </w:p>
    <w:p w14:paraId="7F1DCC61" w14:textId="653CB2BD" w:rsidR="00597B58" w:rsidRPr="00A71579" w:rsidRDefault="00597B58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903D93">
        <w:rPr>
          <w:rFonts w:ascii="Arial" w:hAnsi="Arial" w:cs="Arial"/>
          <w:u w:val="single"/>
        </w:rPr>
        <w:lastRenderedPageBreak/>
        <w:t>D</w:t>
      </w:r>
      <w:r w:rsidRPr="00597B58">
        <w:rPr>
          <w:rFonts w:ascii="Arial" w:hAnsi="Arial" w:cs="Arial"/>
          <w:u w:val="single"/>
        </w:rPr>
        <w:t xml:space="preserve">esenho da </w:t>
      </w:r>
      <w:r w:rsidR="00404903">
        <w:rPr>
          <w:rFonts w:ascii="Arial" w:hAnsi="Arial" w:cs="Arial"/>
          <w:u w:val="single"/>
        </w:rPr>
        <w:t>arquitetura funcional e técnica da plataforma</w:t>
      </w:r>
    </w:p>
    <w:p w14:paraId="312A2D1A" w14:textId="7CD4E697" w:rsidR="00404903" w:rsidRDefault="00404903" w:rsidP="0041309E">
      <w:pPr>
        <w:jc w:val="both"/>
        <w:rPr>
          <w:rFonts w:ascii="Arial" w:eastAsia="Arial" w:hAnsi="Arial" w:cs="Arial"/>
        </w:rPr>
      </w:pPr>
      <w:r w:rsidRPr="00761243">
        <w:rPr>
          <w:rFonts w:ascii="Arial" w:eastAsia="Arial" w:hAnsi="Arial" w:cs="Arial"/>
        </w:rPr>
        <w:t xml:space="preserve">Outra atividade a desenvolver corresponde à aquisição de serviços de consultoria para proceder </w:t>
      </w:r>
      <w:r>
        <w:rPr>
          <w:rFonts w:ascii="Arial" w:eastAsia="Arial" w:hAnsi="Arial" w:cs="Arial"/>
        </w:rPr>
        <w:t>à definição de requisitos e desenho da arquitetura funcional da solução a implementar. Esta fase contempla a identificação das condições de interoperabilidade que visa obter, como resultado, o estabelecimento dos requisitos técnicos/funcionais (dados a trocar e formato dos mesmos), de segurança (perfis de utilizador e credenciação) e legais (proteção de dados) de forma a garantir o interface e interoperabilidade entre os vários sistemas envolvidos no processo.</w:t>
      </w:r>
    </w:p>
    <w:p w14:paraId="0D97D049" w14:textId="77777777" w:rsidR="00404903" w:rsidRPr="0041309E" w:rsidRDefault="00404903" w:rsidP="00404903">
      <w:pPr>
        <w:jc w:val="both"/>
        <w:rPr>
          <w:rFonts w:ascii="Arial" w:eastAsia="Arial" w:hAnsi="Arial" w:cs="Arial"/>
        </w:rPr>
      </w:pPr>
      <w:r w:rsidRPr="0041309E">
        <w:rPr>
          <w:rFonts w:ascii="Arial" w:hAnsi="Arial" w:cs="Arial"/>
        </w:rPr>
        <w:t>Nesta fase</w:t>
      </w:r>
      <w:r>
        <w:rPr>
          <w:rFonts w:ascii="Arial" w:hAnsi="Arial" w:cs="Arial"/>
        </w:rPr>
        <w:t xml:space="preserve"> será também desenvolvida a</w:t>
      </w:r>
      <w:r w:rsidRPr="0041309E">
        <w:rPr>
          <w:rFonts w:ascii="Arial" w:hAnsi="Arial" w:cs="Arial"/>
        </w:rPr>
        <w:t xml:space="preserve"> conceção da solução</w:t>
      </w:r>
      <w:r>
        <w:rPr>
          <w:rFonts w:ascii="Arial" w:hAnsi="Arial" w:cs="Arial"/>
        </w:rPr>
        <w:t>, com base nos estudos desenvolvidos na anterior atividade, e que terá</w:t>
      </w:r>
      <w:r w:rsidRPr="0041309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como resultado a</w:t>
      </w:r>
      <w:r w:rsidRPr="0041309E">
        <w:rPr>
          <w:rFonts w:ascii="Arial" w:hAnsi="Arial" w:cs="Arial"/>
        </w:rPr>
        <w:t xml:space="preserve"> apresentação do protótipo</w:t>
      </w:r>
      <w:r>
        <w:rPr>
          <w:rFonts w:ascii="Arial" w:hAnsi="Arial" w:cs="Arial"/>
        </w:rPr>
        <w:t xml:space="preserve"> do desenho da solução aos </w:t>
      </w:r>
      <w:proofErr w:type="spellStart"/>
      <w:r>
        <w:rPr>
          <w:rFonts w:ascii="Arial" w:hAnsi="Arial" w:cs="Arial"/>
          <w:i/>
        </w:rPr>
        <w:t>s</w:t>
      </w:r>
      <w:r w:rsidRPr="00277BD8">
        <w:rPr>
          <w:rFonts w:ascii="Arial" w:hAnsi="Arial" w:cs="Arial"/>
          <w:i/>
        </w:rPr>
        <w:t>takeholders</w:t>
      </w:r>
      <w:proofErr w:type="spellEnd"/>
      <w:r>
        <w:rPr>
          <w:rFonts w:ascii="Arial" w:hAnsi="Arial" w:cs="Arial"/>
        </w:rPr>
        <w:t>, através de uma discussão aberta com os seus representantes, tendo como resultado a recolha de contributos que permitam a melhoria e aprovação do protótipo a adotar.</w:t>
      </w:r>
    </w:p>
    <w:p w14:paraId="1165E644" w14:textId="373244A7" w:rsidR="00597B58" w:rsidRDefault="00404903" w:rsidP="00A71579">
      <w:pPr>
        <w:jc w:val="both"/>
      </w:pPr>
      <w:r w:rsidRPr="008D1B7F">
        <w:rPr>
          <w:rFonts w:ascii="Arial" w:hAnsi="Arial" w:cs="Arial"/>
        </w:rPr>
        <w:t>O val</w:t>
      </w:r>
      <w:r w:rsidRPr="00903D93">
        <w:rPr>
          <w:rFonts w:ascii="Arial" w:hAnsi="Arial" w:cs="Arial"/>
        </w:rPr>
        <w:t xml:space="preserve">or do investimento previsto para esta atividade é de </w:t>
      </w:r>
      <w:r>
        <w:rPr>
          <w:rFonts w:ascii="Arial" w:hAnsi="Arial" w:cs="Arial"/>
        </w:rPr>
        <w:t>24</w:t>
      </w:r>
      <w:r w:rsidRPr="00903D93">
        <w:rPr>
          <w:rFonts w:ascii="Arial" w:hAnsi="Arial" w:cs="Arial"/>
        </w:rPr>
        <w:t>.</w:t>
      </w:r>
      <w:r>
        <w:rPr>
          <w:rFonts w:ascii="Arial" w:hAnsi="Arial" w:cs="Arial"/>
        </w:rPr>
        <w:t>600</w:t>
      </w:r>
      <w:r w:rsidRPr="00903D93">
        <w:rPr>
          <w:rFonts w:ascii="Arial" w:hAnsi="Arial" w:cs="Arial"/>
        </w:rPr>
        <w:t>€, já com o IVA incluído</w:t>
      </w:r>
      <w:r>
        <w:rPr>
          <w:rFonts w:ascii="Arial" w:hAnsi="Arial" w:cs="Arial"/>
        </w:rPr>
        <w:t>.</w:t>
      </w:r>
    </w:p>
    <w:p w14:paraId="39975C3E" w14:textId="05377510" w:rsidR="00B761C9" w:rsidRDefault="00B761C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Desenvolvimento da plataforma</w:t>
      </w:r>
    </w:p>
    <w:p w14:paraId="05E8FF01" w14:textId="77777777" w:rsidR="00B761C9" w:rsidRDefault="00B761C9" w:rsidP="00B761C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da solução a implementar</w:t>
      </w:r>
      <w:r>
        <w:rPr>
          <w:rFonts w:ascii="Arial" w:eastAsia="Arial" w:hAnsi="Arial" w:cs="Arial"/>
        </w:rPr>
        <w:t>, que começará pelo desenvolvimento da solução, propriamente dita, seguida por uma fase de testes e, por último pela fase de implementação e interoperabilidades.</w:t>
      </w:r>
    </w:p>
    <w:p w14:paraId="6CE7623B" w14:textId="77777777" w:rsidR="00B761C9" w:rsidRDefault="00B761C9" w:rsidP="00B761C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</w:t>
      </w:r>
      <w:r w:rsidRPr="00A71579">
        <w:rPr>
          <w:rFonts w:ascii="Arial" w:eastAsia="Arial" w:hAnsi="Arial" w:cs="Arial"/>
        </w:rPr>
        <w:t xml:space="preserve"> trabalho</w:t>
      </w:r>
      <w:r>
        <w:rPr>
          <w:rFonts w:ascii="Arial" w:eastAsia="Arial" w:hAnsi="Arial" w:cs="Arial"/>
        </w:rPr>
        <w:t>s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 desenvolvimento da solução </w:t>
      </w:r>
      <w:r w:rsidRPr="00A71579">
        <w:rPr>
          <w:rFonts w:ascii="Arial" w:eastAsia="Arial" w:hAnsi="Arial" w:cs="Arial"/>
        </w:rPr>
        <w:t>dever</w:t>
      </w:r>
      <w:r>
        <w:rPr>
          <w:rFonts w:ascii="Arial" w:eastAsia="Arial" w:hAnsi="Arial" w:cs="Arial"/>
        </w:rPr>
        <w:t>ão</w:t>
      </w:r>
      <w:r w:rsidRPr="00A71579">
        <w:rPr>
          <w:rFonts w:ascii="Arial" w:eastAsia="Arial" w:hAnsi="Arial" w:cs="Arial"/>
        </w:rPr>
        <w:t xml:space="preserve"> ser efetuado</w:t>
      </w:r>
      <w:r>
        <w:rPr>
          <w:rFonts w:ascii="Arial" w:eastAsia="Arial" w:hAnsi="Arial" w:cs="Arial"/>
        </w:rPr>
        <w:t>s</w:t>
      </w:r>
      <w:r w:rsidRPr="00A71579">
        <w:rPr>
          <w:rFonts w:ascii="Arial" w:eastAsia="Arial" w:hAnsi="Arial" w:cs="Arial"/>
        </w:rPr>
        <w:t xml:space="preserve"> por uma empresa </w:t>
      </w:r>
      <w:r>
        <w:rPr>
          <w:rFonts w:ascii="Arial" w:eastAsia="Arial" w:hAnsi="Arial" w:cs="Arial"/>
        </w:rPr>
        <w:t xml:space="preserve">consultora </w:t>
      </w:r>
      <w:r w:rsidRPr="00A71579">
        <w:rPr>
          <w:rFonts w:ascii="Arial" w:eastAsia="Arial" w:hAnsi="Arial" w:cs="Arial"/>
        </w:rPr>
        <w:t>externa</w:t>
      </w:r>
      <w:r>
        <w:rPr>
          <w:rFonts w:ascii="Arial" w:eastAsia="Arial" w:hAnsi="Arial" w:cs="Arial"/>
        </w:rPr>
        <w:t>, com adequada especialização na implementação destas soluções,</w:t>
      </w:r>
      <w:r w:rsidRPr="00A71579">
        <w:rPr>
          <w:rFonts w:ascii="Arial" w:eastAsia="Arial" w:hAnsi="Arial" w:cs="Arial"/>
        </w:rPr>
        <w:t xml:space="preserve"> contratada para a implementação do protótipo </w:t>
      </w:r>
      <w:r>
        <w:rPr>
          <w:rFonts w:ascii="Arial" w:eastAsia="Arial" w:hAnsi="Arial" w:cs="Arial"/>
        </w:rPr>
        <w:t xml:space="preserve">do desenho da solução </w:t>
      </w:r>
      <w:r w:rsidRPr="00A71579">
        <w:rPr>
          <w:rFonts w:ascii="Arial" w:eastAsia="Arial" w:hAnsi="Arial" w:cs="Arial"/>
        </w:rPr>
        <w:t>e de acordo com os pressupostos anteriormente definidos.</w:t>
      </w:r>
    </w:p>
    <w:p w14:paraId="5757E4E9" w14:textId="24813163" w:rsidR="00B761C9" w:rsidRPr="00B761C9" w:rsidRDefault="00B761C9" w:rsidP="00B761C9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 valor do investimento previsto para esta </w:t>
      </w:r>
      <w:r w:rsidRPr="00903D93">
        <w:rPr>
          <w:rFonts w:ascii="Arial" w:eastAsia="Arial" w:hAnsi="Arial" w:cs="Arial"/>
        </w:rPr>
        <w:t xml:space="preserve">atividade é </w:t>
      </w:r>
      <w:r>
        <w:rPr>
          <w:rFonts w:ascii="Arial" w:eastAsia="Arial" w:hAnsi="Arial" w:cs="Arial"/>
        </w:rPr>
        <w:t>73</w:t>
      </w:r>
      <w:r w:rsidRPr="00903D93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>800</w:t>
      </w:r>
      <w:r w:rsidRPr="00903D93">
        <w:rPr>
          <w:rFonts w:ascii="Arial" w:eastAsia="Arial" w:hAnsi="Arial" w:cs="Arial"/>
        </w:rPr>
        <w:t>€</w:t>
      </w:r>
      <w:r>
        <w:rPr>
          <w:rFonts w:ascii="Arial" w:eastAsia="Arial" w:hAnsi="Arial" w:cs="Arial"/>
        </w:rPr>
        <w:t>, já com o IVA incluído.</w:t>
      </w:r>
    </w:p>
    <w:p w14:paraId="292EF8F5" w14:textId="677F4F84" w:rsidR="00B761C9" w:rsidRPr="00B761C9" w:rsidRDefault="00B761C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B761C9">
        <w:rPr>
          <w:rFonts w:ascii="Arial" w:hAnsi="Arial" w:cs="Arial"/>
          <w:u w:val="single"/>
        </w:rPr>
        <w:t xml:space="preserve">Implementação, Formação e Capacitação </w:t>
      </w:r>
      <w:proofErr w:type="spellStart"/>
      <w:r w:rsidRPr="00B761C9">
        <w:rPr>
          <w:rFonts w:ascii="Arial" w:hAnsi="Arial" w:cs="Arial"/>
          <w:u w:val="single"/>
        </w:rPr>
        <w:t>on</w:t>
      </w:r>
      <w:proofErr w:type="spellEnd"/>
      <w:r w:rsidRPr="00B761C9">
        <w:rPr>
          <w:rFonts w:ascii="Arial" w:hAnsi="Arial" w:cs="Arial"/>
          <w:u w:val="single"/>
        </w:rPr>
        <w:t xml:space="preserve"> Job</w:t>
      </w:r>
    </w:p>
    <w:p w14:paraId="226B01FC" w14:textId="2DA01015" w:rsidR="002546B1" w:rsidRPr="00903D93" w:rsidRDefault="002546B1" w:rsidP="00B761C9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Após a conclusão do desenvolvimento da solução serão realizados, n</w:t>
      </w:r>
      <w:r w:rsidRPr="002546B1">
        <w:rPr>
          <w:rFonts w:ascii="Arial" w:eastAsia="Arial" w:hAnsi="Arial" w:cs="Arial"/>
        </w:rPr>
        <w:t>uma primeira fase</w:t>
      </w:r>
      <w:r>
        <w:rPr>
          <w:rFonts w:ascii="Arial" w:eastAsia="Arial" w:hAnsi="Arial" w:cs="Arial"/>
        </w:rPr>
        <w:t>,</w:t>
      </w:r>
      <w:r w:rsidRPr="002546B1">
        <w:rPr>
          <w:rFonts w:ascii="Arial" w:eastAsia="Arial" w:hAnsi="Arial" w:cs="Arial"/>
        </w:rPr>
        <w:t xml:space="preserve"> testes técnicos e, numa segunda fase, a disponibilização de algumas funcionalidades da solução em cada uma das unidades orgânicas para testar o bom funcionamento da mesma em contexto real</w:t>
      </w:r>
      <w:r w:rsidR="00B761C9">
        <w:rPr>
          <w:rFonts w:ascii="Arial" w:eastAsia="Arial" w:hAnsi="Arial" w:cs="Arial"/>
        </w:rPr>
        <w:t xml:space="preserve">, </w:t>
      </w:r>
      <w:r w:rsidRPr="002546B1">
        <w:rPr>
          <w:rFonts w:ascii="Arial" w:eastAsia="Arial" w:hAnsi="Arial" w:cs="Arial"/>
        </w:rPr>
        <w:t>assegurando</w:t>
      </w:r>
      <w:r>
        <w:rPr>
          <w:rFonts w:ascii="Arial" w:eastAsia="Arial" w:hAnsi="Arial" w:cs="Arial"/>
        </w:rPr>
        <w:t xml:space="preserve"> neste percurso </w:t>
      </w:r>
      <w:r w:rsidR="00CD1B00">
        <w:rPr>
          <w:rFonts w:ascii="Arial" w:eastAsia="Arial" w:hAnsi="Arial" w:cs="Arial"/>
        </w:rPr>
        <w:t>a integração</w:t>
      </w:r>
      <w:r>
        <w:rPr>
          <w:rFonts w:ascii="Arial" w:eastAsia="Arial" w:hAnsi="Arial" w:cs="Arial"/>
        </w:rPr>
        <w:t xml:space="preserve"> e interoperabilidade </w:t>
      </w:r>
      <w:r w:rsidR="00CD1B00">
        <w:rPr>
          <w:rFonts w:ascii="Arial" w:eastAsia="Arial" w:hAnsi="Arial" w:cs="Arial"/>
        </w:rPr>
        <w:t>da solução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multiplataforma com</w:t>
      </w:r>
      <w:r w:rsidR="00CD1B00" w:rsidRPr="00761243">
        <w:rPr>
          <w:rFonts w:ascii="Arial" w:eastAsia="Arial" w:hAnsi="Arial" w:cs="Arial"/>
          <w:color w:val="000000"/>
        </w:rPr>
        <w:t xml:space="preserve"> todos os sistemas intervenientes</w:t>
      </w:r>
      <w:r w:rsidR="00CD1B00">
        <w:rPr>
          <w:rFonts w:ascii="Arial" w:eastAsia="Arial" w:hAnsi="Arial" w:cs="Arial"/>
          <w:color w:val="000000"/>
        </w:rPr>
        <w:t>.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Nesta fase está também incluíd</w:t>
      </w:r>
      <w:r w:rsidR="008F7B74">
        <w:rPr>
          <w:rFonts w:ascii="Arial" w:eastAsia="Arial" w:hAnsi="Arial" w:cs="Arial"/>
          <w:color w:val="000000"/>
        </w:rPr>
        <w:t>o</w:t>
      </w:r>
      <w:r w:rsidR="00CD1B00">
        <w:rPr>
          <w:rFonts w:ascii="Arial" w:eastAsia="Arial" w:hAnsi="Arial" w:cs="Arial"/>
          <w:color w:val="000000"/>
        </w:rPr>
        <w:t xml:space="preserve"> </w:t>
      </w:r>
      <w:r w:rsidR="00CD1B00" w:rsidRPr="00761243">
        <w:rPr>
          <w:rFonts w:ascii="Arial" w:eastAsia="Arial" w:hAnsi="Arial" w:cs="Arial"/>
          <w:color w:val="000000"/>
        </w:rPr>
        <w:t>o desenvolvimento de tutoriais de apoio aos utilizadores internos e externos.</w:t>
      </w:r>
    </w:p>
    <w:p w14:paraId="4A101DDE" w14:textId="6C9F94AD" w:rsidR="00CD1B00" w:rsidRDefault="00CD1B00" w:rsidP="00D30A82">
      <w:pPr>
        <w:spacing w:after="0"/>
        <w:ind w:right="-1"/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>Para que este projeto consiga atingir os objetivos preconizados é necessário sensibilizar o universo de potenciais utilizadores, internos e externos para as vantagens que advirão da utilização desta ferramenta. Para tal temos de contar, logo à partida, com uma natural resistência à mudança que terá de ser combatida através de ações de formação, sensibilização e capacitação do universo interveniente, procedendo-se à integração das novas metodologias colaborativas e adaptando-as às competências necessárias. Para concretizar esta atividade será necessário proceder à contratação de uma empresa externa especializada.</w:t>
      </w:r>
    </w:p>
    <w:p w14:paraId="753098DA" w14:textId="7592624F" w:rsidR="00CD1B00" w:rsidRPr="001E13B1" w:rsidRDefault="00CD1B00" w:rsidP="00CD1B00">
      <w:pPr>
        <w:spacing w:before="206" w:after="0"/>
        <w:ind w:right="-302"/>
        <w:jc w:val="both"/>
        <w:rPr>
          <w:rFonts w:ascii="Arial" w:eastAsia="Times New Roman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</w:t>
      </w:r>
      <w:r w:rsidRPr="00903D93">
        <w:rPr>
          <w:rFonts w:ascii="Arial" w:hAnsi="Arial" w:cs="Arial"/>
        </w:rPr>
        <w:t>esta atividade é de 1</w:t>
      </w:r>
      <w:r w:rsidR="00B761C9">
        <w:rPr>
          <w:rFonts w:ascii="Arial" w:hAnsi="Arial" w:cs="Arial"/>
        </w:rPr>
        <w:t>59</w:t>
      </w:r>
      <w:r w:rsidRPr="00903D93">
        <w:rPr>
          <w:rFonts w:ascii="Arial" w:hAnsi="Arial" w:cs="Arial"/>
        </w:rPr>
        <w:t>.</w:t>
      </w:r>
      <w:r w:rsidR="00B761C9">
        <w:rPr>
          <w:rFonts w:ascii="Arial" w:hAnsi="Arial" w:cs="Arial"/>
        </w:rPr>
        <w:t>90</w:t>
      </w:r>
      <w:r w:rsidRPr="00903D93">
        <w:rPr>
          <w:rFonts w:ascii="Arial" w:hAnsi="Arial" w:cs="Arial"/>
        </w:rPr>
        <w:t>0€, já com</w:t>
      </w:r>
      <w:r>
        <w:rPr>
          <w:rFonts w:ascii="Arial" w:hAnsi="Arial" w:cs="Arial"/>
        </w:rPr>
        <w:t xml:space="preserve"> o IVA incluído.</w:t>
      </w:r>
    </w:p>
    <w:p w14:paraId="67569C52" w14:textId="4B069316" w:rsidR="00CD1B00" w:rsidRPr="001E13B1" w:rsidRDefault="00D96712" w:rsidP="00D30A82">
      <w:pPr>
        <w:spacing w:before="206" w:after="0"/>
        <w:ind w:right="-302"/>
        <w:jc w:val="both"/>
        <w:rPr>
          <w:rFonts w:ascii="Arial" w:eastAsia="Times New Roman" w:hAnsi="Arial" w:cs="Arial"/>
          <w:u w:val="single"/>
        </w:rPr>
      </w:pPr>
      <w:r>
        <w:rPr>
          <w:rFonts w:ascii="Arial" w:eastAsia="Times New Roman" w:hAnsi="Arial" w:cs="Arial"/>
          <w:u w:val="single"/>
        </w:rPr>
        <w:t>Comunica</w:t>
      </w:r>
      <w:r w:rsidR="00CD1B00" w:rsidRPr="001E13B1">
        <w:rPr>
          <w:rFonts w:ascii="Arial" w:eastAsia="Times New Roman" w:hAnsi="Arial" w:cs="Arial"/>
          <w:u w:val="single"/>
        </w:rPr>
        <w:t>ção e divulgação da operação</w:t>
      </w:r>
    </w:p>
    <w:p w14:paraId="00B7EB5B" w14:textId="08E95085" w:rsidR="00CD1B00" w:rsidRPr="001E13B1" w:rsidRDefault="00CD1B00" w:rsidP="00CD1B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lastRenderedPageBreak/>
        <w:t xml:space="preserve">Com o objetivo de divulgar e sensibilizar o universo de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 w:rsidRPr="001E13B1">
        <w:rPr>
          <w:rFonts w:ascii="Times New Roman" w:eastAsia="Times New Roman" w:hAnsi="Times New Roman" w:cs="Times New Roman"/>
        </w:rPr>
        <w:t xml:space="preserve"> </w:t>
      </w:r>
      <w:r w:rsidRPr="001E13B1">
        <w:rPr>
          <w:rFonts w:ascii="Arial" w:eastAsia="Times New Roman" w:hAnsi="Arial" w:cs="Arial"/>
        </w:rPr>
        <w:t>para a utilização desta solução</w:t>
      </w:r>
      <w:r w:rsidRPr="001E13B1">
        <w:rPr>
          <w:rFonts w:ascii="Arial" w:hAnsi="Arial" w:cs="Arial"/>
        </w:rPr>
        <w:t>, foi desenvolvido um Plano de Comunicação que contempla várias ações devidamente integradas e planeadas com um cronograma já definido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nomeadamente atualizações temporalmente programadas quer do site do </w:t>
      </w:r>
      <w:del w:id="237" w:author="João Tomé Calado" w:date="2020-06-10T19:03:00Z">
        <w:r w:rsidR="00903D93" w:rsidDel="004605E6">
          <w:rPr>
            <w:rFonts w:ascii="Arial" w:hAnsi="Arial" w:cs="Arial"/>
          </w:rPr>
          <w:delText>Politécnico de Viseu</w:delText>
        </w:r>
      </w:del>
      <w:ins w:id="238" w:author="João Tomé Calado" w:date="2020-06-10T19:03:00Z">
        <w:r w:rsidR="004605E6">
          <w:rPr>
            <w:rFonts w:ascii="Arial" w:hAnsi="Arial" w:cs="Arial"/>
          </w:rPr>
          <w:t>ISEG</w:t>
        </w:r>
      </w:ins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quer das redes sociais utilizadas, elaboração de cartazes de divulgação da operação e de newsletters, disponibilização de brochuras e </w:t>
      </w:r>
      <w:proofErr w:type="spellStart"/>
      <w:r w:rsidRPr="003C6816">
        <w:rPr>
          <w:rFonts w:ascii="Arial" w:hAnsi="Arial" w:cs="Arial"/>
          <w:i/>
        </w:rPr>
        <w:t>flyers</w:t>
      </w:r>
      <w:proofErr w:type="spellEnd"/>
      <w:r w:rsidRPr="001E13B1">
        <w:rPr>
          <w:rFonts w:ascii="Arial" w:hAnsi="Arial" w:cs="Arial"/>
        </w:rPr>
        <w:t xml:space="preserve"> informativos, realização de workshops e reuniões e organizações de eventos quer para o lançamento da operação, quer para proceder à apresentação pública dos resultados alcançados. Serão ainda realizadas </w:t>
      </w:r>
      <w:proofErr w:type="spellStart"/>
      <w:r w:rsidRPr="00D03A6C">
        <w:rPr>
          <w:rFonts w:ascii="Arial" w:hAnsi="Arial" w:cs="Arial"/>
          <w:i/>
        </w:rPr>
        <w:t>press</w:t>
      </w:r>
      <w:proofErr w:type="spellEnd"/>
      <w:r w:rsidRPr="00D03A6C">
        <w:rPr>
          <w:rFonts w:ascii="Arial" w:hAnsi="Arial" w:cs="Arial"/>
          <w:i/>
        </w:rPr>
        <w:t xml:space="preserve"> </w:t>
      </w:r>
      <w:proofErr w:type="spellStart"/>
      <w:r w:rsidRPr="00D03A6C">
        <w:rPr>
          <w:rFonts w:ascii="Arial" w:hAnsi="Arial" w:cs="Arial"/>
          <w:i/>
        </w:rPr>
        <w:t>release</w:t>
      </w:r>
      <w:proofErr w:type="spellEnd"/>
      <w:r w:rsidRPr="001E13B1">
        <w:rPr>
          <w:rFonts w:ascii="Arial" w:hAnsi="Arial" w:cs="Arial"/>
        </w:rPr>
        <w:t xml:space="preserve"> e </w:t>
      </w:r>
      <w:r w:rsidR="00903D93">
        <w:rPr>
          <w:rFonts w:ascii="Arial" w:hAnsi="Arial" w:cs="Arial"/>
        </w:rPr>
        <w:t xml:space="preserve">outras </w:t>
      </w:r>
      <w:r w:rsidRPr="001E13B1">
        <w:rPr>
          <w:rFonts w:ascii="Arial" w:hAnsi="Arial" w:cs="Arial"/>
        </w:rPr>
        <w:t>ações nos media.</w:t>
      </w:r>
    </w:p>
    <w:p w14:paraId="1AE08B6E" w14:textId="6D9E3812" w:rsidR="00F24866" w:rsidRPr="008F7B74" w:rsidRDefault="00CD1B00" w:rsidP="00D30A82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esta </w:t>
      </w:r>
      <w:r w:rsidRPr="00903D93">
        <w:rPr>
          <w:rFonts w:ascii="Arial" w:hAnsi="Arial" w:cs="Arial"/>
        </w:rPr>
        <w:t xml:space="preserve">atividade é de </w:t>
      </w:r>
      <w:r w:rsidR="00B761C9">
        <w:rPr>
          <w:rFonts w:ascii="Arial" w:hAnsi="Arial" w:cs="Arial"/>
        </w:rPr>
        <w:t>36</w:t>
      </w:r>
      <w:r w:rsidRPr="00903D93">
        <w:rPr>
          <w:rFonts w:ascii="Arial" w:hAnsi="Arial" w:cs="Arial"/>
        </w:rPr>
        <w:t>.</w:t>
      </w:r>
      <w:r w:rsidR="00B761C9">
        <w:rPr>
          <w:rFonts w:ascii="Arial" w:hAnsi="Arial" w:cs="Arial"/>
        </w:rPr>
        <w:t>90</w:t>
      </w:r>
      <w:r w:rsidRPr="00903D93">
        <w:rPr>
          <w:rFonts w:ascii="Arial" w:hAnsi="Arial" w:cs="Arial"/>
        </w:rPr>
        <w:t>0€, já com o</w:t>
      </w:r>
      <w:r>
        <w:rPr>
          <w:rFonts w:ascii="Arial" w:hAnsi="Arial" w:cs="Arial"/>
        </w:rPr>
        <w:t xml:space="preserve"> IVA incluído.</w:t>
      </w:r>
    </w:p>
    <w:p w14:paraId="41F2421A" w14:textId="3CF074FB" w:rsidR="000B7703" w:rsidRDefault="000B7703" w:rsidP="005D5133">
      <w:pPr>
        <w:jc w:val="both"/>
        <w:rPr>
          <w:rFonts w:ascii="Arial" w:eastAsia="Arial" w:hAnsi="Arial" w:cs="Arial"/>
          <w:color w:val="000000"/>
        </w:rPr>
      </w:pPr>
    </w:p>
    <w:p w14:paraId="6FC4A25D" w14:textId="655502F2" w:rsidR="00B761C9" w:rsidRPr="00415939" w:rsidRDefault="00B761C9" w:rsidP="00B761C9">
      <w:p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31849B"/>
        </w:rPr>
        <w:t>5.3 SIMPLEX</w:t>
      </w:r>
    </w:p>
    <w:p w14:paraId="62E82854" w14:textId="65DF683F" w:rsidR="00B761C9" w:rsidRDefault="00B761C9" w:rsidP="00B761C9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o</w:t>
      </w:r>
      <w:r w:rsidRPr="00FF6FDA">
        <w:rPr>
          <w:rFonts w:ascii="Arial" w:eastAsia="Arial" w:hAnsi="Arial" w:cs="Arial"/>
          <w:color w:val="000000"/>
        </w:rPr>
        <w:t>peração está alinhada com as iniciativas de política pública em matéria de Transformação Digital e Capacitação da Administração Pública, em particular preconizadas na Estratégia TIC 2020 e o respetivo Plano Setorial TIC do Ministério da Ciência, Tecnologia e Ensino Superior (Resolução do Conselho de Ministros n.º 108/2017), no Programa Nacional de Reformas (PNR), n</w:t>
      </w:r>
      <w:r>
        <w:rPr>
          <w:rFonts w:ascii="Arial" w:eastAsia="Arial" w:hAnsi="Arial" w:cs="Arial"/>
          <w:color w:val="000000"/>
        </w:rPr>
        <w:t>a</w:t>
      </w:r>
      <w:r w:rsidRPr="00FF6FDA">
        <w:rPr>
          <w:rFonts w:ascii="Arial" w:eastAsia="Arial" w:hAnsi="Arial" w:cs="Arial"/>
          <w:color w:val="000000"/>
        </w:rPr>
        <w:t xml:space="preserve"> estratégia nacional em matéria de modernização e simplificação administrativa (Programa Simplex+), nomeadamente </w:t>
      </w:r>
      <w:r>
        <w:rPr>
          <w:rFonts w:ascii="Arial" w:eastAsia="Arial" w:hAnsi="Arial" w:cs="Arial"/>
          <w:color w:val="000000"/>
        </w:rPr>
        <w:t>n</w:t>
      </w:r>
      <w:r w:rsidRPr="00FF6FDA">
        <w:rPr>
          <w:rFonts w:ascii="Arial" w:eastAsia="Arial" w:hAnsi="Arial" w:cs="Arial"/>
          <w:color w:val="000000"/>
        </w:rPr>
        <w:t xml:space="preserve">a implementação de melhores respostas às necessidades das comunidades, cidadãos e empresas, quer por via da simplificação e automatização  dos processos internos, </w:t>
      </w:r>
      <w:r>
        <w:rPr>
          <w:rFonts w:ascii="Arial" w:eastAsia="Arial" w:hAnsi="Arial" w:cs="Arial"/>
          <w:color w:val="000000"/>
        </w:rPr>
        <w:t>mas sobretudo</w:t>
      </w:r>
      <w:r w:rsidRPr="00FF6FDA">
        <w:rPr>
          <w:rFonts w:ascii="Arial" w:eastAsia="Arial" w:hAnsi="Arial" w:cs="Arial"/>
          <w:color w:val="000000"/>
        </w:rPr>
        <w:t xml:space="preserve"> pela  valorização  de novos modelos organizativos e de interação que permitam a obtenção de ganhos de eficiência</w:t>
      </w:r>
      <w:r>
        <w:rPr>
          <w:rFonts w:ascii="Arial" w:eastAsia="Arial" w:hAnsi="Arial" w:cs="Arial"/>
          <w:color w:val="000000"/>
        </w:rPr>
        <w:t xml:space="preserve"> e de facilitação do acesso ao ensino por parte das comunidades, englobando as seguintes medidas: </w:t>
      </w:r>
    </w:p>
    <w:p w14:paraId="7F6001A4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111: Ensino Superior 360º</w:t>
      </w:r>
    </w:p>
    <w:p w14:paraId="212BFCB2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127: Estudante ID no Ensino Superior</w:t>
      </w:r>
    </w:p>
    <w:p w14:paraId="2F8A05EB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 xml:space="preserve">Medida 128: </w:t>
      </w:r>
      <w:proofErr w:type="spellStart"/>
      <w:r w:rsidRPr="00787A53">
        <w:rPr>
          <w:rFonts w:ascii="Arial" w:hAnsi="Arial" w:cs="Arial"/>
          <w:sz w:val="22"/>
          <w:szCs w:val="22"/>
        </w:rPr>
        <w:t>My</w:t>
      </w:r>
      <w:proofErr w:type="spellEnd"/>
      <w:r w:rsidRPr="00787A53">
        <w:rPr>
          <w:rFonts w:ascii="Arial" w:hAnsi="Arial" w:cs="Arial"/>
          <w:sz w:val="22"/>
          <w:szCs w:val="22"/>
        </w:rPr>
        <w:t xml:space="preserve"> Superior</w:t>
      </w:r>
    </w:p>
    <w:p w14:paraId="5D11C643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132: Registo Único de Graus e Diplomas do Ensino Superior</w:t>
      </w:r>
    </w:p>
    <w:p w14:paraId="0DEFD388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133: Extranet Erasmus +</w:t>
      </w:r>
    </w:p>
    <w:p w14:paraId="4492BE0E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24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 xml:space="preserve">Medida 134: Rede </w:t>
      </w:r>
      <w:proofErr w:type="spellStart"/>
      <w:r w:rsidRPr="00787A53">
        <w:rPr>
          <w:rFonts w:ascii="Arial" w:hAnsi="Arial" w:cs="Arial"/>
          <w:sz w:val="22"/>
          <w:szCs w:val="22"/>
        </w:rPr>
        <w:t>IncluIES</w:t>
      </w:r>
      <w:proofErr w:type="spellEnd"/>
    </w:p>
    <w:p w14:paraId="1A92AA3B" w14:textId="46AF23F6" w:rsidR="00B761C9" w:rsidRDefault="00B761C9" w:rsidP="00B761C9">
      <w:pPr>
        <w:jc w:val="both"/>
        <w:rPr>
          <w:rFonts w:ascii="Trebuchet MS" w:hAnsi="Trebuchet MS" w:cs="Trebuchet MS"/>
          <w:color w:val="000000"/>
          <w:sz w:val="24"/>
          <w:szCs w:val="24"/>
          <w:highlight w:val="yellow"/>
        </w:rPr>
      </w:pPr>
      <w:r w:rsidRPr="00787A53">
        <w:rPr>
          <w:rFonts w:ascii="Arial" w:eastAsia="Arial" w:hAnsi="Arial" w:cs="Arial"/>
        </w:rPr>
        <w:t>Esta operação também se enquadra n</w:t>
      </w:r>
      <w:r w:rsidRPr="00642D0D">
        <w:rPr>
          <w:rFonts w:ascii="Arial" w:eastAsia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642D0D">
        <w:rPr>
          <w:rFonts w:ascii="Arial" w:hAnsi="Arial" w:cs="Arial"/>
        </w:rPr>
        <w:t>estratégia nacional em matéria de modernização e simplificação administrativa</w:t>
      </w:r>
      <w:r>
        <w:rPr>
          <w:rFonts w:ascii="Arial" w:hAnsi="Arial" w:cs="Arial"/>
        </w:rPr>
        <w:t xml:space="preserve"> </w:t>
      </w:r>
      <w:r w:rsidRPr="00642D0D">
        <w:rPr>
          <w:rFonts w:ascii="Arial" w:hAnsi="Arial" w:cs="Arial"/>
        </w:rPr>
        <w:t xml:space="preserve">para o Programa </w:t>
      </w:r>
      <w:proofErr w:type="spellStart"/>
      <w:r w:rsidRPr="00642D0D">
        <w:rPr>
          <w:rFonts w:ascii="Arial" w:hAnsi="Arial" w:cs="Arial"/>
        </w:rPr>
        <w:t>iSimplex</w:t>
      </w:r>
      <w:proofErr w:type="spellEnd"/>
      <w:r w:rsidRPr="00642D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ao eliminar redundâncias na solicitação de informação a pessoas, empresas e à comunidade em geral, fomentando a utilização de informação já detida, assenta no desenvolvimento de novas soluções privilegiando o formato digital e assume um papel de motor de inovação e da introdução de tecnologias que possam contribuir para o aumento da produtividade dos serviços públicos.</w:t>
      </w:r>
    </w:p>
    <w:p w14:paraId="034B2C6C" w14:textId="77777777" w:rsidR="00787A53" w:rsidRDefault="00787A53" w:rsidP="00B761C9">
      <w:pPr>
        <w:ind w:left="993"/>
        <w:jc w:val="both"/>
      </w:pPr>
    </w:p>
    <w:p w14:paraId="5DE79938" w14:textId="7D0713F8" w:rsidR="00B761C9" w:rsidRDefault="00B761C9" w:rsidP="00E145B9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5.4 Recursos Humanos e Técnicos Envolvidos na Operação</w:t>
      </w:r>
    </w:p>
    <w:p w14:paraId="28535AFA" w14:textId="5926A351" w:rsidR="00DC560C" w:rsidRDefault="00DC560C" w:rsidP="00D30A82">
      <w:pPr>
        <w:jc w:val="both"/>
      </w:pPr>
      <w:r>
        <w:rPr>
          <w:rFonts w:ascii="Arial" w:eastAsia="Arial" w:hAnsi="Arial" w:cs="Arial"/>
        </w:rPr>
        <w:t xml:space="preserve">A equipa técnica do ISEG que participará no presente projeto é constituída por </w:t>
      </w:r>
      <w:r w:rsidR="00612585"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 xml:space="preserve"> elementos internos e com um total de alocação de 3.240 horas. Atendendo à interoperabilidade que está associada aos estudos, desenho e implementação desta solução, à capacitação dos colaboradores e à divulgação </w:t>
      </w:r>
      <w:r>
        <w:rPr>
          <w:rFonts w:ascii="Arial" w:eastAsia="Arial" w:hAnsi="Arial" w:cs="Arial"/>
        </w:rPr>
        <w:lastRenderedPageBreak/>
        <w:t xml:space="preserve">do projeto, optou-se por constituir uma equipa multidisciplinar e polivalente. Por uma questão de eficácia e eficiência no âmbito da implementação do projeto foi decidido que cada um dos participantes no grupo de trabalho, apesar de participarem em todos os eixos envolvidos, teriam a seu cargo a coordenação </w:t>
      </w:r>
      <w:r w:rsidR="00612585">
        <w:rPr>
          <w:rFonts w:ascii="Arial" w:eastAsia="Arial" w:hAnsi="Arial" w:cs="Arial"/>
        </w:rPr>
        <w:t>individual de cada uma das atividades</w:t>
      </w:r>
      <w:r>
        <w:rPr>
          <w:rFonts w:ascii="Arial" w:eastAsia="Arial" w:hAnsi="Arial" w:cs="Arial"/>
        </w:rPr>
        <w:t>. Assim, o perfil de cada um dos colaboradores que constituirá a equipa de trabalho é o seguinte:</w:t>
      </w:r>
    </w:p>
    <w:p w14:paraId="6B700CF7" w14:textId="77777777" w:rsidR="00612585" w:rsidRPr="00612585" w:rsidRDefault="00612585" w:rsidP="00612585">
      <w:pPr>
        <w:spacing w:after="0"/>
        <w:ind w:left="426" w:hanging="284"/>
        <w:jc w:val="both"/>
        <w:rPr>
          <w:rFonts w:ascii="Arial" w:hAnsi="Arial" w:cs="Arial"/>
          <w:b/>
        </w:rPr>
      </w:pPr>
      <w:r w:rsidRPr="00612585">
        <w:rPr>
          <w:rFonts w:ascii="Arial" w:hAnsi="Arial" w:cs="Arial"/>
          <w:b/>
        </w:rPr>
        <w:t>João Paulo Tomé Calado</w:t>
      </w:r>
    </w:p>
    <w:p w14:paraId="6F5B7450" w14:textId="77777777" w:rsidR="00612585" w:rsidRPr="00612585" w:rsidRDefault="00612585" w:rsidP="00612585">
      <w:pPr>
        <w:pStyle w:val="bodyblack"/>
        <w:spacing w:before="0" w:beforeAutospacing="0" w:after="0" w:afterAutospacing="0" w:line="24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612585">
        <w:rPr>
          <w:rFonts w:ascii="Arial" w:hAnsi="Arial" w:cs="Arial"/>
          <w:color w:val="auto"/>
          <w:sz w:val="22"/>
          <w:szCs w:val="22"/>
        </w:rPr>
        <w:t>Mestre em Economia, Instituto Superior de Economia e Gestão da Universidade Técnica de Lisboa e doutorando na Universidade de Évora.</w:t>
      </w:r>
    </w:p>
    <w:p w14:paraId="4C9C5868" w14:textId="5AC1A108" w:rsidR="00612585" w:rsidRPr="00A406D6" w:rsidRDefault="00612585" w:rsidP="00D30A82">
      <w:pPr>
        <w:jc w:val="both"/>
        <w:rPr>
          <w:rFonts w:ascii="Arial" w:hAnsi="Arial" w:cs="Arial"/>
        </w:rPr>
      </w:pPr>
      <w:r w:rsidRPr="00612585">
        <w:rPr>
          <w:rFonts w:ascii="Arial" w:hAnsi="Arial" w:cs="Arial"/>
        </w:rPr>
        <w:t>No ISEG exerce o cargo de Administrador, desde junho de 2013. Exerceu também no ISEG as funções de Diretor dos Serviços Financeiros e Administrativos, desde 2003 até junho de 2013. Tem ainda experiencia no ensino como Docente do Instituto Superior de Economia e Gestão desde Outubro de 1991 até 2003, membro da Direção do Centro de Investigação de Economia Financeira (CIEF), até 2010, investigador e consultor no Centro de Investigação de Economia Financeira (CIEF) e no Centro de Investigação sobre a Economia Portuguesa (CISEP) e responsável e docente da cadeira de Política Monetária e Financeira no Instituto Superior de Estudos Financeiros e Fiscais entre Outubro de 1993 e Junho de 1997 foi ainda colaborador da Universidade Aberta e redator do manual de formação para a cadeira de Economia Financeira entre Outubro de 1995 e Janeiro de 1996. Iniciou a carreira profissional como escriturário de contabilidade em 1988 no Laboratório Militar onde passou a Técnico Bacharel na Secção de Contabilidade, entre outubro de 1995 e janeiro de 1996.</w:t>
      </w:r>
      <w:r>
        <w:rPr>
          <w:rFonts w:ascii="Arial" w:hAnsi="Arial" w:cs="Arial"/>
        </w:rPr>
        <w:t xml:space="preserve"> No âmbito da operação </w:t>
      </w:r>
      <w:r>
        <w:rPr>
          <w:rFonts w:ascii="Arial" w:eastAsia="Arial" w:hAnsi="Arial" w:cs="Arial"/>
          <w:color w:val="000000"/>
        </w:rPr>
        <w:t xml:space="preserve">desempenhará as funções de Coordenador do Projeto, estando prevista a utilização de </w:t>
      </w:r>
      <w:r>
        <w:rPr>
          <w:rFonts w:ascii="Arial" w:eastAsia="Arial" w:hAnsi="Arial" w:cs="Arial"/>
        </w:rPr>
        <w:t>620 horas ao longo do projeto</w:t>
      </w:r>
    </w:p>
    <w:p w14:paraId="5DDE75AE" w14:textId="77777777" w:rsidR="00A406D6" w:rsidRPr="00A406D6" w:rsidRDefault="00A406D6" w:rsidP="00A406D6">
      <w:pPr>
        <w:spacing w:before="100" w:beforeAutospacing="1" w:after="0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 xml:space="preserve">Clara </w:t>
      </w:r>
      <w:proofErr w:type="spellStart"/>
      <w:r w:rsidRPr="00A406D6">
        <w:rPr>
          <w:rFonts w:ascii="Arial" w:hAnsi="Arial" w:cs="Arial"/>
          <w:b/>
        </w:rPr>
        <w:t>Drozdzinski</w:t>
      </w:r>
      <w:proofErr w:type="spellEnd"/>
      <w:r w:rsidRPr="00A406D6">
        <w:rPr>
          <w:rFonts w:ascii="Arial" w:hAnsi="Arial" w:cs="Arial"/>
          <w:b/>
        </w:rPr>
        <w:t xml:space="preserve"> Ruah</w:t>
      </w:r>
    </w:p>
    <w:p w14:paraId="660C7070" w14:textId="1E6E2B0E" w:rsidR="00612585" w:rsidRPr="00A406D6" w:rsidRDefault="00A406D6" w:rsidP="00A406D6">
      <w:pPr>
        <w:jc w:val="both"/>
        <w:rPr>
          <w:rFonts w:ascii="Arial" w:hAnsi="Arial" w:cs="Arial"/>
        </w:rPr>
      </w:pPr>
      <w:r w:rsidRPr="00A406D6">
        <w:rPr>
          <w:rFonts w:ascii="Arial" w:hAnsi="Arial" w:cs="Arial"/>
        </w:rPr>
        <w:t xml:space="preserve">Licenciatura em Relações Públicas e Publicidade. Exerceu funções de Assistente de Marketing e Relações Públicas nas empresas </w:t>
      </w:r>
      <w:proofErr w:type="spellStart"/>
      <w:r w:rsidRPr="00A406D6">
        <w:rPr>
          <w:rFonts w:ascii="Arial" w:hAnsi="Arial" w:cs="Arial"/>
        </w:rPr>
        <w:t>Eurocongressos</w:t>
      </w:r>
      <w:proofErr w:type="spellEnd"/>
      <w:r w:rsidRPr="00A406D6">
        <w:rPr>
          <w:rFonts w:ascii="Arial" w:hAnsi="Arial" w:cs="Arial"/>
        </w:rPr>
        <w:t xml:space="preserve">, Lda. e </w:t>
      </w:r>
      <w:proofErr w:type="spellStart"/>
      <w:r w:rsidRPr="00A406D6">
        <w:rPr>
          <w:rFonts w:ascii="Arial" w:hAnsi="Arial" w:cs="Arial"/>
        </w:rPr>
        <w:t>Uniellert</w:t>
      </w:r>
      <w:proofErr w:type="spellEnd"/>
      <w:r w:rsidRPr="00A406D6">
        <w:rPr>
          <w:rFonts w:ascii="Arial" w:hAnsi="Arial" w:cs="Arial"/>
        </w:rPr>
        <w:t>- Sistemas de Operações no Comércio, Lda.  No ISEG desde 2003 onde exerceu funções de Secretariado no Conselho Diretivo, Presidência e Divisão de Informática, e como Assistente de Marketing da Divisão de Marketing e Relações Externas. Atualmente exerce funções de Assessoria e Secretariado no Gabinete do Administrador do ISEG. No âmbito do projeto prestará apoio à coordenação do projeto e à componente de promoção e divulgação da operação, estando prevista a utilização de 370 horas ao longo do projeto.</w:t>
      </w:r>
    </w:p>
    <w:p w14:paraId="0F9981A9" w14:textId="77777777" w:rsidR="00A406D6" w:rsidRPr="00A406D6" w:rsidRDefault="00A406D6" w:rsidP="00A406D6">
      <w:pPr>
        <w:spacing w:after="0"/>
        <w:jc w:val="both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 xml:space="preserve">Sónia Maria Pessoa Costa Domingues, </w:t>
      </w:r>
    </w:p>
    <w:p w14:paraId="3BA97C97" w14:textId="3A0D60A3" w:rsidR="00612585" w:rsidRPr="00A406D6" w:rsidRDefault="00A406D6" w:rsidP="00A406D6">
      <w:pPr>
        <w:jc w:val="both"/>
        <w:rPr>
          <w:rFonts w:ascii="Arial" w:hAnsi="Arial" w:cs="Arial"/>
        </w:rPr>
      </w:pPr>
      <w:r w:rsidRPr="00A406D6">
        <w:rPr>
          <w:rFonts w:ascii="Arial" w:hAnsi="Arial" w:cs="Arial"/>
        </w:rPr>
        <w:t>Licenciatura em Investigação Social Aplicada. Parte escolar do curso de Mestrado em Sociologia Económica e das Organizações do Instituto superior de Economia e Gestão. Desde 2019 at</w:t>
      </w:r>
      <w:r>
        <w:rPr>
          <w:rFonts w:ascii="Arial" w:hAnsi="Arial" w:cs="Arial"/>
        </w:rPr>
        <w:t>é</w:t>
      </w:r>
      <w:r w:rsidRPr="00A406D6">
        <w:rPr>
          <w:rFonts w:ascii="Arial" w:hAnsi="Arial" w:cs="Arial"/>
        </w:rPr>
        <w:t xml:space="preserve"> presente data Diretora dos Serviços Académicos do ISEG,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tendo a cargo os departamentos: Secretaria das Licenciaturas, Secretaria de Mestrados e Doutoramentos e Gabinete Internacional de Mobilidade.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Ingressou no ISEG em 1991 e o seu percurso tem sido nos Serviços Académicos, desde Técnica Superior, Coordenadora da Secretaria das Licenciaturas e Chefe de Divisão.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É membro do Observatório de Ação e Inovação Pedagógica do ISEG (OIAP) e tem realizado diversas Missões no estrangeiro ao abrigo da Mobilidade Internacional em Formação no âmbito do Erasmus +</w:t>
      </w:r>
      <w:r w:rsidR="0070170F">
        <w:rPr>
          <w:rFonts w:ascii="Arial" w:hAnsi="Arial" w:cs="Arial"/>
        </w:rPr>
        <w:t>.</w:t>
      </w:r>
      <w:r w:rsidRPr="00A406D6">
        <w:rPr>
          <w:rFonts w:ascii="Arial" w:hAnsi="Arial" w:cs="Arial"/>
        </w:rPr>
        <w:t xml:space="preserve"> </w:t>
      </w:r>
      <w:r w:rsidR="0070170F">
        <w:rPr>
          <w:rFonts w:ascii="Arial" w:hAnsi="Arial" w:cs="Arial"/>
        </w:rPr>
        <w:t xml:space="preserve">Terá como responsabilidade principal a preparação das ações de capacitação e os conteúdos iniciais da multiplataforma, </w:t>
      </w:r>
      <w:r w:rsidRPr="00A406D6">
        <w:rPr>
          <w:rFonts w:ascii="Arial" w:hAnsi="Arial" w:cs="Arial"/>
        </w:rPr>
        <w:t xml:space="preserve">estando prevista a utilização de </w:t>
      </w:r>
      <w:r>
        <w:rPr>
          <w:rFonts w:ascii="Arial" w:hAnsi="Arial" w:cs="Arial"/>
        </w:rPr>
        <w:t>45</w:t>
      </w:r>
      <w:r w:rsidRPr="00A406D6">
        <w:rPr>
          <w:rFonts w:ascii="Arial" w:hAnsi="Arial" w:cs="Arial"/>
        </w:rPr>
        <w:t>0 horas ao longo do projeto.</w:t>
      </w:r>
    </w:p>
    <w:p w14:paraId="1EE9BF88" w14:textId="02C45F58" w:rsidR="00A406D6" w:rsidRPr="00A406D6" w:rsidRDefault="00A406D6" w:rsidP="00A406D6">
      <w:pPr>
        <w:spacing w:after="0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lastRenderedPageBreak/>
        <w:t>Rita Susana Jordão Coelho Marques</w:t>
      </w:r>
    </w:p>
    <w:p w14:paraId="0865969B" w14:textId="77777777" w:rsidR="00A406D6" w:rsidRPr="00A406D6" w:rsidRDefault="00A406D6" w:rsidP="00A406D6">
      <w:pPr>
        <w:pStyle w:val="bodyblack"/>
        <w:spacing w:before="0" w:beforeAutospacing="0" w:after="0" w:afterAutospacing="0" w:line="276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A406D6">
        <w:rPr>
          <w:rFonts w:ascii="Arial" w:hAnsi="Arial" w:cs="Arial"/>
          <w:color w:val="auto"/>
          <w:sz w:val="22"/>
          <w:szCs w:val="22"/>
        </w:rPr>
        <w:t>Grau de Mestre em Economia e Estudos Europeus, Instituto Superior de Economia e Gestão da Universidade Técnica de Lisboa, Pós-Graduação em Relações Internacionais, no Instituto Superior de Ciências Sociais e Políticas da Universidade Técnica de Lisboa, Pós-Graduação em Estudos Europeus, no Instituto Superior de Economia e Gestão da Universidade Técnica de Lisboa, Licenciatura em Ciência Política variante de Relações Internacionais, na Faculdade de Ciências Sociais e Humanas da Universidade Nova de Lisboa, Bacharelato em Tradução, na Universidade do Algarve.</w:t>
      </w:r>
    </w:p>
    <w:p w14:paraId="4F651E7E" w14:textId="2229ED3D" w:rsidR="00A406D6" w:rsidRDefault="00A406D6" w:rsidP="0070170F">
      <w:pPr>
        <w:pStyle w:val="bodyblack"/>
        <w:spacing w:before="0" w:beforeAutospacing="0" w:after="0" w:afterAutospacing="0" w:line="276" w:lineRule="auto"/>
        <w:jc w:val="both"/>
        <w:rPr>
          <w:ins w:id="239" w:author="João Tomé Calado" w:date="2020-06-10T19:05:00Z"/>
          <w:rFonts w:ascii="Arial" w:hAnsi="Arial" w:cs="Arial"/>
          <w:sz w:val="22"/>
          <w:szCs w:val="22"/>
        </w:rPr>
      </w:pPr>
      <w:r w:rsidRPr="00A406D6">
        <w:rPr>
          <w:rFonts w:ascii="Arial" w:hAnsi="Arial" w:cs="Arial"/>
          <w:color w:val="auto"/>
          <w:sz w:val="22"/>
          <w:szCs w:val="22"/>
        </w:rPr>
        <w:t>No ISEG desde 1999, onde exerceu funções no Secretariado do Conselho Diretivo, no Secretariado do Conselho Científico e Pedagógico e no Gabinete de Relações Internacionais. Desde 2008 que exerce funções no Gabinete Internacional de Mobilidade exercendo atualmente as funções de Coordenadora Institucional do Programa Erasmus e de Coordenadora do Gabinete Internacional de Mobilidade.</w:t>
      </w:r>
      <w:r>
        <w:rPr>
          <w:rFonts w:ascii="Arial" w:hAnsi="Arial" w:cs="Arial"/>
          <w:color w:val="auto"/>
          <w:sz w:val="22"/>
          <w:szCs w:val="22"/>
        </w:rPr>
        <w:t xml:space="preserve"> Será responsável pel</w:t>
      </w:r>
      <w:r w:rsidR="0070170F">
        <w:rPr>
          <w:rFonts w:ascii="Arial" w:hAnsi="Arial" w:cs="Arial"/>
          <w:color w:val="auto"/>
          <w:sz w:val="22"/>
          <w:szCs w:val="22"/>
        </w:rPr>
        <w:t>o apoio às atividade</w:t>
      </w:r>
      <w:r w:rsidR="00900AD6">
        <w:rPr>
          <w:rFonts w:ascii="Arial" w:hAnsi="Arial" w:cs="Arial"/>
          <w:color w:val="auto"/>
          <w:sz w:val="22"/>
          <w:szCs w:val="22"/>
        </w:rPr>
        <w:t>s</w:t>
      </w:r>
      <w:r w:rsidR="0070170F">
        <w:rPr>
          <w:rFonts w:ascii="Arial" w:hAnsi="Arial" w:cs="Arial"/>
          <w:color w:val="auto"/>
          <w:sz w:val="22"/>
          <w:szCs w:val="22"/>
        </w:rPr>
        <w:t xml:space="preserve"> de promoção e divulgação da operação, ações de capacitação, prestand</w:t>
      </w:r>
      <w:r w:rsidR="0070170F" w:rsidRPr="0070170F">
        <w:rPr>
          <w:rFonts w:ascii="Arial" w:hAnsi="Arial" w:cs="Arial"/>
          <w:color w:val="auto"/>
          <w:sz w:val="22"/>
          <w:szCs w:val="22"/>
        </w:rPr>
        <w:t xml:space="preserve">o também apoio à atividade inicial de diagnóstico, estando prevista </w:t>
      </w:r>
      <w:r w:rsidR="0070170F" w:rsidRPr="0070170F">
        <w:rPr>
          <w:rFonts w:ascii="Arial" w:hAnsi="Arial" w:cs="Arial"/>
          <w:sz w:val="22"/>
          <w:szCs w:val="22"/>
        </w:rPr>
        <w:t>a utilização de 370 horas ao longo do projeto.</w:t>
      </w:r>
    </w:p>
    <w:p w14:paraId="3D7F02B2" w14:textId="77777777" w:rsidR="00822D2E" w:rsidRPr="0070170F" w:rsidRDefault="00822D2E" w:rsidP="0070170F">
      <w:pPr>
        <w:pStyle w:val="bodyblack"/>
        <w:spacing w:before="0" w:beforeAutospacing="0" w:after="0" w:afterAutospacing="0" w:line="276" w:lineRule="auto"/>
        <w:jc w:val="both"/>
        <w:rPr>
          <w:rFonts w:ascii="Arial" w:hAnsi="Arial" w:cs="Arial"/>
          <w:color w:val="auto"/>
          <w:sz w:val="22"/>
          <w:szCs w:val="22"/>
        </w:rPr>
      </w:pPr>
    </w:p>
    <w:p w14:paraId="754F9625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t>Sofia Matos</w:t>
      </w:r>
    </w:p>
    <w:p w14:paraId="78B910F2" w14:textId="72B447E3" w:rsidR="00A406D6" w:rsidRPr="0070170F" w:rsidRDefault="00A406D6" w:rsidP="0070170F">
      <w:pPr>
        <w:jc w:val="both"/>
        <w:rPr>
          <w:rFonts w:ascii="Arial" w:hAnsi="Arial" w:cs="Arial"/>
        </w:rPr>
      </w:pPr>
      <w:r w:rsidRPr="0070170F">
        <w:rPr>
          <w:rFonts w:ascii="Arial" w:hAnsi="Arial" w:cs="Arial"/>
        </w:rPr>
        <w:t>Licenciatura em Assessoria de Direção e Administração. Exerceu funções de Assistente de Reclamações no Departamento de Instalações Património do Montepio Geral. No ISEG desde 1991, exerceu funções no Gabinete de Relações Externas, no Gabinete de Pós-Graduação, no Conselho Diretivo com função de secretariado, no Serviço e Programas de Extensão Universitária, elaboração de candidaturas a fundos comunitários e planeamento e execução de Atividades Escolares no âmbito das Saídas Profissionais e no Gabinete de Saídas Profissionais. Integrada no GAPE – Gabinete de Apoio Profissional e Empresarial, com funções de organização de eventos com empresas, apoio de processos de recrutamento das empresas, organização de workshops e apoio aos alunos. Em 2010, integrada na Divisão de Marketing e Relações Externas, organização de atividades de promoção e aproximação dos alunos do ISEG ao mercado de trabalho e participando em atividades transversais ligadas ao Departamento de Marketing nomeadamente: promoção da marca ISEG no exterior, colaboração em eventos institucionais internos e externos. Desde 2014, no Career Office onde exerce as mesmas funções.</w:t>
      </w:r>
      <w:r w:rsidR="0070170F">
        <w:rPr>
          <w:rFonts w:ascii="Arial" w:hAnsi="Arial" w:cs="Arial"/>
        </w:rPr>
        <w:t xml:space="preserve"> Será responsável pela atividade de promoção e divulgação da operação, prestand</w:t>
      </w:r>
      <w:r w:rsidR="0070170F" w:rsidRPr="0070170F">
        <w:rPr>
          <w:rFonts w:ascii="Arial" w:hAnsi="Arial" w:cs="Arial"/>
        </w:rPr>
        <w:t>o também apoio à atividade inicial de diagnóstico, estando prevista a utilização de 370 horas ao longo do projeto.</w:t>
      </w:r>
    </w:p>
    <w:p w14:paraId="6ECBFC83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t>Gonçalo da Costa Simões João</w:t>
      </w:r>
    </w:p>
    <w:p w14:paraId="5DB7402F" w14:textId="0936B73F" w:rsidR="00A406D6" w:rsidRPr="0070170F" w:rsidRDefault="00A406D6" w:rsidP="007017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70170F">
        <w:rPr>
          <w:rFonts w:ascii="Arial" w:hAnsi="Arial" w:cs="Arial"/>
        </w:rPr>
        <w:t>Doutorado em Gestão. Licenciado em Matemática aplicada à Economia e à Gestão. Pós-Graduação em Sistemas e Tecnologias de Informação para as Organizações. No ISEG desde 1994, exerceu funções de Técnico de Informática, Formador, Webmaster, Helpdesk, Administra</w:t>
      </w:r>
      <w:r w:rsidR="0070170F">
        <w:rPr>
          <w:rFonts w:ascii="Arial" w:hAnsi="Arial" w:cs="Arial"/>
        </w:rPr>
        <w:t>d</w:t>
      </w:r>
      <w:r w:rsidRPr="0070170F">
        <w:rPr>
          <w:rFonts w:ascii="Arial" w:hAnsi="Arial" w:cs="Arial"/>
        </w:rPr>
        <w:t>or de Sistemas. Atualmente é Especialista de Informática no ISEG onde exerce funções de coordenador da área de Planeamento e Controlo de Gestão da DSI e Professor Auxiliar na UAL onde leciona Informática de Gestão.</w:t>
      </w:r>
      <w:r w:rsidR="0070170F" w:rsidRPr="0070170F">
        <w:rPr>
          <w:rFonts w:ascii="Arial" w:hAnsi="Arial" w:cs="Arial"/>
        </w:rPr>
        <w:t xml:space="preserve"> </w:t>
      </w:r>
      <w:r w:rsidR="0070170F">
        <w:rPr>
          <w:rFonts w:ascii="Arial" w:eastAsia="Arial" w:hAnsi="Arial" w:cs="Arial"/>
          <w:color w:val="000000"/>
        </w:rPr>
        <w:t>S</w:t>
      </w:r>
      <w:r w:rsidR="0070170F" w:rsidRPr="0070170F">
        <w:rPr>
          <w:rFonts w:ascii="Arial" w:eastAsia="Arial" w:hAnsi="Arial" w:cs="Arial"/>
          <w:color w:val="000000"/>
        </w:rPr>
        <w:t>erá o Coordenador do Projeto ao nível da implementação d</w:t>
      </w:r>
      <w:r w:rsidR="0070170F">
        <w:rPr>
          <w:rFonts w:ascii="Arial" w:eastAsia="Arial" w:hAnsi="Arial" w:cs="Arial"/>
          <w:color w:val="000000"/>
        </w:rPr>
        <w:t>a</w:t>
      </w:r>
      <w:r w:rsidR="0070170F" w:rsidRPr="0070170F">
        <w:rPr>
          <w:rFonts w:ascii="Arial" w:eastAsia="Arial" w:hAnsi="Arial" w:cs="Arial"/>
          <w:color w:val="000000"/>
        </w:rPr>
        <w:t xml:space="preserve"> </w:t>
      </w:r>
      <w:r w:rsidR="0070170F">
        <w:rPr>
          <w:rFonts w:ascii="Arial" w:eastAsia="Arial" w:hAnsi="Arial" w:cs="Arial"/>
          <w:color w:val="000000"/>
        </w:rPr>
        <w:t>solução tecnológica,</w:t>
      </w:r>
      <w:r w:rsidR="0070170F" w:rsidRPr="0070170F">
        <w:rPr>
          <w:rFonts w:ascii="Arial" w:eastAsia="Arial" w:hAnsi="Arial" w:cs="Arial"/>
          <w:color w:val="000000"/>
        </w:rPr>
        <w:t xml:space="preserve"> </w:t>
      </w:r>
      <w:r w:rsidR="0070170F">
        <w:rPr>
          <w:rFonts w:ascii="Arial" w:eastAsia="Arial" w:hAnsi="Arial" w:cs="Arial"/>
          <w:color w:val="000000"/>
        </w:rPr>
        <w:t>dado que</w:t>
      </w:r>
      <w:r w:rsidR="0070170F" w:rsidRPr="0070170F">
        <w:rPr>
          <w:rFonts w:ascii="Arial" w:eastAsia="Arial" w:hAnsi="Arial" w:cs="Arial"/>
          <w:color w:val="000000"/>
        </w:rPr>
        <w:t xml:space="preserve">, do ponto de vista funcional, possui o conhecimento de todas as aplicações informáticas </w:t>
      </w:r>
      <w:r w:rsidR="0070170F">
        <w:rPr>
          <w:rFonts w:ascii="Arial" w:eastAsia="Arial" w:hAnsi="Arial" w:cs="Arial"/>
          <w:color w:val="000000"/>
        </w:rPr>
        <w:t>intervenientes no projeto</w:t>
      </w:r>
      <w:r w:rsidR="0070170F" w:rsidRPr="0070170F">
        <w:rPr>
          <w:rFonts w:ascii="Arial" w:eastAsia="Arial" w:hAnsi="Arial" w:cs="Arial"/>
          <w:color w:val="000000"/>
        </w:rPr>
        <w:t>, possuindo por isso a visão global de coordenação necessária para a interoperabilidade</w:t>
      </w:r>
      <w:r w:rsidR="0070170F">
        <w:rPr>
          <w:rFonts w:ascii="Arial" w:eastAsia="Arial" w:hAnsi="Arial" w:cs="Arial"/>
          <w:color w:val="000000"/>
        </w:rPr>
        <w:t xml:space="preserve"> das mesmas. Está prevista a utilização de 530 horas ao longo do projeto.</w:t>
      </w:r>
    </w:p>
    <w:p w14:paraId="5A2635D9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lastRenderedPageBreak/>
        <w:t>João Luís Martins Salgueiro</w:t>
      </w:r>
    </w:p>
    <w:p w14:paraId="5F641AE2" w14:textId="1FEAB043" w:rsidR="00A406D6" w:rsidRPr="0070170F" w:rsidRDefault="00A406D6" w:rsidP="00A406D6">
      <w:pPr>
        <w:jc w:val="both"/>
        <w:rPr>
          <w:rFonts w:ascii="Arial" w:hAnsi="Arial" w:cs="Arial"/>
        </w:rPr>
      </w:pPr>
      <w:r w:rsidRPr="0070170F">
        <w:rPr>
          <w:rFonts w:ascii="Arial" w:hAnsi="Arial" w:cs="Arial"/>
        </w:rPr>
        <w:t xml:space="preserve">Licenciatura em Matemática Aplicada à Economia e à Gestão. Pós-Graduado em Sistemas e Tecnologias de informação para as Organizações. No ISEG desde 1998, exerce funções de Especialista de informática na DSI e integrou várias equipas de implementação de </w:t>
      </w:r>
      <w:proofErr w:type="spellStart"/>
      <w:r w:rsidRPr="0070170F">
        <w:rPr>
          <w:rFonts w:ascii="Arial" w:hAnsi="Arial" w:cs="Arial"/>
        </w:rPr>
        <w:t>ERPs</w:t>
      </w:r>
      <w:proofErr w:type="spellEnd"/>
      <w:r w:rsidRPr="0070170F">
        <w:rPr>
          <w:rFonts w:ascii="Arial" w:hAnsi="Arial" w:cs="Arial"/>
        </w:rPr>
        <w:t>: META4 (2001) RH; Minimal (2007) RH e Financeira; e SAP (2017) dando suporte à operação e parametrização destes.</w:t>
      </w:r>
      <w:r w:rsidR="0070170F">
        <w:rPr>
          <w:rFonts w:ascii="Arial" w:hAnsi="Arial" w:cs="Arial"/>
        </w:rPr>
        <w:t xml:space="preserve"> </w:t>
      </w:r>
      <w:r w:rsidR="0070170F">
        <w:rPr>
          <w:rFonts w:ascii="Arial" w:eastAsia="Arial" w:hAnsi="Arial" w:cs="Arial"/>
        </w:rPr>
        <w:t>S</w:t>
      </w:r>
      <w:r w:rsidR="0070170F">
        <w:rPr>
          <w:rFonts w:ascii="Arial" w:eastAsia="Arial" w:hAnsi="Arial" w:cs="Arial"/>
          <w:color w:val="000000"/>
        </w:rPr>
        <w:t>erá o apoio técnico da Operação para o desenvolvimento técnico e interoperabilidade das diversas aplicações informáticas que serão implementadas no âmbito da operação, dado que, do ponto de vista funcional e técnico, possui os conhecimentos informáticos detalhados sobre a infraestrutura tecnológica e aplicacional. Está prevista a utilização de 530 horas ao longo do projeto.</w:t>
      </w:r>
    </w:p>
    <w:p w14:paraId="6AE536D3" w14:textId="43897B0D" w:rsidR="00612585" w:rsidRDefault="005A3B5D" w:rsidP="00D30A82">
      <w:pPr>
        <w:jc w:val="both"/>
      </w:pPr>
      <w:r w:rsidRPr="00C609BA">
        <w:rPr>
          <w:rFonts w:ascii="Arial" w:eastAsia="Arial" w:hAnsi="Arial" w:cs="Arial"/>
        </w:rPr>
        <w:t xml:space="preserve">Este grupo de trabalho terá um período de vida idêntico à da duração do projeto sendo responsável pela sua implementação e incorporação dentro da estrutura orgânica do </w:t>
      </w:r>
      <w:r>
        <w:rPr>
          <w:rFonts w:ascii="Arial" w:eastAsia="Arial" w:hAnsi="Arial" w:cs="Arial"/>
        </w:rPr>
        <w:t>ISEG</w:t>
      </w:r>
      <w:r w:rsidRPr="00C609BA">
        <w:rPr>
          <w:rFonts w:ascii="Arial" w:eastAsia="Arial" w:hAnsi="Arial" w:cs="Arial"/>
        </w:rPr>
        <w:t xml:space="preserve">. O grupo de trabalho será constituído como </w:t>
      </w:r>
      <w:r w:rsidRPr="00C609BA">
        <w:rPr>
          <w:rFonts w:ascii="Arial" w:eastAsia="Arial" w:hAnsi="Arial" w:cs="Arial"/>
          <w:i/>
        </w:rPr>
        <w:t>staff</w:t>
      </w:r>
      <w:r w:rsidRPr="00C609BA">
        <w:rPr>
          <w:rFonts w:ascii="Arial" w:eastAsia="Arial" w:hAnsi="Arial" w:cs="Arial"/>
        </w:rPr>
        <w:t xml:space="preserve"> junto da Presidência do</w:t>
      </w:r>
      <w:r>
        <w:rPr>
          <w:rFonts w:ascii="Arial" w:eastAsia="Arial" w:hAnsi="Arial" w:cs="Arial"/>
        </w:rPr>
        <w:t xml:space="preserve"> Instituto</w:t>
      </w:r>
      <w:r w:rsidRPr="00C609BA">
        <w:rPr>
          <w:rFonts w:ascii="Arial" w:eastAsia="Arial" w:hAnsi="Arial" w:cs="Arial"/>
        </w:rPr>
        <w:t>, reportando-lhe diretamente</w:t>
      </w:r>
      <w:r>
        <w:rPr>
          <w:rFonts w:ascii="Arial" w:eastAsia="Arial" w:hAnsi="Arial" w:cs="Arial"/>
        </w:rPr>
        <w:t>.</w:t>
      </w:r>
    </w:p>
    <w:p w14:paraId="6251D36E" w14:textId="40B74DDA" w:rsidR="00F24866" w:rsidRDefault="005A3B5D" w:rsidP="00D30A82">
      <w:pPr>
        <w:jc w:val="both"/>
        <w:rPr>
          <w:rFonts w:ascii="Arial" w:hAnsi="Arial" w:cs="Arial"/>
        </w:rPr>
      </w:pPr>
      <w:r w:rsidRPr="00432B01">
        <w:rPr>
          <w:rFonts w:ascii="Arial" w:hAnsi="Arial" w:cs="Arial"/>
        </w:rPr>
        <w:t>No que concerne aos serviços de consultoria a adquirir,</w:t>
      </w:r>
      <w:r w:rsidRPr="00432B01">
        <w:t xml:space="preserve"> </w:t>
      </w:r>
      <w:r w:rsidRPr="00432B01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ISEG</w:t>
      </w:r>
      <w:r w:rsidRPr="00432B01">
        <w:rPr>
          <w:rFonts w:ascii="Arial" w:hAnsi="Arial" w:cs="Arial"/>
        </w:rPr>
        <w:t xml:space="preserve"> irá adjudicar externamente os serviços de Consultoria Organizacional e de Consultoria Informática pois o Departamento de Informática não possui um número suficiente de colaboradores que permitam realizar o levantamento dos processos envolvidos, o redesenho dos mesmos e o acompanhamento e implementação da respetiva parametrização nas aplicações informáticas a operacionalizar</w:t>
      </w:r>
      <w:r>
        <w:rPr>
          <w:rFonts w:ascii="Arial" w:hAnsi="Arial" w:cs="Arial"/>
        </w:rPr>
        <w:t>.</w:t>
      </w:r>
    </w:p>
    <w:p w14:paraId="5F7DDEC4" w14:textId="77777777" w:rsidR="005A3B5D" w:rsidRDefault="005A3B5D" w:rsidP="005A3B5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Assim, no âmbito dos serviços de consultoria a contratar, a empresa selecionada deverá possuir elevada experiência no levantamento e redesenho de processos em entidades e organizações que possuam mais de 50 colaboradores. Esta proposta deverá incorporar e estabelecer políticas e regras comuns de funcionamento e de acesso à informação partilhada que contribuam para a definição dos princípios subjacentes à colocação de informação e conteúdos. Para além destas atividades, os serviços de consultoria organizacional a contratar deverão incluir o acompanhamento e a supervisão dos serviços de parametrização a realizar pelas empresas a quem for adjudicada a operacionalização informática da solução.</w:t>
      </w:r>
    </w:p>
    <w:p w14:paraId="5332750B" w14:textId="7AD7E28F" w:rsidR="005A3B5D" w:rsidRDefault="005A3B5D" w:rsidP="005A3B5D">
      <w:pPr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 xml:space="preserve">No que concerne aos serviços de Consultoria Informática, a(s) empresa(s) a contratar deverão ter elevada experiência na implementação de soluções informáticas em ambiente web. </w:t>
      </w:r>
      <w:r w:rsidRPr="00432B01">
        <w:rPr>
          <w:rFonts w:ascii="Arial" w:hAnsi="Arial" w:cs="Arial"/>
        </w:rPr>
        <w:t>O âmbito da sua intervenção incidirá na parametrização das plataforma</w:t>
      </w:r>
      <w:r>
        <w:rPr>
          <w:rFonts w:ascii="Arial" w:hAnsi="Arial" w:cs="Arial"/>
        </w:rPr>
        <w:t>s</w:t>
      </w:r>
      <w:r w:rsidRPr="00432B01">
        <w:rPr>
          <w:rFonts w:ascii="Arial" w:hAnsi="Arial" w:cs="Arial"/>
        </w:rPr>
        <w:t xml:space="preserve"> tendo por base o novo modelo organizacional de funcionamento e de comunicação concebido pela(s) entidade(s) a quem forem adjudicados os serviços de consultoria</w:t>
      </w:r>
      <w:r>
        <w:rPr>
          <w:rFonts w:ascii="Arial" w:hAnsi="Arial" w:cs="Arial"/>
        </w:rPr>
        <w:t xml:space="preserve"> na fase de desenho da solução e da definição de requisitos</w:t>
      </w:r>
    </w:p>
    <w:p w14:paraId="407DA7B2" w14:textId="707AAB53" w:rsidR="00F24866" w:rsidRPr="005A3B5D" w:rsidRDefault="00F24866" w:rsidP="00D30A82">
      <w:pPr>
        <w:jc w:val="both"/>
      </w:pPr>
    </w:p>
    <w:p w14:paraId="2AB2B1DD" w14:textId="49DF4F3E" w:rsidR="00442D7E" w:rsidRDefault="005A3B5D" w:rsidP="006949EF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5.5 Tecnologia Já Existente Envolvida na Operação</w:t>
      </w:r>
    </w:p>
    <w:p w14:paraId="7EC51FFE" w14:textId="28F691AB" w:rsidR="005A3B5D" w:rsidRPr="005A3B5D" w:rsidRDefault="005A3B5D" w:rsidP="005A3B5D">
      <w:pPr>
        <w:spacing w:before="100" w:beforeAutospacing="1" w:after="0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A necessidade de implementação de uma solução </w:t>
      </w:r>
      <w:r>
        <w:rPr>
          <w:rFonts w:ascii="Arial" w:hAnsi="Arial" w:cs="Arial"/>
        </w:rPr>
        <w:t>multiplataforma de acesso único</w:t>
      </w:r>
      <w:r w:rsidRPr="005A3B5D">
        <w:rPr>
          <w:rFonts w:ascii="Arial" w:hAnsi="Arial" w:cs="Arial"/>
        </w:rPr>
        <w:t xml:space="preserve"> prende-se com os problemas atuais com que o ISEG se debate e para os quais tem urgência em dar uma resposta eficiente e eficaz:</w:t>
      </w:r>
    </w:p>
    <w:p w14:paraId="6B6949BC" w14:textId="77777777" w:rsidR="005A3B5D" w:rsidRPr="005A3B5D" w:rsidRDefault="005A3B5D" w:rsidP="001E3871">
      <w:pPr>
        <w:pStyle w:val="PargrafodaLista"/>
        <w:numPr>
          <w:ilvl w:val="0"/>
          <w:numId w:val="17"/>
        </w:numPr>
        <w:spacing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Informação não centralizada nem acessível de uma forma central: a dificuldade em aceder à informação a partir de um ponto único e centralizador não é hoje possível, o que requer em </w:t>
      </w:r>
      <w:r w:rsidRPr="005A3B5D">
        <w:rPr>
          <w:rFonts w:ascii="Arial" w:hAnsi="Arial" w:cs="Arial"/>
        </w:rPr>
        <w:lastRenderedPageBreak/>
        <w:t>muitas situações o arrastar de processos e a necessidade do envolvimento de recursos humanos adicionais para que o fluxo possa ser terminado.</w:t>
      </w:r>
    </w:p>
    <w:p w14:paraId="413E91E1" w14:textId="30D4E86E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Informação a pedido: em vez de existir uma forma automatizada de acesso a esta informação, o que ocorre é a sempre que existe a necessidade de acesso, ela tem de ser requerida manualmente, sendo depois necessário que os meios humanos disponíveis possam </w:t>
      </w:r>
      <w:r>
        <w:rPr>
          <w:rFonts w:ascii="Arial" w:hAnsi="Arial" w:cs="Arial"/>
        </w:rPr>
        <w:t>preparar</w:t>
      </w:r>
      <w:r w:rsidRPr="005A3B5D">
        <w:rPr>
          <w:rFonts w:ascii="Arial" w:hAnsi="Arial" w:cs="Arial"/>
        </w:rPr>
        <w:t xml:space="preserve"> a informação pedida.</w:t>
      </w:r>
    </w:p>
    <w:p w14:paraId="186F43D3" w14:textId="77777777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Dispersão dos sistemas de informação: apesar da principal fonte de informação de gestão existente no ISEG estar centrada em 2 sistemas (Aquila – Gestão de Alunos – e SAP – Contabilidade e Recursos Humanos), existem outros sistemas onde a informação existente também é relevante mas de difícil acesso, nomeadamente, o </w:t>
      </w:r>
      <w:proofErr w:type="spellStart"/>
      <w:r w:rsidRPr="005A3B5D">
        <w:rPr>
          <w:rFonts w:ascii="Arial" w:hAnsi="Arial" w:cs="Arial"/>
        </w:rPr>
        <w:t>Academ</w:t>
      </w:r>
      <w:proofErr w:type="spellEnd"/>
      <w:r w:rsidRPr="005A3B5D">
        <w:rPr>
          <w:rFonts w:ascii="Arial" w:hAnsi="Arial" w:cs="Arial"/>
        </w:rPr>
        <w:t xml:space="preserve"> (Docentes), a AD (autenticação), JIRA (suporte), Qualidade (sistema de qualidade, sugestões / reclamações), </w:t>
      </w:r>
      <w:proofErr w:type="spellStart"/>
      <w:r w:rsidRPr="005A3B5D">
        <w:rPr>
          <w:rFonts w:ascii="Arial" w:hAnsi="Arial" w:cs="Arial"/>
        </w:rPr>
        <w:t>Sharepoint</w:t>
      </w:r>
      <w:proofErr w:type="spellEnd"/>
      <w:r w:rsidRPr="005A3B5D">
        <w:rPr>
          <w:rFonts w:ascii="Arial" w:hAnsi="Arial" w:cs="Arial"/>
        </w:rPr>
        <w:t xml:space="preserve"> (arquivo), para já não falar dos repositórios de informação locais dos vários departamentos ou mesmo dos vários funcionários.</w:t>
      </w:r>
    </w:p>
    <w:p w14:paraId="7F89BC62" w14:textId="231F1D4F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Informação redundante e persistência de falhas e/ou incoerências: com a informação distribuída por vários suportes e sistemas, sem que estes comuniquem entre si, é quase impossível garantir que não se encontra repetida várias vezes nas diversas fontes, sendo també</w:t>
      </w:r>
      <w:r>
        <w:rPr>
          <w:rFonts w:ascii="Arial" w:hAnsi="Arial" w:cs="Arial"/>
        </w:rPr>
        <w:t>m</w:t>
      </w:r>
      <w:r w:rsidRPr="005A3B5D">
        <w:rPr>
          <w:rFonts w:ascii="Arial" w:hAnsi="Arial" w:cs="Arial"/>
        </w:rPr>
        <w:t xml:space="preserve"> muito difícil conseguir que essa informação esteja constantemente atualizada e que seja fiável, sendo para isso necessário efetuar muitas vez um </w:t>
      </w:r>
      <w:proofErr w:type="spellStart"/>
      <w:r w:rsidRPr="005A3B5D">
        <w:rPr>
          <w:rFonts w:ascii="Arial" w:hAnsi="Arial" w:cs="Arial"/>
        </w:rPr>
        <w:t>double-check</w:t>
      </w:r>
      <w:proofErr w:type="spellEnd"/>
      <w:r w:rsidRPr="005A3B5D">
        <w:rPr>
          <w:rFonts w:ascii="Arial" w:hAnsi="Arial" w:cs="Arial"/>
        </w:rPr>
        <w:t xml:space="preserve">, com os custos </w:t>
      </w:r>
      <w:r>
        <w:rPr>
          <w:rFonts w:ascii="Arial" w:hAnsi="Arial" w:cs="Arial"/>
        </w:rPr>
        <w:t xml:space="preserve">inerentes </w:t>
      </w:r>
      <w:r w:rsidRPr="005A3B5D">
        <w:rPr>
          <w:rFonts w:ascii="Arial" w:hAnsi="Arial" w:cs="Arial"/>
        </w:rPr>
        <w:t>associados.</w:t>
      </w:r>
    </w:p>
    <w:p w14:paraId="620CE76C" w14:textId="48899D6A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Recursos humanos afetos a tarefas rotineiras: tendo em conta que a gestão da informação não é efetuada de uma forma central, num repositório único ou acessível através de uma fonte agregadora, é necessário que os meios humanos disponíveis se foquem em tarefas de operação, para obtenção e registo da mesma, em vez de poderem se focar em tarefas com ganhos de produtividade para o ISEG, gerando desta forma custos / desperdícios financeiros bem como desgaste nos seus recursos humanos.</w:t>
      </w:r>
    </w:p>
    <w:p w14:paraId="4210FB12" w14:textId="63D639AD" w:rsidR="005A3B5D" w:rsidRPr="00BF7508" w:rsidRDefault="005A3B5D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BF7508">
        <w:rPr>
          <w:rFonts w:ascii="Arial" w:hAnsi="Arial" w:cs="Arial"/>
          <w:sz w:val="22"/>
          <w:szCs w:val="22"/>
        </w:rPr>
        <w:t>No intuito de colmatar estas deficiências, a implementação de</w:t>
      </w:r>
      <w:r w:rsidR="00BF7508">
        <w:rPr>
          <w:rFonts w:ascii="Arial" w:hAnsi="Arial" w:cs="Arial"/>
          <w:sz w:val="22"/>
          <w:szCs w:val="22"/>
        </w:rPr>
        <w:t>sta</w:t>
      </w:r>
      <w:r w:rsidRPr="00BF7508">
        <w:rPr>
          <w:rFonts w:ascii="Arial" w:hAnsi="Arial" w:cs="Arial"/>
          <w:sz w:val="22"/>
          <w:szCs w:val="22"/>
        </w:rPr>
        <w:t xml:space="preserve"> solução é o passo natural, e a evolução lógica dos sistemas de informação do ISEG, com vista a otimizar recursos e processos, bem como a eliminar entropia, duplicação de informação, processos redundantes, e os custos elevados a isso associados.</w:t>
      </w:r>
    </w:p>
    <w:p w14:paraId="2C6FA07A" w14:textId="77777777" w:rsidR="00BF7508" w:rsidRPr="00BF7508" w:rsidRDefault="00BF7508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0413A22C" w14:textId="70DB9DD8" w:rsidR="00442D7E" w:rsidRPr="00BF7508" w:rsidRDefault="00BF7508" w:rsidP="00BF7508">
      <w:pPr>
        <w:pStyle w:val="Standard"/>
        <w:spacing w:after="240" w:line="276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BF7508">
        <w:rPr>
          <w:rFonts w:ascii="Arial" w:eastAsia="Arial" w:hAnsi="Arial" w:cs="Arial"/>
          <w:b/>
          <w:color w:val="31849B"/>
          <w:sz w:val="22"/>
          <w:szCs w:val="22"/>
        </w:rPr>
        <w:t>5.6 Critérios Específicos de Elegibilidade</w:t>
      </w:r>
    </w:p>
    <w:p w14:paraId="168E7E72" w14:textId="732BF157" w:rsidR="00BF7508" w:rsidRPr="00BF7508" w:rsidRDefault="00BF7508" w:rsidP="00D30A82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Em relação às condições específicas de elegibilidade previstas no Ponto 6.2 do Aviso temos o seguinte </w:t>
      </w:r>
      <w:r w:rsidRPr="00BF7508">
        <w:rPr>
          <w:rFonts w:ascii="Arial" w:eastAsia="Arial" w:hAnsi="Arial" w:cs="Arial"/>
        </w:rPr>
        <w:t>enquadramento:</w:t>
      </w:r>
    </w:p>
    <w:p w14:paraId="7EC3DC29" w14:textId="3E8A857D" w:rsidR="00F24866" w:rsidRPr="00BF7508" w:rsidRDefault="00F24866" w:rsidP="00BF7508">
      <w:pPr>
        <w:jc w:val="both"/>
        <w:rPr>
          <w:rFonts w:ascii="Arial" w:hAnsi="Arial" w:cs="Arial"/>
        </w:rPr>
      </w:pPr>
    </w:p>
    <w:p w14:paraId="632FD550" w14:textId="15947467" w:rsidR="00BF7508" w:rsidRPr="00BF7508" w:rsidRDefault="00BF7508" w:rsidP="00BF7508">
      <w:pPr>
        <w:jc w:val="both"/>
        <w:rPr>
          <w:rFonts w:ascii="Arial" w:hAnsi="Arial" w:cs="Arial"/>
          <w:b/>
          <w:bCs/>
          <w:color w:val="FF0000"/>
        </w:rPr>
      </w:pPr>
      <w:r w:rsidRPr="00BF7508">
        <w:rPr>
          <w:rFonts w:ascii="Arial" w:hAnsi="Arial" w:cs="Arial"/>
          <w:b/>
          <w:bCs/>
          <w:color w:val="FF0000"/>
          <w:highlight w:val="yellow"/>
        </w:rPr>
        <w:t xml:space="preserve">AGUARDA POR </w:t>
      </w:r>
      <w:commentRangeStart w:id="240"/>
      <w:commentRangeStart w:id="241"/>
      <w:r w:rsidRPr="00BF7508">
        <w:rPr>
          <w:rFonts w:ascii="Arial" w:hAnsi="Arial" w:cs="Arial"/>
          <w:b/>
          <w:bCs/>
          <w:color w:val="FF0000"/>
          <w:highlight w:val="yellow"/>
        </w:rPr>
        <w:t>INFORMAÇÃO</w:t>
      </w:r>
      <w:commentRangeEnd w:id="240"/>
      <w:r w:rsidR="002A518F">
        <w:rPr>
          <w:rStyle w:val="Refdecomentrio"/>
        </w:rPr>
        <w:commentReference w:id="240"/>
      </w:r>
      <w:commentRangeEnd w:id="241"/>
      <w:r w:rsidR="00D70482">
        <w:rPr>
          <w:rStyle w:val="Refdecomentrio"/>
        </w:rPr>
        <w:commentReference w:id="241"/>
      </w:r>
    </w:p>
    <w:p w14:paraId="6E14E78D" w14:textId="33040D66" w:rsidR="00BF7508" w:rsidRPr="00BF7508" w:rsidRDefault="00BF7508" w:rsidP="00BF7508">
      <w:pPr>
        <w:jc w:val="both"/>
        <w:rPr>
          <w:rFonts w:ascii="Arial" w:hAnsi="Arial" w:cs="Arial"/>
        </w:rPr>
      </w:pPr>
    </w:p>
    <w:p w14:paraId="3D82E197" w14:textId="5179C578" w:rsidR="00BF7508" w:rsidRPr="00BF7508" w:rsidRDefault="00900AD6" w:rsidP="00BF7508">
      <w:pPr>
        <w:jc w:val="both"/>
        <w:rPr>
          <w:rFonts w:ascii="Arial" w:eastAsia="Arial" w:hAnsi="Arial" w:cs="Arial"/>
        </w:rPr>
      </w:pPr>
      <w:r w:rsidRPr="00BF7508">
        <w:rPr>
          <w:rFonts w:ascii="Arial" w:eastAsia="Arial" w:hAnsi="Arial" w:cs="Arial"/>
        </w:rPr>
        <w:t>Os restan</w:t>
      </w:r>
      <w:r>
        <w:rPr>
          <w:rFonts w:ascii="Arial" w:eastAsia="Arial" w:hAnsi="Arial" w:cs="Arial"/>
        </w:rPr>
        <w:t>tes critérios de elegibilidade não são aplicáveis ao presente projeto do ISEG.</w:t>
      </w:r>
    </w:p>
    <w:p w14:paraId="76CC12E3" w14:textId="77777777" w:rsidR="00900AD6" w:rsidRDefault="00900AD6" w:rsidP="00787A53">
      <w:pPr>
        <w:ind w:left="993"/>
        <w:jc w:val="both"/>
      </w:pPr>
    </w:p>
    <w:p w14:paraId="1437562B" w14:textId="1755D34B" w:rsidR="00442D7E" w:rsidRPr="00900AD6" w:rsidRDefault="00900AD6" w:rsidP="00442D7E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5.7 Plano de Comunicação</w:t>
      </w:r>
    </w:p>
    <w:p w14:paraId="2E7B922D" w14:textId="3A130852" w:rsidR="00BF7508" w:rsidRDefault="00900AD6" w:rsidP="00900AD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Uma Estratégia de Comunicação deve definir as escolhas fundamentais e permanentes da comunicação pois permite ligá-las, de uma forma coerente e continuada, às opções fundamentais do projeto </w:t>
      </w:r>
      <w:proofErr w:type="spellStart"/>
      <w:r>
        <w:rPr>
          <w:rFonts w:ascii="Arial" w:hAnsi="Arial" w:cs="Arial"/>
          <w:b/>
          <w:bCs/>
          <w:color w:val="548DD4" w:themeColor="text2" w:themeTint="99"/>
        </w:rPr>
        <w:t>Port@l</w:t>
      </w:r>
      <w:proofErr w:type="spellEnd"/>
      <w:r>
        <w:rPr>
          <w:rFonts w:ascii="Arial" w:hAnsi="Arial" w:cs="Arial"/>
          <w:b/>
          <w:bCs/>
          <w:color w:val="548DD4" w:themeColor="text2" w:themeTint="99"/>
        </w:rPr>
        <w:t xml:space="preserve"> do Aluno</w:t>
      </w:r>
      <w:r>
        <w:rPr>
          <w:rFonts w:ascii="Arial" w:eastAsia="Arial" w:hAnsi="Arial" w:cs="Arial"/>
        </w:rPr>
        <w:t>. Assim, temos:</w:t>
      </w:r>
    </w:p>
    <w:p w14:paraId="0732FF0B" w14:textId="10EA99B8" w:rsidR="00900AD6" w:rsidRPr="00900AD6" w:rsidRDefault="00900AD6" w:rsidP="00900A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 w:rsidRPr="00900AD6">
        <w:rPr>
          <w:rFonts w:ascii="Arial" w:eastAsia="Arial" w:hAnsi="Arial" w:cs="Arial"/>
          <w:b/>
          <w:bCs/>
        </w:rPr>
        <w:t>OBJETIVOS</w:t>
      </w:r>
    </w:p>
    <w:p w14:paraId="442406FB" w14:textId="4915B900" w:rsidR="00BF7508" w:rsidRPr="00D9791A" w:rsidRDefault="00900AD6" w:rsidP="00900A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highlight w:val="yellow"/>
          <w:rPrChange w:id="242" w:author="João Tomé Calado" w:date="2020-06-10T19:36:00Z">
            <w:rPr>
              <w:rFonts w:ascii="Arial" w:eastAsia="Arial" w:hAnsi="Arial" w:cs="Arial"/>
            </w:rPr>
          </w:rPrChange>
        </w:rPr>
      </w:pPr>
      <w:bookmarkStart w:id="243" w:name="_Hlk42708903"/>
      <w:r w:rsidRPr="00D9791A">
        <w:rPr>
          <w:rFonts w:ascii="Arial" w:eastAsia="Arial" w:hAnsi="Arial" w:cs="Arial"/>
          <w:highlight w:val="yellow"/>
          <w:rPrChange w:id="244" w:author="João Tomé Calado" w:date="2020-06-10T19:36:00Z">
            <w:rPr>
              <w:rFonts w:ascii="Arial" w:eastAsia="Arial" w:hAnsi="Arial" w:cs="Arial"/>
            </w:rPr>
          </w:rPrChange>
        </w:rPr>
        <w:t xml:space="preserve">Os objetivos desta operação caraterizam-se pelo aumento do número de </w:t>
      </w:r>
      <w:proofErr w:type="spellStart"/>
      <w:r w:rsidRPr="00D9791A">
        <w:rPr>
          <w:rFonts w:ascii="Arial" w:eastAsia="Arial" w:hAnsi="Arial" w:cs="Arial"/>
          <w:i/>
          <w:highlight w:val="yellow"/>
          <w:rPrChange w:id="245" w:author="João Tomé Calado" w:date="2020-06-10T19:36:00Z">
            <w:rPr>
              <w:rFonts w:ascii="Arial" w:eastAsia="Arial" w:hAnsi="Arial" w:cs="Arial"/>
              <w:i/>
            </w:rPr>
          </w:rPrChange>
        </w:rPr>
        <w:t>stakeholders</w:t>
      </w:r>
      <w:proofErr w:type="spellEnd"/>
      <w:r w:rsidRPr="00D9791A">
        <w:rPr>
          <w:rFonts w:ascii="Arial" w:eastAsia="Arial" w:hAnsi="Arial" w:cs="Arial"/>
          <w:i/>
          <w:highlight w:val="yellow"/>
          <w:rPrChange w:id="246" w:author="João Tomé Calado" w:date="2020-06-10T19:36:00Z">
            <w:rPr>
              <w:rFonts w:ascii="Arial" w:eastAsia="Arial" w:hAnsi="Arial" w:cs="Arial"/>
              <w:i/>
            </w:rPr>
          </w:rPrChange>
        </w:rPr>
        <w:t xml:space="preserve"> </w:t>
      </w:r>
      <w:r w:rsidRPr="00D9791A">
        <w:rPr>
          <w:rFonts w:ascii="Arial" w:eastAsia="Arial" w:hAnsi="Arial" w:cs="Arial"/>
          <w:highlight w:val="yellow"/>
          <w:rPrChange w:id="247" w:author="João Tomé Calado" w:date="2020-06-10T19:36:00Z">
            <w:rPr>
              <w:rFonts w:ascii="Arial" w:eastAsia="Arial" w:hAnsi="Arial" w:cs="Arial"/>
            </w:rPr>
          </w:rPrChange>
        </w:rPr>
        <w:t xml:space="preserve">que passam </w:t>
      </w:r>
      <w:commentRangeStart w:id="248"/>
      <w:commentRangeStart w:id="249"/>
      <w:r w:rsidRPr="00D9791A">
        <w:rPr>
          <w:rFonts w:ascii="Arial" w:eastAsia="Arial" w:hAnsi="Arial" w:cs="Arial"/>
          <w:highlight w:val="yellow"/>
          <w:rPrChange w:id="250" w:author="João Tomé Calado" w:date="2020-06-10T19:36:00Z">
            <w:rPr>
              <w:rFonts w:ascii="Arial" w:eastAsia="Arial" w:hAnsi="Arial" w:cs="Arial"/>
            </w:rPr>
          </w:rPrChange>
        </w:rPr>
        <w:t>a</w:t>
      </w:r>
      <w:commentRangeEnd w:id="248"/>
      <w:r w:rsidR="002A518F" w:rsidRPr="00D9791A">
        <w:rPr>
          <w:rStyle w:val="Refdecomentrio"/>
          <w:highlight w:val="yellow"/>
          <w:rPrChange w:id="251" w:author="João Tomé Calado" w:date="2020-06-10T19:36:00Z">
            <w:rPr>
              <w:rStyle w:val="Refdecomentrio"/>
            </w:rPr>
          </w:rPrChange>
        </w:rPr>
        <w:commentReference w:id="248"/>
      </w:r>
      <w:commentRangeEnd w:id="249"/>
      <w:r w:rsidR="00D70482">
        <w:rPr>
          <w:rStyle w:val="Refdecomentrio"/>
        </w:rPr>
        <w:commentReference w:id="249"/>
      </w:r>
      <w:r w:rsidRPr="00D9791A">
        <w:rPr>
          <w:rFonts w:ascii="Arial" w:eastAsia="Arial" w:hAnsi="Arial" w:cs="Arial"/>
          <w:highlight w:val="yellow"/>
          <w:rPrChange w:id="252" w:author="João Tomé Calado" w:date="2020-06-10T19:36:00Z">
            <w:rPr>
              <w:rFonts w:ascii="Arial" w:eastAsia="Arial" w:hAnsi="Arial" w:cs="Arial"/>
            </w:rPr>
          </w:rPrChange>
        </w:rPr>
        <w:t xml:space="preserve"> utilizar as novas plataformas informáticas para obterem informação (administrativa ou de gestão), comunicação e acederem à oferta formativa da instituição. O Público Alvo que o presente projeto de candidatura pretende alcançar incide sobre:</w:t>
      </w:r>
    </w:p>
    <w:p w14:paraId="4A9FB50B" w14:textId="224B759E" w:rsidR="00900AD6" w:rsidRPr="00D9791A" w:rsidRDefault="00900AD6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253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254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  <w:t xml:space="preserve">Candidatos aos cursos = </w:t>
      </w:r>
      <w:del w:id="255" w:author="João Tomé Calado" w:date="2020-06-10T19:09:00Z">
        <w:r w:rsidRPr="00D9791A" w:rsidDel="002A518F">
          <w:rPr>
            <w:rFonts w:ascii="Arial" w:eastAsia="Arial" w:hAnsi="Arial" w:cs="Arial"/>
            <w:color w:val="FF0000"/>
            <w:highlight w:val="yellow"/>
          </w:rPr>
          <w:delText>10</w:delText>
        </w:r>
      </w:del>
      <w:ins w:id="256" w:author="João Tomé Calado" w:date="2020-06-10T19:09:00Z">
        <w:r w:rsidR="002A518F" w:rsidRPr="00D9791A">
          <w:rPr>
            <w:rFonts w:ascii="Arial" w:eastAsia="Arial" w:hAnsi="Arial" w:cs="Arial"/>
            <w:color w:val="FF0000"/>
            <w:highlight w:val="yellow"/>
          </w:rPr>
          <w:t>5</w:t>
        </w:r>
      </w:ins>
      <w:r w:rsidRPr="00D9791A">
        <w:rPr>
          <w:rFonts w:ascii="Arial" w:eastAsia="Arial" w:hAnsi="Arial" w:cs="Arial"/>
          <w:color w:val="FF0000"/>
          <w:highlight w:val="yellow"/>
        </w:rPr>
        <w:t>.000</w:t>
      </w:r>
    </w:p>
    <w:p w14:paraId="39D52475" w14:textId="729AC13E" w:rsidR="002F006E" w:rsidRPr="00D9791A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257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258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  <w:t xml:space="preserve">Alunos = </w:t>
      </w:r>
      <w:del w:id="259" w:author="João Tomé Calado" w:date="2020-06-10T19:12:00Z">
        <w:r w:rsidRPr="00D9791A" w:rsidDel="002A518F">
          <w:rPr>
            <w:rFonts w:ascii="Arial" w:eastAsia="Arial" w:hAnsi="Arial" w:cs="Arial"/>
            <w:color w:val="FF0000"/>
            <w:highlight w:val="yellow"/>
          </w:rPr>
          <w:delText>2</w:delText>
        </w:r>
      </w:del>
      <w:ins w:id="260" w:author="João Tomé Calado" w:date="2020-06-10T19:09:00Z">
        <w:del w:id="261" w:author="João Tomé Calado" w:date="2020-06-10T19:12:00Z">
          <w:r w:rsidR="002A518F" w:rsidRPr="00D9791A" w:rsidDel="002A518F">
            <w:rPr>
              <w:rFonts w:ascii="Arial" w:eastAsia="Arial" w:hAnsi="Arial" w:cs="Arial"/>
              <w:color w:val="FF0000"/>
              <w:highlight w:val="yellow"/>
            </w:rPr>
            <w:delText>4</w:delText>
          </w:r>
        </w:del>
      </w:ins>
      <w:del w:id="262" w:author="João Tomé Calado" w:date="2020-06-10T19:12:00Z">
        <w:r w:rsidRPr="00D9791A" w:rsidDel="002A518F">
          <w:rPr>
            <w:rFonts w:ascii="Arial" w:eastAsia="Arial" w:hAnsi="Arial" w:cs="Arial"/>
            <w:color w:val="FF0000"/>
            <w:highlight w:val="yellow"/>
          </w:rPr>
          <w:delText>.700</w:delText>
        </w:r>
      </w:del>
      <w:ins w:id="263" w:author="João Tomé Calado" w:date="2020-06-10T19:12:00Z">
        <w:r w:rsidR="002A518F" w:rsidRPr="00D9791A">
          <w:rPr>
            <w:rFonts w:ascii="Arial" w:eastAsia="Arial" w:hAnsi="Arial" w:cs="Arial"/>
            <w:color w:val="FF0000"/>
            <w:highlight w:val="yellow"/>
            <w:rPrChange w:id="264" w:author="João Tomé Calado" w:date="2020-06-10T19:36:00Z">
              <w:rPr>
                <w:rFonts w:ascii="Arial" w:eastAsia="Arial" w:hAnsi="Arial" w:cs="Arial"/>
                <w:color w:val="FF0000"/>
              </w:rPr>
            </w:rPrChange>
          </w:rPr>
          <w:t>4800</w:t>
        </w:r>
      </w:ins>
    </w:p>
    <w:p w14:paraId="0C1EFDDD" w14:textId="3C182704" w:rsidR="002F006E" w:rsidRPr="00D9791A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265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266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  <w:t xml:space="preserve">Alumni = </w:t>
      </w:r>
      <w:r w:rsidRPr="00D9791A">
        <w:rPr>
          <w:rFonts w:ascii="Arial" w:eastAsia="Arial" w:hAnsi="Arial" w:cs="Arial"/>
          <w:color w:val="FF0000"/>
          <w:highlight w:val="yellow"/>
        </w:rPr>
        <w:t>52.000</w:t>
      </w:r>
    </w:p>
    <w:p w14:paraId="059D971A" w14:textId="4F7C7E3E" w:rsidR="002F006E" w:rsidRPr="00D9791A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267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268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  <w:t xml:space="preserve">Não Docentes = </w:t>
      </w:r>
      <w:del w:id="269" w:author="João Tomé Calado" w:date="2020-06-10T19:12:00Z">
        <w:r w:rsidRPr="00D9791A" w:rsidDel="002A518F">
          <w:rPr>
            <w:rFonts w:ascii="Arial" w:eastAsia="Arial" w:hAnsi="Arial" w:cs="Arial"/>
            <w:color w:val="FF0000"/>
            <w:highlight w:val="yellow"/>
          </w:rPr>
          <w:delText>180</w:delText>
        </w:r>
      </w:del>
      <w:ins w:id="270" w:author="João Tomé Calado" w:date="2020-06-10T19:12:00Z">
        <w:r w:rsidR="002A518F" w:rsidRPr="00D9791A">
          <w:rPr>
            <w:rFonts w:ascii="Arial" w:eastAsia="Arial" w:hAnsi="Arial" w:cs="Arial"/>
            <w:color w:val="FF0000"/>
            <w:highlight w:val="yellow"/>
            <w:rPrChange w:id="271" w:author="João Tomé Calado" w:date="2020-06-10T19:36:00Z">
              <w:rPr>
                <w:rFonts w:ascii="Arial" w:eastAsia="Arial" w:hAnsi="Arial" w:cs="Arial"/>
                <w:color w:val="FF0000"/>
              </w:rPr>
            </w:rPrChange>
          </w:rPr>
          <w:t>75</w:t>
        </w:r>
      </w:ins>
    </w:p>
    <w:p w14:paraId="5BA8325B" w14:textId="78AF1C96" w:rsidR="002F006E" w:rsidRPr="00D9791A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272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273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  <w:t xml:space="preserve">Docentes/Investigadores = </w:t>
      </w:r>
      <w:r w:rsidRPr="00D9791A">
        <w:rPr>
          <w:rFonts w:ascii="Arial" w:eastAsia="Arial" w:hAnsi="Arial" w:cs="Arial"/>
          <w:color w:val="FF0000"/>
          <w:highlight w:val="yellow"/>
        </w:rPr>
        <w:t>290</w:t>
      </w:r>
    </w:p>
    <w:p w14:paraId="70E8996E" w14:textId="3DE606B7" w:rsidR="002F006E" w:rsidRPr="00D9791A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274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275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  <w:t>Empresas = 696.427</w:t>
      </w:r>
    </w:p>
    <w:p w14:paraId="3C9C6C4D" w14:textId="09380A56" w:rsidR="002F006E" w:rsidRPr="00D9791A" w:rsidRDefault="002F006E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276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277" w:author="João Tomé Calado" w:date="2020-06-10T19:36:00Z">
            <w:rPr>
              <w:rFonts w:ascii="Arial" w:eastAsia="Arial" w:hAnsi="Arial" w:cs="Arial"/>
              <w:color w:val="000000"/>
            </w:rPr>
          </w:rPrChange>
        </w:rPr>
        <w:t xml:space="preserve">Estudantes e Professores do Ensino Básico e Secundário abrangidos = </w:t>
      </w:r>
      <w:r w:rsidRPr="00D9791A">
        <w:rPr>
          <w:rFonts w:ascii="Arial" w:eastAsia="Arial" w:hAnsi="Arial" w:cs="Arial"/>
          <w:color w:val="FF0000"/>
          <w:highlight w:val="yellow"/>
        </w:rPr>
        <w:t>50.000</w:t>
      </w:r>
    </w:p>
    <w:bookmarkEnd w:id="243"/>
    <w:p w14:paraId="0D89FFEE" w14:textId="1D901BB1" w:rsidR="00BF7508" w:rsidRDefault="002F006E" w:rsidP="002F00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Estratégia de Comunicação contemplada pelo ISEG consiste numa Estratégia de Desenvolvimento Extensiva (“criação de novos consumidores/utilizadores”), com especial incidência nas medidas que contribuam para um acréscimo da procura global dos serviços de informação, comunicação e oferta formativa. Assim, toda a estratégia comunicacional associada ao projeto será orientada para a experimentação, captação, e fixação de um maior número de utilizadores dos serviços referidos. Os objetivos comunicacionais consistirão em “Dar a Conhecer”, “Fazer Gostar” e “Fazer Agir”.</w:t>
      </w:r>
    </w:p>
    <w:p w14:paraId="3C8304F5" w14:textId="27622741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>O DIAGNÓSTICO COMUNICACIONAL</w:t>
      </w:r>
    </w:p>
    <w:p w14:paraId="122BA259" w14:textId="5AEFBB7C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Presentemente os meios de comunicação utilizados para a divulgação dos serviços do ISEG obedecem a uma Estratégia Comunicacional que privilegia a imagem e notoriedade corporativa. O ISEG possui uma página na internet que descreve o âmbito da sua intervenção e possui um formulário de contato. O esforço comunicacional do ISEG poderá ser ainda bastante melhorado, dado que a sua comunicação </w:t>
      </w:r>
      <w:del w:id="278" w:author="João Tomé Calado" w:date="2020-06-10T19:15:00Z">
        <w:r w:rsidDel="002A518F">
          <w:rPr>
            <w:rFonts w:ascii="Arial" w:eastAsia="Arial" w:hAnsi="Arial" w:cs="Arial"/>
          </w:rPr>
          <w:delText>restringe-se</w:delText>
        </w:r>
      </w:del>
      <w:ins w:id="279" w:author="João Tomé Calado" w:date="2020-06-10T19:15:00Z">
        <w:r w:rsidR="002A518F">
          <w:rPr>
            <w:rFonts w:ascii="Arial" w:eastAsia="Arial" w:hAnsi="Arial" w:cs="Arial"/>
          </w:rPr>
          <w:t>se restringe</w:t>
        </w:r>
      </w:ins>
      <w:r>
        <w:rPr>
          <w:rFonts w:ascii="Arial" w:eastAsia="Arial" w:hAnsi="Arial" w:cs="Arial"/>
        </w:rPr>
        <w:t xml:space="preserve"> sobretudo aos alunos da instituição e ao aproveitamento da sinergia inerente à elevada rede de contatos que possui junto do mercado empresarial.</w:t>
      </w:r>
    </w:p>
    <w:p w14:paraId="5609087D" w14:textId="2C5B35E4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ESTRATÉGIA COMUNICACIONAL A IMPLEMENTAR</w:t>
      </w:r>
    </w:p>
    <w:p w14:paraId="2A014BCE" w14:textId="2682275C" w:rsidR="002F006E" w:rsidRDefault="002F006E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Pelas caraterísticas dos serviços disponibilizados pelo ISEG, bem como tendo em conta a quantificação do Público-Alvo a alcançar, a estratégia de comunicação será operacionalizada essencialmente através de uma Estratégia “PUSH”, ou seja, serão utilizadas ferramentas e técnicas de “Promoção de Vendas”, de Comunicação de Eventos, de Incentivos e de Publicidade nos Media.</w:t>
      </w:r>
    </w:p>
    <w:p w14:paraId="6A2CAE0A" w14:textId="121A7EBA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Estratégia Comunicacional do </w:t>
      </w:r>
      <w:proofErr w:type="spellStart"/>
      <w:r w:rsidR="00F00EA9">
        <w:rPr>
          <w:rFonts w:ascii="Arial" w:hAnsi="Arial" w:cs="Arial"/>
          <w:b/>
          <w:bCs/>
          <w:color w:val="548DD4" w:themeColor="text2" w:themeTint="99"/>
        </w:rPr>
        <w:t>Port@l</w:t>
      </w:r>
      <w:proofErr w:type="spellEnd"/>
      <w:r w:rsidR="00F00EA9">
        <w:rPr>
          <w:rFonts w:ascii="Arial" w:hAnsi="Arial" w:cs="Arial"/>
          <w:b/>
          <w:bCs/>
          <w:color w:val="548DD4" w:themeColor="text2" w:themeTint="99"/>
        </w:rPr>
        <w:t xml:space="preserve"> do Aluno</w:t>
      </w:r>
      <w:r>
        <w:rPr>
          <w:rFonts w:ascii="Arial" w:eastAsia="Arial" w:hAnsi="Arial" w:cs="Arial"/>
        </w:rPr>
        <w:t xml:space="preserve"> incidirá, em simultâneo, em duas vertentes</w:t>
      </w:r>
    </w:p>
    <w:p w14:paraId="4001197F" w14:textId="670D3D81" w:rsidR="002F006E" w:rsidRPr="00F00EA9" w:rsidRDefault="00F00EA9" w:rsidP="001E3871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Uma componente com caraterísticas Comerciais</w:t>
      </w:r>
    </w:p>
    <w:p w14:paraId="6738AC9D" w14:textId="501882F3" w:rsidR="00F00EA9" w:rsidRPr="00F00EA9" w:rsidRDefault="00F00EA9" w:rsidP="001E3871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lastRenderedPageBreak/>
        <w:t>Uma componente Corporativa</w:t>
      </w:r>
    </w:p>
    <w:p w14:paraId="1986F0D8" w14:textId="5A467EF3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primeira estratégia de Comunicação com a componente Comercial incidirá na informação dos serviços e da oferta formativa disponibilizados pelo ISEG e na captação e retenção de novos </w:t>
      </w:r>
      <w:proofErr w:type="spellStart"/>
      <w:r>
        <w:rPr>
          <w:rFonts w:ascii="Arial" w:eastAsia="Arial" w:hAnsi="Arial" w:cs="Arial"/>
          <w:i/>
        </w:rPr>
        <w:t>stakeholders</w:t>
      </w:r>
      <w:proofErr w:type="spellEnd"/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</w:rPr>
        <w:t xml:space="preserve"> Esta estratégia será possível de implementar através da introdução da metodologia CRM que permitirá que o ISEG passa a adotar uma intervenção mais ativa e dinâmica junto de quem o contacta.</w:t>
      </w:r>
    </w:p>
    <w:p w14:paraId="659BE7BA" w14:textId="7729ACB3" w:rsidR="002F006E" w:rsidRDefault="00F00EA9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Os quatro níveis de comunicação a implementar consistirão em:</w:t>
      </w:r>
    </w:p>
    <w:p w14:paraId="164D668D" w14:textId="35BC35A6" w:rsidR="00BF7508" w:rsidRPr="00F00EA9" w:rsidRDefault="00F00EA9" w:rsidP="001E3871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Comunicação com caraterísticas Comerciais</w:t>
      </w:r>
    </w:p>
    <w:p w14:paraId="10630171" w14:textId="6D8253D5" w:rsid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Comunicação dos Novos Serviços: as ações comunicacionais incidirão sobre as vantagens dos serviços disponibilizados bem como nos resultados que permitirão obter. Está planeado que o foco incida nos benefícios obtidos que poderão ser alcançados pelos </w:t>
      </w:r>
      <w:proofErr w:type="spellStart"/>
      <w:r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i/>
          <w:color w:val="000000"/>
        </w:rPr>
        <w:t>.</w:t>
      </w:r>
    </w:p>
    <w:p w14:paraId="0FABCCBE" w14:textId="5386204A" w:rsidR="00F00EA9" w:rsidRP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Comunicação da </w:t>
      </w:r>
      <w:del w:id="280" w:author="João Tomé Calado" w:date="2020-06-10T19:16:00Z">
        <w:r w:rsidDel="002A518F">
          <w:rPr>
            <w:rFonts w:ascii="Arial" w:eastAsia="Arial" w:hAnsi="Arial" w:cs="Arial"/>
            <w:color w:val="000000"/>
          </w:rPr>
          <w:delText>Marca</w:delText>
        </w:r>
      </w:del>
      <w:ins w:id="281" w:author="João Tomé Calado" w:date="2020-06-10T19:16:00Z">
        <w:r w:rsidR="002A518F">
          <w:rPr>
            <w:rFonts w:ascii="Arial" w:eastAsia="Arial" w:hAnsi="Arial" w:cs="Arial"/>
            <w:color w:val="000000"/>
          </w:rPr>
          <w:t>Identidade ISEG</w:t>
        </w:r>
      </w:ins>
      <w:r>
        <w:rPr>
          <w:rFonts w:ascii="Arial" w:eastAsia="Arial" w:hAnsi="Arial" w:cs="Arial"/>
          <w:color w:val="000000"/>
        </w:rPr>
        <w:t>: consiste no “trabalhar” do território do imaginário da marca que é definido pelo posicionamento dos novos serviços incidindo no conceito de “solução global e integrada” e na ideia de “facilitador de soluções”.</w:t>
      </w:r>
    </w:p>
    <w:p w14:paraId="4883A678" w14:textId="77777777" w:rsidR="00F00EA9" w:rsidRDefault="00F00EA9" w:rsidP="00F00EA9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="Arial" w:eastAsia="Arial" w:hAnsi="Arial" w:cs="Arial"/>
        </w:rPr>
      </w:pPr>
    </w:p>
    <w:p w14:paraId="25C98506" w14:textId="0313DAA0" w:rsidR="00F00EA9" w:rsidRPr="00F00EA9" w:rsidRDefault="00F00EA9" w:rsidP="001E3871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 xml:space="preserve">Comunicação </w:t>
      </w:r>
      <w:r>
        <w:rPr>
          <w:rFonts w:ascii="Arial" w:eastAsia="Arial" w:hAnsi="Arial" w:cs="Arial"/>
          <w:color w:val="000000"/>
        </w:rPr>
        <w:t>Corporativa</w:t>
      </w:r>
    </w:p>
    <w:p w14:paraId="3F00FFA3" w14:textId="5EF4A01F" w:rsid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Comunicação do ISEG: este nível de comunicação incidirá sobre a performance do projeto, nomeadamente nas questões relacionadas com a implementação e os resultados obtidos</w:t>
      </w:r>
      <w:r>
        <w:rPr>
          <w:rFonts w:ascii="Arial" w:eastAsia="Arial" w:hAnsi="Arial" w:cs="Arial"/>
          <w:i/>
          <w:color w:val="000000"/>
        </w:rPr>
        <w:t>.</w:t>
      </w:r>
    </w:p>
    <w:p w14:paraId="7015E5E6" w14:textId="5B91ABC5" w:rsidR="00F00EA9" w:rsidRPr="002A518F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ins w:id="282" w:author="João Tomé Calado" w:date="2020-06-10T19:16:00Z"/>
          <w:rFonts w:ascii="Arial" w:eastAsia="Arial" w:hAnsi="Arial" w:cs="Arial"/>
          <w:rPrChange w:id="283" w:author="João Tomé Calado" w:date="2020-06-10T19:16:00Z">
            <w:rPr>
              <w:ins w:id="284" w:author="João Tomé Calado" w:date="2020-06-10T19:16:00Z"/>
              <w:rFonts w:ascii="Arial" w:eastAsia="Arial" w:hAnsi="Arial" w:cs="Arial"/>
              <w:color w:val="000000"/>
            </w:rPr>
          </w:rPrChange>
        </w:rPr>
      </w:pPr>
      <w:r>
        <w:rPr>
          <w:rFonts w:ascii="Arial" w:eastAsia="Arial" w:hAnsi="Arial" w:cs="Arial"/>
          <w:color w:val="000000"/>
        </w:rPr>
        <w:t>Comunica</w:t>
      </w:r>
      <w:r w:rsidRPr="00F00EA9">
        <w:rPr>
          <w:rFonts w:ascii="Arial" w:eastAsia="Arial" w:hAnsi="Arial" w:cs="Arial"/>
          <w:color w:val="000000"/>
        </w:rPr>
        <w:t>ção Institucional: divulgação dos valores fundamentais do projeto.</w:t>
      </w:r>
    </w:p>
    <w:p w14:paraId="7E7797A7" w14:textId="77777777" w:rsidR="002A518F" w:rsidRPr="00F00EA9" w:rsidRDefault="002A518F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="Arial" w:eastAsia="Arial" w:hAnsi="Arial" w:cs="Arial"/>
        </w:rPr>
      </w:pPr>
    </w:p>
    <w:p w14:paraId="4268B3A8" w14:textId="50F3882D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  <w:b/>
          <w:bCs/>
        </w:rPr>
      </w:pPr>
      <w:r w:rsidRPr="00F00EA9">
        <w:rPr>
          <w:rFonts w:ascii="Arial" w:hAnsi="Arial" w:cs="Arial"/>
          <w:b/>
          <w:bCs/>
        </w:rPr>
        <w:t>O MIX COMUNICACIONAL</w:t>
      </w:r>
    </w:p>
    <w:p w14:paraId="29BC0FC6" w14:textId="35DED100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</w:t>
      </w:r>
      <w:proofErr w:type="spellStart"/>
      <w:r>
        <w:rPr>
          <w:rFonts w:ascii="Arial" w:eastAsia="Arial" w:hAnsi="Arial" w:cs="Arial"/>
        </w:rPr>
        <w:t>Mix</w:t>
      </w:r>
      <w:proofErr w:type="spellEnd"/>
      <w:r>
        <w:rPr>
          <w:rFonts w:ascii="Arial" w:eastAsia="Arial" w:hAnsi="Arial" w:cs="Arial"/>
        </w:rPr>
        <w:t xml:space="preserve"> Comunicacional do Plano de Comunicação do presente projeto é constituído por:</w:t>
      </w:r>
    </w:p>
    <w:p w14:paraId="4004B7A1" w14:textId="28E7A9E3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</w:rPr>
        <w:t>INTERNET</w:t>
      </w:r>
    </w:p>
    <w:p w14:paraId="5A6D42A1" w14:textId="00FE74B5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EVENTOS</w:t>
      </w:r>
    </w:p>
    <w:p w14:paraId="3CD00039" w14:textId="2BCED5BA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PUBLICIDADE NOS MEDIA</w:t>
      </w:r>
    </w:p>
    <w:p w14:paraId="38E9FDA3" w14:textId="5620B3A4" w:rsidR="00F00EA9" w:rsidRP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MATERIAL GRÁFICO E VISUAL</w:t>
      </w:r>
    </w:p>
    <w:p w14:paraId="4EBDB805" w14:textId="19443482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highlight w:val="white"/>
        </w:rPr>
        <w:t xml:space="preserve">O ISEG participará também em roadshows de divulgação do projeto, ações formativas e atividades relacionadas junto de escolas secundárias, mostras científicas e formativas nos quais serão distribuídos </w:t>
      </w:r>
      <w:proofErr w:type="spellStart"/>
      <w:r>
        <w:rPr>
          <w:rFonts w:ascii="Arial" w:eastAsia="Arial" w:hAnsi="Arial" w:cs="Arial"/>
          <w:i/>
          <w:color w:val="000000"/>
          <w:highlight w:val="white"/>
        </w:rPr>
        <w:t>flyers</w:t>
      </w:r>
      <w:proofErr w:type="spellEnd"/>
      <w:r>
        <w:rPr>
          <w:rFonts w:ascii="Arial" w:eastAsia="Arial" w:hAnsi="Arial" w:cs="Arial"/>
          <w:color w:val="000000"/>
          <w:highlight w:val="white"/>
        </w:rPr>
        <w:t>, produzidos e afixados cartazes ou realizadas ações de sensibilização, consoante o âmbito do evento, sobre o comprometimento com um novo modelo de relação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highlight w:val="white"/>
        </w:rPr>
        <w:t xml:space="preserve">dos cidadãos e das empresas com o serviço público, nomeadamente no que se refere à adoção de processos digitais mais eficientes e eficazes na relação com a comunidade alargada </w:t>
      </w:r>
      <w:r>
        <w:rPr>
          <w:rFonts w:ascii="Arial" w:eastAsia="Arial" w:hAnsi="Arial" w:cs="Arial"/>
          <w:color w:val="000000"/>
        </w:rPr>
        <w:t>do Instituto.</w:t>
      </w:r>
    </w:p>
    <w:p w14:paraId="3BF46EE1" w14:textId="38337423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 xml:space="preserve">O Plano de Comunicação contempla a Produção de material gráfico de divulgação do projeto para disseminação do âmbito do mesmo, do Programa Operacional e dos fundos financiadores. O Site institucional do ISEG será alvo de </w:t>
      </w:r>
      <w:ins w:id="285" w:author="João Tomé Calado" w:date="2020-06-10T19:17:00Z">
        <w:r w:rsidR="00235784">
          <w:rPr>
            <w:rFonts w:ascii="Arial" w:eastAsia="Arial" w:hAnsi="Arial" w:cs="Arial"/>
            <w:color w:val="000000"/>
            <w:highlight w:val="white"/>
          </w:rPr>
          <w:t>re</w:t>
        </w:r>
      </w:ins>
      <w:r>
        <w:rPr>
          <w:rFonts w:ascii="Arial" w:eastAsia="Arial" w:hAnsi="Arial" w:cs="Arial"/>
          <w:color w:val="000000"/>
          <w:highlight w:val="white"/>
        </w:rPr>
        <w:t xml:space="preserve">desenho, criação e promoção de conteúdos específicos com informação sobre o projeto e teasers para vinculação da comunidade à iniciativa. De igual modo as Redes Sociais serão um dos canais de comunicação utilizados para a promoção da iniciativa. </w:t>
      </w:r>
      <w:r>
        <w:rPr>
          <w:rFonts w:ascii="Arial" w:eastAsia="Arial" w:hAnsi="Arial" w:cs="Arial"/>
          <w:color w:val="000000"/>
          <w:highlight w:val="white"/>
        </w:rPr>
        <w:lastRenderedPageBreak/>
        <w:t>Também nos media serão publicadas notícias e conteúdos imagéticos de atividades do projeto, por forma a incentivar à causa da eficiência energética</w:t>
      </w:r>
      <w:r>
        <w:rPr>
          <w:rFonts w:ascii="Arial" w:eastAsia="Arial" w:hAnsi="Arial" w:cs="Arial"/>
          <w:color w:val="000000"/>
        </w:rPr>
        <w:t>.</w:t>
      </w:r>
    </w:p>
    <w:p w14:paraId="79168776" w14:textId="5702182A" w:rsidR="00BF7508" w:rsidRPr="00575D49" w:rsidRDefault="00F00EA9" w:rsidP="00575D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highlight w:val="white"/>
        </w:rPr>
        <w:t>Será produzida uma newsletter especial de lançamento do projeto com inclusão de conteúdos do projeto em posteriores newsletter de periodicidade regular. Estão também planeadas a organização de sessões de esclarecimento e de sensibilização em formato outdoor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  <w:highlight w:val="white"/>
        </w:rPr>
        <w:t>Está também planeada uma campanha em meios de Comunicação Social (</w:t>
      </w:r>
      <w:proofErr w:type="spellStart"/>
      <w:r w:rsidRPr="00235784">
        <w:rPr>
          <w:rFonts w:ascii="Arial" w:eastAsia="Arial" w:hAnsi="Arial" w:cs="Arial"/>
          <w:i/>
          <w:iCs/>
          <w:color w:val="000000"/>
          <w:highlight w:val="white"/>
          <w:rPrChange w:id="286" w:author="João Tomé Calado" w:date="2020-06-10T19:18:00Z">
            <w:rPr>
              <w:rFonts w:ascii="Arial" w:eastAsia="Arial" w:hAnsi="Arial" w:cs="Arial"/>
              <w:color w:val="000000"/>
              <w:highlight w:val="white"/>
            </w:rPr>
          </w:rPrChange>
        </w:rPr>
        <w:t>press</w:t>
      </w:r>
      <w:proofErr w:type="spellEnd"/>
      <w:r w:rsidRPr="00235784">
        <w:rPr>
          <w:rFonts w:ascii="Arial" w:eastAsia="Arial" w:hAnsi="Arial" w:cs="Arial"/>
          <w:i/>
          <w:iCs/>
          <w:color w:val="000000"/>
          <w:highlight w:val="white"/>
          <w:rPrChange w:id="287" w:author="João Tomé Calado" w:date="2020-06-10T19:18:00Z">
            <w:rPr>
              <w:rFonts w:ascii="Arial" w:eastAsia="Arial" w:hAnsi="Arial" w:cs="Arial"/>
              <w:color w:val="000000"/>
              <w:highlight w:val="white"/>
            </w:rPr>
          </w:rPrChange>
        </w:rPr>
        <w:t xml:space="preserve"> </w:t>
      </w:r>
      <w:proofErr w:type="spellStart"/>
      <w:r w:rsidRPr="00235784">
        <w:rPr>
          <w:rFonts w:ascii="Arial" w:eastAsia="Arial" w:hAnsi="Arial" w:cs="Arial"/>
          <w:i/>
          <w:iCs/>
          <w:color w:val="000000"/>
          <w:highlight w:val="white"/>
          <w:rPrChange w:id="288" w:author="João Tomé Calado" w:date="2020-06-10T19:18:00Z">
            <w:rPr>
              <w:rFonts w:ascii="Arial" w:eastAsia="Arial" w:hAnsi="Arial" w:cs="Arial"/>
              <w:color w:val="000000"/>
              <w:highlight w:val="white"/>
            </w:rPr>
          </w:rPrChange>
        </w:rPr>
        <w:t>release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e anúncios) bem como campanhas de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Adwords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EFC4172" w14:textId="702A3480" w:rsidR="00575D49" w:rsidRDefault="00575D49" w:rsidP="00BF7508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 xml:space="preserve">As iniciativas a implementar consistirão </w:t>
      </w:r>
      <w:commentRangeStart w:id="289"/>
      <w:commentRangeStart w:id="290"/>
      <w:r>
        <w:rPr>
          <w:rFonts w:ascii="Arial" w:eastAsia="Arial" w:hAnsi="Arial" w:cs="Arial"/>
          <w:color w:val="000000"/>
          <w:highlight w:val="white"/>
        </w:rPr>
        <w:t>em</w:t>
      </w:r>
      <w:commentRangeEnd w:id="289"/>
      <w:r w:rsidR="00235784">
        <w:rPr>
          <w:rStyle w:val="Refdecomentrio"/>
        </w:rPr>
        <w:commentReference w:id="289"/>
      </w:r>
      <w:commentRangeEnd w:id="290"/>
      <w:r w:rsidR="005E3815">
        <w:rPr>
          <w:rStyle w:val="Refdecomentrio"/>
        </w:rPr>
        <w:commentReference w:id="290"/>
      </w:r>
      <w:r>
        <w:rPr>
          <w:rFonts w:ascii="Arial" w:eastAsia="Arial" w:hAnsi="Arial" w:cs="Arial"/>
          <w:color w:val="000000"/>
        </w:rPr>
        <w:t>:</w:t>
      </w:r>
    </w:p>
    <w:p w14:paraId="4F29BA6B" w14:textId="7190D3DF" w:rsidR="00575D49" w:rsidRPr="00D33F49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D33F49">
        <w:rPr>
          <w:rFonts w:ascii="Arial" w:eastAsia="Arial" w:hAnsi="Arial" w:cs="Arial"/>
          <w:b/>
          <w:i/>
          <w:lang w:eastAsia="pt-PT"/>
        </w:rPr>
        <w:t>Atividade</w:t>
      </w:r>
      <w:r w:rsidRPr="00D33F49">
        <w:rPr>
          <w:rFonts w:ascii="Arial" w:eastAsia="Arial" w:hAnsi="Arial" w:cs="Arial"/>
          <w:lang w:eastAsia="pt-PT"/>
        </w:rPr>
        <w:t xml:space="preserve">: Criação de página web no site </w:t>
      </w:r>
      <w:r>
        <w:rPr>
          <w:rFonts w:ascii="Arial" w:eastAsia="Arial" w:hAnsi="Arial" w:cs="Arial"/>
          <w:lang w:eastAsia="pt-PT"/>
        </w:rPr>
        <w:t>do ISEG</w:t>
      </w:r>
      <w:r w:rsidRPr="00D33F49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D33F49">
        <w:rPr>
          <w:rFonts w:ascii="Arial" w:eastAsia="Arial" w:hAnsi="Arial" w:cs="Arial"/>
          <w:lang w:eastAsia="pt-PT"/>
        </w:rPr>
        <w:t>ov</w:t>
      </w:r>
      <w:proofErr w:type="spellEnd"/>
      <w:r w:rsidRPr="00D33F49">
        <w:rPr>
          <w:rFonts w:ascii="Arial" w:eastAsia="Arial" w:hAnsi="Arial" w:cs="Arial"/>
          <w:lang w:eastAsia="pt-PT"/>
        </w:rPr>
        <w:t>/2020</w:t>
      </w:r>
    </w:p>
    <w:p w14:paraId="0EE184C0" w14:textId="14F34D88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Atualização do site/Redes Sociais mensal </w:t>
      </w:r>
      <w:r w:rsidRPr="00D33F49">
        <w:rPr>
          <w:rFonts w:ascii="Arial" w:eastAsia="Arial" w:hAnsi="Arial" w:cs="Arial"/>
          <w:lang w:eastAsia="pt-PT"/>
        </w:rPr>
        <w:t xml:space="preserve">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>/2020</w:t>
      </w:r>
      <w:r>
        <w:rPr>
          <w:rFonts w:ascii="Arial" w:eastAsia="Arial" w:hAnsi="Arial" w:cs="Arial"/>
          <w:lang w:eastAsia="pt-PT"/>
        </w:rPr>
        <w:t>,</w:t>
      </w:r>
      <w:r w:rsidRPr="00565493">
        <w:rPr>
          <w:rFonts w:ascii="Arial" w:eastAsia="Arial" w:hAnsi="Arial" w:cs="Arial"/>
          <w:lang w:eastAsia="pt-PT"/>
        </w:rPr>
        <w:t xml:space="preserve">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ar/2021, </w:t>
      </w:r>
      <w:proofErr w:type="spellStart"/>
      <w:r>
        <w:rPr>
          <w:rFonts w:ascii="Arial" w:eastAsia="Arial" w:hAnsi="Arial" w:cs="Arial"/>
          <w:lang w:eastAsia="pt-PT"/>
        </w:rPr>
        <w:t>j</w:t>
      </w:r>
      <w:r w:rsidRPr="00565493">
        <w:rPr>
          <w:rFonts w:ascii="Arial" w:eastAsia="Arial" w:hAnsi="Arial" w:cs="Arial"/>
          <w:lang w:eastAsia="pt-PT"/>
        </w:rPr>
        <w:t>un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et/2021,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ez/2021,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ar/2022, </w:t>
      </w:r>
      <w:proofErr w:type="spellStart"/>
      <w:r>
        <w:rPr>
          <w:rFonts w:ascii="Arial" w:eastAsia="Arial" w:hAnsi="Arial" w:cs="Arial"/>
          <w:lang w:eastAsia="pt-PT"/>
        </w:rPr>
        <w:t>j</w:t>
      </w:r>
      <w:r w:rsidRPr="00565493">
        <w:rPr>
          <w:rFonts w:ascii="Arial" w:eastAsia="Arial" w:hAnsi="Arial" w:cs="Arial"/>
          <w:lang w:eastAsia="pt-PT"/>
        </w:rPr>
        <w:t>un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</w:t>
      </w:r>
    </w:p>
    <w:p w14:paraId="7CAE601C" w14:textId="54F2075D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Campanha de </w:t>
      </w:r>
      <w:proofErr w:type="spellStart"/>
      <w:r w:rsidRPr="00565493">
        <w:rPr>
          <w:rFonts w:ascii="Arial" w:eastAsia="Arial" w:hAnsi="Arial" w:cs="Arial"/>
          <w:lang w:eastAsia="pt-PT"/>
        </w:rPr>
        <w:t>Adwords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em 2020, 2021 e 2022</w:t>
      </w:r>
    </w:p>
    <w:p w14:paraId="48AA1260" w14:textId="7C5529E1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Cartazes de Divulgação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 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ar/2021,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et/2021,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ar/2022,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3F8FBE9F" w14:textId="6B4593AE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Realização de Workshops em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0890BA20" w14:textId="0DC1B3A3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Disponibilização de Brochuras em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proofErr w:type="spellStart"/>
      <w:r>
        <w:rPr>
          <w:rFonts w:ascii="Arial" w:eastAsia="Arial" w:hAnsi="Arial" w:cs="Arial"/>
          <w:lang w:eastAsia="pt-PT"/>
        </w:rPr>
        <w:t>mai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out</w:t>
      </w:r>
      <w:r w:rsidRPr="00565493">
        <w:rPr>
          <w:rFonts w:ascii="Arial" w:eastAsia="Arial" w:hAnsi="Arial" w:cs="Arial"/>
          <w:lang w:eastAsia="pt-PT"/>
        </w:rPr>
        <w:t>/2022</w:t>
      </w:r>
    </w:p>
    <w:p w14:paraId="3341015E" w14:textId="77777777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>: Reuniões com parceiros em 2020, 2021 e 2022.</w:t>
      </w:r>
    </w:p>
    <w:p w14:paraId="5FDE3F46" w14:textId="57415038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Evento de Início do Projeto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>/2020.</w:t>
      </w:r>
    </w:p>
    <w:p w14:paraId="6C2E4F3F" w14:textId="05B5B776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Atividade:</w:t>
      </w:r>
      <w:r w:rsidRPr="00565493">
        <w:rPr>
          <w:rFonts w:ascii="Arial" w:eastAsia="Arial" w:hAnsi="Arial" w:cs="Arial"/>
          <w:lang w:eastAsia="pt-PT"/>
        </w:rPr>
        <w:t xml:space="preserve"> Evento de Apresentação Pública Resultado em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47A31687" w14:textId="2E2C7DA1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</w:t>
      </w:r>
      <w:r w:rsidRPr="00565493">
        <w:rPr>
          <w:rFonts w:ascii="Arial" w:eastAsia="Arial" w:hAnsi="Arial" w:cs="Arial"/>
          <w:i/>
          <w:lang w:eastAsia="pt-PT"/>
        </w:rPr>
        <w:t>Newsletter</w:t>
      </w:r>
      <w:r w:rsidRPr="00565493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br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 xml:space="preserve">go/2021, </w:t>
      </w:r>
      <w:proofErr w:type="spellStart"/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br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go/2022.</w:t>
      </w:r>
    </w:p>
    <w:p w14:paraId="56A40F96" w14:textId="6AB55FBC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Envio de </w:t>
      </w:r>
      <w:proofErr w:type="spellStart"/>
      <w:r w:rsidRPr="00565493">
        <w:rPr>
          <w:rFonts w:ascii="Arial" w:eastAsia="Arial" w:hAnsi="Arial" w:cs="Arial"/>
          <w:lang w:eastAsia="pt-PT"/>
        </w:rPr>
        <w:t>Press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</w:t>
      </w:r>
      <w:proofErr w:type="spellStart"/>
      <w:r w:rsidRPr="00565493">
        <w:rPr>
          <w:rFonts w:ascii="Arial" w:eastAsia="Arial" w:hAnsi="Arial" w:cs="Arial"/>
          <w:lang w:eastAsia="pt-PT"/>
        </w:rPr>
        <w:t>Release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 xml:space="preserve">ut/2021,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</w:t>
      </w:r>
    </w:p>
    <w:p w14:paraId="40351367" w14:textId="1B59CA56" w:rsidR="00F24866" w:rsidRPr="004D4619" w:rsidRDefault="00575D49" w:rsidP="009E0C89">
      <w:pPr>
        <w:ind w:left="284"/>
        <w:jc w:val="both"/>
      </w:pPr>
      <w:r w:rsidRPr="00D33F49">
        <w:rPr>
          <w:rFonts w:ascii="Arial" w:eastAsia="Arial" w:hAnsi="Arial" w:cs="Arial"/>
          <w:b/>
          <w:i/>
          <w:lang w:eastAsia="pt-PT"/>
        </w:rPr>
        <w:t>Atividade</w:t>
      </w:r>
      <w:r w:rsidRPr="00D33F49">
        <w:rPr>
          <w:rFonts w:ascii="Arial" w:eastAsia="Arial" w:hAnsi="Arial" w:cs="Arial"/>
          <w:lang w:eastAsia="pt-PT"/>
        </w:rPr>
        <w:t xml:space="preserve">: Publicidade nos Media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D33F49">
        <w:rPr>
          <w:rFonts w:ascii="Arial" w:eastAsia="Arial" w:hAnsi="Arial" w:cs="Arial"/>
          <w:lang w:eastAsia="pt-PT"/>
        </w:rPr>
        <w:t>ov</w:t>
      </w:r>
      <w:proofErr w:type="spellEnd"/>
      <w:r w:rsidRPr="00D33F49">
        <w:rPr>
          <w:rFonts w:ascii="Arial" w:eastAsia="Arial" w:hAnsi="Arial" w:cs="Arial"/>
          <w:lang w:eastAsia="pt-PT"/>
        </w:rPr>
        <w:t xml:space="preserve">/2020, </w:t>
      </w:r>
      <w:r>
        <w:rPr>
          <w:rFonts w:ascii="Arial" w:eastAsia="Arial" w:hAnsi="Arial" w:cs="Arial"/>
          <w:lang w:eastAsia="pt-PT"/>
        </w:rPr>
        <w:t>o</w:t>
      </w:r>
      <w:r w:rsidRPr="00D33F49">
        <w:rPr>
          <w:rFonts w:ascii="Arial" w:eastAsia="Arial" w:hAnsi="Arial" w:cs="Arial"/>
          <w:lang w:eastAsia="pt-PT"/>
        </w:rPr>
        <w:t xml:space="preserve">ut/2021 e </w:t>
      </w:r>
      <w:r>
        <w:rPr>
          <w:rFonts w:ascii="Arial" w:eastAsia="Arial" w:hAnsi="Arial" w:cs="Arial"/>
          <w:lang w:eastAsia="pt-PT"/>
        </w:rPr>
        <w:t>o</w:t>
      </w:r>
      <w:r w:rsidRPr="00D33F49">
        <w:rPr>
          <w:rFonts w:ascii="Arial" w:eastAsia="Arial" w:hAnsi="Arial" w:cs="Arial"/>
          <w:lang w:eastAsia="pt-PT"/>
        </w:rPr>
        <w:t>ut/202</w:t>
      </w:r>
      <w:r w:rsidR="00927FC6">
        <w:rPr>
          <w:rFonts w:ascii="Arial" w:eastAsia="Arial" w:hAnsi="Arial" w:cs="Arial"/>
          <w:lang w:eastAsia="pt-PT"/>
        </w:rPr>
        <w:t>2</w:t>
      </w:r>
    </w:p>
    <w:p w14:paraId="55B21975" w14:textId="77777777" w:rsidR="00927FC6" w:rsidRDefault="00927FC6" w:rsidP="00442D7E">
      <w:pPr>
        <w:ind w:left="284"/>
        <w:jc w:val="both"/>
      </w:pPr>
    </w:p>
    <w:p w14:paraId="2DB2ACA9" w14:textId="1FCF1218" w:rsidR="009E0C89" w:rsidRDefault="009E0C89" w:rsidP="00442D7E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5.8 Cronograma de Execução das Atividades Previstas</w:t>
      </w:r>
    </w:p>
    <w:p w14:paraId="2B6DF81C" w14:textId="7C158703" w:rsidR="00F24866" w:rsidRPr="009E0C89" w:rsidRDefault="009E0C89" w:rsidP="004D4619">
      <w:pPr>
        <w:jc w:val="both"/>
      </w:pPr>
      <w:r w:rsidRPr="00AE45FC">
        <w:rPr>
          <w:rFonts w:ascii="Arial" w:eastAsia="Arial" w:hAnsi="Arial" w:cs="Arial"/>
          <w:color w:val="000000"/>
        </w:rPr>
        <w:t>O Projeto tem a duração de 24 meses, com início previsto em 01/11/2020 e fim em 31/10/2022</w:t>
      </w:r>
      <w:r>
        <w:rPr>
          <w:rFonts w:ascii="Arial" w:eastAsia="Arial" w:hAnsi="Arial" w:cs="Arial"/>
          <w:color w:val="000000"/>
        </w:rPr>
        <w:t xml:space="preserve"> </w:t>
      </w:r>
      <w:commentRangeStart w:id="291"/>
      <w:commentRangeStart w:id="292"/>
      <w:r>
        <w:rPr>
          <w:rFonts w:ascii="Arial" w:eastAsia="Arial" w:hAnsi="Arial" w:cs="Arial"/>
          <w:color w:val="000000"/>
        </w:rPr>
        <w:t>sendo</w:t>
      </w:r>
      <w:commentRangeEnd w:id="291"/>
      <w:r w:rsidR="00B373EE">
        <w:rPr>
          <w:rStyle w:val="Refdecomentrio"/>
        </w:rPr>
        <w:commentReference w:id="291"/>
      </w:r>
      <w:commentRangeEnd w:id="292"/>
      <w:r w:rsidR="005E3815">
        <w:rPr>
          <w:rStyle w:val="Refdecomentrio"/>
        </w:rPr>
        <w:commentReference w:id="292"/>
      </w:r>
      <w:r>
        <w:rPr>
          <w:rFonts w:ascii="Arial" w:eastAsia="Arial" w:hAnsi="Arial" w:cs="Arial"/>
          <w:color w:val="000000"/>
        </w:rPr>
        <w:t xml:space="preserve"> composto pelas seguintes atividades:</w:t>
      </w:r>
    </w:p>
    <w:p w14:paraId="34D40837" w14:textId="281A8094" w:rsidR="00F24866" w:rsidRPr="009E0C89" w:rsidRDefault="009E0C89" w:rsidP="000B09A3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1 –</w:t>
      </w:r>
      <w:r>
        <w:rPr>
          <w:rFonts w:ascii="Arial" w:eastAsia="Arial" w:hAnsi="Arial" w:cs="Arial"/>
          <w:b/>
          <w:i/>
          <w:color w:val="000000"/>
        </w:rPr>
        <w:t xml:space="preserve"> Diagnóstico, definição de estratégia e plano operacional</w:t>
      </w:r>
    </w:p>
    <w:p w14:paraId="31FA933F" w14:textId="7C62FC5B" w:rsidR="009E0C89" w:rsidRDefault="009E0C89" w:rsidP="000B09A3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2020-11-0</w:t>
      </w:r>
      <w:r>
        <w:rPr>
          <w:rFonts w:ascii="Arial" w:eastAsia="Arial" w:hAnsi="Arial" w:cs="Arial"/>
          <w:color w:val="000000"/>
        </w:rPr>
        <w:t>1</w:t>
      </w:r>
    </w:p>
    <w:p w14:paraId="235877B1" w14:textId="09EE3DA9" w:rsidR="00F24866" w:rsidRPr="009E0C89" w:rsidRDefault="009E0C89" w:rsidP="009E0C89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2021-03-3</w:t>
      </w:r>
      <w:r>
        <w:rPr>
          <w:rFonts w:ascii="Arial" w:eastAsia="Arial" w:hAnsi="Arial" w:cs="Arial"/>
          <w:color w:val="000000"/>
        </w:rPr>
        <w:t>1</w:t>
      </w:r>
    </w:p>
    <w:p w14:paraId="7C28F43C" w14:textId="4E7ED809" w:rsidR="009E0C89" w:rsidRDefault="009E0C89" w:rsidP="000B09A3">
      <w:pPr>
        <w:spacing w:after="0"/>
        <w:ind w:left="567"/>
        <w:jc w:val="both"/>
      </w:pPr>
      <w:r>
        <w:rPr>
          <w:rFonts w:ascii="Arial" w:eastAsia="Arial" w:hAnsi="Arial" w:cs="Arial"/>
          <w:color w:val="000000"/>
          <w:highlight w:val="white"/>
        </w:rPr>
        <w:t>Esta atividade será constituída por três fases</w:t>
      </w:r>
      <w:r>
        <w:rPr>
          <w:rFonts w:ascii="Arial" w:eastAsia="Arial" w:hAnsi="Arial" w:cs="Arial"/>
          <w:color w:val="000000"/>
        </w:rPr>
        <w:t>:</w:t>
      </w:r>
    </w:p>
    <w:p w14:paraId="7C92E8A8" w14:textId="1CB4DA98" w:rsidR="009E0C89" w:rsidRPr="009E0C89" w:rsidRDefault="009E0C89" w:rsidP="001E3871">
      <w:pPr>
        <w:pStyle w:val="PargrafodaLista"/>
        <w:numPr>
          <w:ilvl w:val="0"/>
          <w:numId w:val="22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A</w:t>
      </w:r>
      <w:r w:rsidRPr="009E0C89">
        <w:rPr>
          <w:rFonts w:ascii="Arial" w:eastAsia="Arial" w:hAnsi="Arial" w:cs="Arial"/>
          <w:color w:val="000000"/>
        </w:rPr>
        <w:t>nálise dos serviços prestados e pelo diagnóstico do estado atual dos sistemas de informação, e dos veículos de informação</w:t>
      </w:r>
      <w:r>
        <w:rPr>
          <w:rFonts w:ascii="Arial" w:eastAsia="Arial" w:hAnsi="Arial" w:cs="Arial"/>
          <w:color w:val="000000"/>
        </w:rPr>
        <w:t xml:space="preserve"> – conclusão prevista para janeiro de 2021</w:t>
      </w:r>
    </w:p>
    <w:p w14:paraId="66CECD0D" w14:textId="72905DE2" w:rsidR="009E0C89" w:rsidRPr="009E0C89" w:rsidRDefault="009E0C89" w:rsidP="001E3871">
      <w:pPr>
        <w:pStyle w:val="PargrafodaLista"/>
        <w:numPr>
          <w:ilvl w:val="0"/>
          <w:numId w:val="22"/>
        </w:numPr>
        <w:spacing w:after="0"/>
        <w:ind w:left="1134" w:hanging="283"/>
        <w:jc w:val="both"/>
        <w:rPr>
          <w:rFonts w:ascii="Arial" w:eastAsia="Arial" w:hAnsi="Arial" w:cs="Arial"/>
          <w:iCs/>
          <w:color w:val="000000"/>
          <w:highlight w:val="white"/>
        </w:rPr>
      </w:pPr>
      <w:r>
        <w:rPr>
          <w:rFonts w:ascii="Arial" w:eastAsia="Arial" w:hAnsi="Arial" w:cs="Arial"/>
        </w:rPr>
        <w:t xml:space="preserve">Estudo das perceções, expetativas e atitudes dos </w:t>
      </w:r>
      <w:proofErr w:type="spellStart"/>
      <w:r>
        <w:rPr>
          <w:rFonts w:ascii="Arial" w:eastAsia="Arial" w:hAnsi="Arial" w:cs="Arial"/>
          <w:i/>
        </w:rPr>
        <w:t>s</w:t>
      </w:r>
      <w:r w:rsidRPr="00277BD8">
        <w:rPr>
          <w:rFonts w:ascii="Arial" w:eastAsia="Arial" w:hAnsi="Arial" w:cs="Arial"/>
          <w:i/>
        </w:rPr>
        <w:t>takeholders</w:t>
      </w:r>
      <w:proofErr w:type="spellEnd"/>
      <w:r w:rsidRPr="009E0C89">
        <w:rPr>
          <w:rFonts w:ascii="Arial" w:eastAsia="Arial" w:hAnsi="Arial" w:cs="Arial"/>
          <w:iCs/>
        </w:rPr>
        <w:t>, através da realização de inquéritos e workshops</w:t>
      </w:r>
      <w:r>
        <w:rPr>
          <w:rFonts w:ascii="Arial" w:eastAsia="Arial" w:hAnsi="Arial" w:cs="Arial"/>
          <w:iCs/>
        </w:rPr>
        <w:t xml:space="preserve"> </w:t>
      </w:r>
      <w:r>
        <w:rPr>
          <w:rFonts w:ascii="Arial" w:eastAsia="Arial" w:hAnsi="Arial" w:cs="Arial"/>
          <w:color w:val="000000"/>
        </w:rPr>
        <w:t>– conclusão prevista para janeiro de 2021</w:t>
      </w:r>
    </w:p>
    <w:p w14:paraId="5C171888" w14:textId="1E551F6F" w:rsidR="009E0C89" w:rsidRPr="009E0C89" w:rsidRDefault="009E0C89" w:rsidP="001E3871">
      <w:pPr>
        <w:pStyle w:val="PargrafodaLista"/>
        <w:numPr>
          <w:ilvl w:val="0"/>
          <w:numId w:val="22"/>
        </w:numPr>
        <w:ind w:left="1134" w:hanging="283"/>
        <w:jc w:val="both"/>
        <w:rPr>
          <w:rFonts w:ascii="Arial" w:eastAsia="Arial" w:hAnsi="Arial" w:cs="Arial"/>
          <w:iCs/>
          <w:color w:val="000000"/>
          <w:highlight w:val="white"/>
        </w:rPr>
      </w:pPr>
      <w:r>
        <w:rPr>
          <w:rFonts w:ascii="Arial" w:eastAsia="Arial" w:hAnsi="Arial" w:cs="Arial"/>
        </w:rPr>
        <w:t>A</w:t>
      </w:r>
      <w:r w:rsidRPr="001F0C77">
        <w:rPr>
          <w:rFonts w:ascii="Arial" w:eastAsia="Arial" w:hAnsi="Arial" w:cs="Arial"/>
        </w:rPr>
        <w:t>provação d</w:t>
      </w:r>
      <w:r>
        <w:rPr>
          <w:rFonts w:ascii="Arial" w:eastAsia="Arial" w:hAnsi="Arial" w:cs="Arial"/>
        </w:rPr>
        <w:t xml:space="preserve">e </w:t>
      </w:r>
      <w:r w:rsidRPr="001F0C77">
        <w:rPr>
          <w:rFonts w:ascii="Arial" w:eastAsia="Arial" w:hAnsi="Arial" w:cs="Arial"/>
        </w:rPr>
        <w:t xml:space="preserve">documento com a </w:t>
      </w:r>
      <w:r>
        <w:rPr>
          <w:rFonts w:ascii="Arial" w:eastAsia="Arial" w:hAnsi="Arial" w:cs="Arial"/>
        </w:rPr>
        <w:t>definição da estratégia a prosseguir</w:t>
      </w:r>
      <w:r w:rsidRPr="001F0C7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e um plano operacional de execução do projeto – </w:t>
      </w:r>
      <w:r>
        <w:rPr>
          <w:rFonts w:ascii="Arial" w:hAnsi="Arial" w:cs="Arial"/>
        </w:rPr>
        <w:t>conclusão prevista para março de 2021</w:t>
      </w:r>
    </w:p>
    <w:p w14:paraId="4F58F1CB" w14:textId="5E6F5D8F" w:rsidR="009E0C89" w:rsidRDefault="009E0C89" w:rsidP="000B09A3">
      <w:pPr>
        <w:spacing w:after="0"/>
        <w:ind w:left="567"/>
        <w:jc w:val="both"/>
        <w:rPr>
          <w:bCs/>
          <w:iCs/>
          <w:u w:val="single"/>
        </w:rPr>
      </w:pPr>
      <w:r w:rsidRPr="00D96712">
        <w:rPr>
          <w:rFonts w:ascii="Arial" w:eastAsia="Arial" w:hAnsi="Arial" w:cs="Arial"/>
          <w:bCs/>
          <w:iCs/>
          <w:color w:val="000000"/>
          <w:highlight w:val="white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4CDA6BB6" w14:textId="39D9D9DE" w:rsidR="009E0C89" w:rsidRPr="009E0C89" w:rsidRDefault="009E0C89" w:rsidP="00A1096B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lastRenderedPageBreak/>
        <w:t>Serviços de consultoria para realização d</w:t>
      </w:r>
      <w:r w:rsidR="00A1096B">
        <w:rPr>
          <w:rFonts w:ascii="Arial" w:eastAsia="Arial" w:hAnsi="Arial" w:cs="Arial"/>
          <w:color w:val="000000"/>
        </w:rPr>
        <w:t>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A1096B">
        <w:rPr>
          <w:rFonts w:ascii="Arial" w:eastAsia="Arial" w:hAnsi="Arial" w:cs="Arial"/>
          <w:color w:val="000000"/>
        </w:rPr>
        <w:t>diagnóstico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A1096B">
        <w:rPr>
          <w:rFonts w:ascii="Arial" w:eastAsia="Arial" w:hAnsi="Arial" w:cs="Arial"/>
          <w:color w:val="000000"/>
        </w:rPr>
        <w:t xml:space="preserve">e </w:t>
      </w:r>
      <w:r w:rsidRPr="00AE45FC">
        <w:rPr>
          <w:rFonts w:ascii="Arial" w:eastAsia="Arial" w:hAnsi="Arial" w:cs="Arial"/>
          <w:color w:val="000000"/>
        </w:rPr>
        <w:t xml:space="preserve">elaboração do documento final com a </w:t>
      </w:r>
      <w:r w:rsidR="00A1096B">
        <w:rPr>
          <w:rFonts w:ascii="Arial" w:eastAsia="Arial" w:hAnsi="Arial" w:cs="Arial"/>
          <w:color w:val="000000"/>
        </w:rPr>
        <w:t>definição da estratégia a prosseguir e o plano operacional</w:t>
      </w:r>
      <w:r w:rsidRPr="00AE45FC">
        <w:rPr>
          <w:rFonts w:ascii="Arial" w:eastAsia="Arial" w:hAnsi="Arial" w:cs="Arial"/>
          <w:color w:val="000000"/>
        </w:rPr>
        <w:t xml:space="preserve">: aquisição em </w:t>
      </w:r>
      <w:proofErr w:type="spellStart"/>
      <w:r w:rsidRPr="00AE45FC">
        <w:rPr>
          <w:rFonts w:ascii="Arial" w:eastAsia="Arial" w:hAnsi="Arial" w:cs="Arial"/>
          <w:color w:val="000000"/>
        </w:rPr>
        <w:t>Nov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/2020 e com o valor de </w:t>
      </w:r>
      <w:r w:rsidR="00A1096B">
        <w:rPr>
          <w:rFonts w:ascii="Arial" w:eastAsia="Arial" w:hAnsi="Arial" w:cs="Arial"/>
          <w:color w:val="000000"/>
        </w:rPr>
        <w:t>36</w:t>
      </w:r>
      <w:r w:rsidRPr="00AE45FC">
        <w:rPr>
          <w:rFonts w:ascii="Arial" w:eastAsia="Arial" w:hAnsi="Arial" w:cs="Arial"/>
          <w:color w:val="000000"/>
        </w:rPr>
        <w:t>.</w:t>
      </w:r>
      <w:r w:rsidR="00A1096B">
        <w:rPr>
          <w:rFonts w:ascii="Arial" w:eastAsia="Arial" w:hAnsi="Arial" w:cs="Arial"/>
          <w:color w:val="000000"/>
        </w:rPr>
        <w:t>9</w:t>
      </w:r>
      <w:r w:rsidRPr="00AE45FC">
        <w:rPr>
          <w:rFonts w:ascii="Arial" w:eastAsia="Arial" w:hAnsi="Arial" w:cs="Arial"/>
          <w:color w:val="000000"/>
        </w:rPr>
        <w:t>00</w:t>
      </w:r>
      <w:r w:rsidR="00A1096B">
        <w:rPr>
          <w:rFonts w:ascii="Arial" w:eastAsia="Arial" w:hAnsi="Arial" w:cs="Arial"/>
          <w:color w:val="000000"/>
        </w:rPr>
        <w:t>€.</w:t>
      </w:r>
    </w:p>
    <w:p w14:paraId="35F4081B" w14:textId="417452E8" w:rsidR="00A1096B" w:rsidRPr="009E0C89" w:rsidRDefault="00A1096B" w:rsidP="00A1096B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2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Desenho da arquitetura funcional e técnica da plataforma</w:t>
      </w:r>
    </w:p>
    <w:p w14:paraId="6DE7C7CD" w14:textId="1126C1F5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03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294F602A" w14:textId="2386F317" w:rsidR="009E0C89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2021-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7122DF5A" w14:textId="02523380" w:rsidR="009E0C89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Esta atividade será constituída por duas fases</w:t>
      </w:r>
      <w:r>
        <w:rPr>
          <w:rFonts w:ascii="Arial" w:eastAsia="Arial" w:hAnsi="Arial" w:cs="Arial"/>
          <w:color w:val="000000"/>
        </w:rPr>
        <w:t>:</w:t>
      </w:r>
    </w:p>
    <w:p w14:paraId="252F4E90" w14:textId="0E883FCA" w:rsidR="00A1096B" w:rsidRDefault="00A1096B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 w:rsidRPr="00A1096B">
        <w:rPr>
          <w:rFonts w:ascii="Arial" w:eastAsia="Arial" w:hAnsi="Arial" w:cs="Arial"/>
          <w:color w:val="000000"/>
        </w:rPr>
        <w:t>Definição de requisitos – conclusão prevista para setembro de 2021</w:t>
      </w:r>
    </w:p>
    <w:p w14:paraId="6369606D" w14:textId="022E2881" w:rsidR="00A1096B" w:rsidRDefault="00A1096B" w:rsidP="001E3871">
      <w:pPr>
        <w:pStyle w:val="PargrafodaLista"/>
        <w:numPr>
          <w:ilvl w:val="0"/>
          <w:numId w:val="23"/>
        </w:numPr>
        <w:ind w:left="1134" w:hanging="283"/>
        <w:jc w:val="both"/>
      </w:pPr>
      <w:r w:rsidRPr="00A1096B">
        <w:rPr>
          <w:rFonts w:ascii="Arial" w:hAnsi="Arial" w:cs="Arial"/>
        </w:rPr>
        <w:t>Desenho da solução a implementar</w:t>
      </w:r>
      <w:r w:rsidRPr="00A1096B">
        <w:rPr>
          <w:rFonts w:ascii="Arial" w:eastAsia="Arial" w:hAnsi="Arial" w:cs="Arial"/>
          <w:color w:val="000000"/>
        </w:rPr>
        <w:t xml:space="preserve"> – conclusão prevista para novembro de 2021</w:t>
      </w:r>
    </w:p>
    <w:p w14:paraId="4417444E" w14:textId="7A8E721E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79A3F6FA" w14:textId="7AECC22C" w:rsidR="00A1096B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 xml:space="preserve">Serviços de consultoria para realização e levantamento da definição dos requisitos e proposta do desenho da solução a implementar: aquisição em </w:t>
      </w:r>
      <w:r>
        <w:rPr>
          <w:rFonts w:ascii="Arial" w:eastAsia="Arial" w:hAnsi="Arial" w:cs="Arial"/>
          <w:color w:val="000000"/>
        </w:rPr>
        <w:t>Mar</w:t>
      </w:r>
      <w:r w:rsidRPr="00AE45FC">
        <w:rPr>
          <w:rFonts w:ascii="Arial" w:eastAsia="Arial" w:hAnsi="Arial" w:cs="Arial"/>
          <w:color w:val="000000"/>
        </w:rPr>
        <w:t xml:space="preserve">/2021 e com o valor de </w:t>
      </w:r>
      <w:r>
        <w:rPr>
          <w:rFonts w:ascii="Arial" w:eastAsia="Arial" w:hAnsi="Arial" w:cs="Arial"/>
          <w:color w:val="000000"/>
        </w:rPr>
        <w:t>24</w:t>
      </w:r>
      <w:r w:rsidRPr="00AE45FC">
        <w:rPr>
          <w:rFonts w:ascii="Arial" w:eastAsia="Arial" w:hAnsi="Arial" w:cs="Arial"/>
          <w:color w:val="000000"/>
        </w:rPr>
        <w:t>.6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0€</w:t>
      </w:r>
      <w:r>
        <w:rPr>
          <w:rFonts w:ascii="Arial" w:eastAsia="Arial" w:hAnsi="Arial" w:cs="Arial"/>
          <w:color w:val="000000"/>
        </w:rPr>
        <w:t>.</w:t>
      </w:r>
    </w:p>
    <w:p w14:paraId="29302541" w14:textId="4B159699" w:rsidR="00A1096B" w:rsidRDefault="00A1096B" w:rsidP="000B09A3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3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Desenvolvimento da Plataforma</w:t>
      </w:r>
    </w:p>
    <w:p w14:paraId="5DCFEC38" w14:textId="19EE371D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12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021F76D3" w14:textId="621B59DA" w:rsidR="00A1096B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</w:t>
      </w:r>
      <w:r w:rsidR="0034480C">
        <w:rPr>
          <w:rFonts w:ascii="Arial" w:eastAsia="Arial" w:hAnsi="Arial" w:cs="Arial"/>
          <w:color w:val="000000"/>
        </w:rPr>
        <w:t>4</w:t>
      </w:r>
      <w:r w:rsidRPr="00AE45FC">
        <w:rPr>
          <w:rFonts w:ascii="Arial" w:eastAsia="Arial" w:hAnsi="Arial" w:cs="Arial"/>
          <w:color w:val="000000"/>
        </w:rPr>
        <w:t>-3</w:t>
      </w:r>
      <w:r w:rsidR="0034480C">
        <w:rPr>
          <w:rFonts w:ascii="Arial" w:eastAsia="Arial" w:hAnsi="Arial" w:cs="Arial"/>
          <w:color w:val="000000"/>
        </w:rPr>
        <w:t>0</w:t>
      </w:r>
    </w:p>
    <w:p w14:paraId="1668D269" w14:textId="35D345AE" w:rsidR="00A1096B" w:rsidRDefault="00A1096B" w:rsidP="0034480C">
      <w:pPr>
        <w:shd w:val="clear" w:color="auto" w:fill="FFFFFF"/>
        <w:ind w:lef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da solução a implementar</w:t>
      </w:r>
      <w:r>
        <w:rPr>
          <w:rFonts w:ascii="Arial" w:eastAsia="Arial" w:hAnsi="Arial" w:cs="Arial"/>
        </w:rPr>
        <w:t>, que começará pelo desenvolvimento da solução, propriamente dita</w:t>
      </w:r>
      <w:r w:rsidR="0034480C">
        <w:rPr>
          <w:rFonts w:ascii="Arial" w:eastAsia="Arial" w:hAnsi="Arial" w:cs="Arial"/>
        </w:rPr>
        <w:t>.</w:t>
      </w:r>
    </w:p>
    <w:p w14:paraId="2FBB0C4A" w14:textId="603BB49C" w:rsidR="0034480C" w:rsidRPr="0034480C" w:rsidRDefault="0034480C" w:rsidP="0034480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7E230E33" w14:textId="10D9E23B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desenvolvimento da solução a implementar: aquisição em Dez/2021 e com o valor de </w:t>
      </w:r>
      <w:r>
        <w:rPr>
          <w:rFonts w:ascii="Arial" w:eastAsia="Arial" w:hAnsi="Arial" w:cs="Arial"/>
          <w:color w:val="000000"/>
        </w:rPr>
        <w:t>73</w:t>
      </w:r>
      <w:r w:rsidRPr="00AE45FC"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</w:rPr>
        <w:t>8</w:t>
      </w:r>
      <w:r w:rsidRPr="00AE45FC">
        <w:rPr>
          <w:rFonts w:ascii="Arial" w:eastAsia="Arial" w:hAnsi="Arial" w:cs="Arial"/>
          <w:color w:val="000000"/>
        </w:rPr>
        <w:t>00€</w:t>
      </w:r>
      <w:r>
        <w:rPr>
          <w:rFonts w:ascii="Arial" w:eastAsia="Arial" w:hAnsi="Arial" w:cs="Arial"/>
          <w:color w:val="000000"/>
        </w:rPr>
        <w:t>.</w:t>
      </w:r>
    </w:p>
    <w:p w14:paraId="4E47D45A" w14:textId="16E220E5" w:rsidR="0034480C" w:rsidRDefault="0034480C" w:rsidP="0034480C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4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Implementação, Formação e Capacitação </w:t>
      </w:r>
      <w:proofErr w:type="spellStart"/>
      <w:r>
        <w:rPr>
          <w:rFonts w:ascii="Arial" w:eastAsia="Arial" w:hAnsi="Arial" w:cs="Arial"/>
          <w:b/>
          <w:i/>
          <w:color w:val="000000"/>
        </w:rPr>
        <w:t>on</w:t>
      </w:r>
      <w:proofErr w:type="spellEnd"/>
      <w:r>
        <w:rPr>
          <w:rFonts w:ascii="Arial" w:eastAsia="Arial" w:hAnsi="Arial" w:cs="Arial"/>
          <w:b/>
          <w:i/>
          <w:color w:val="000000"/>
        </w:rPr>
        <w:t xml:space="preserve"> Job</w:t>
      </w:r>
    </w:p>
    <w:p w14:paraId="34AA5D62" w14:textId="2FF21302" w:rsidR="0034480C" w:rsidRDefault="0034480C" w:rsidP="0034480C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05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11C8B506" w14:textId="44AB5AC9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22B1AA51" w14:textId="7402DB85" w:rsidR="0034480C" w:rsidRDefault="0034480C" w:rsidP="0034480C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Esta atividade será constituída p</w:t>
      </w:r>
      <w:r>
        <w:rPr>
          <w:rFonts w:ascii="Arial" w:eastAsia="Arial" w:hAnsi="Arial" w:cs="Arial"/>
          <w:color w:val="000000"/>
        </w:rPr>
        <w:t>elas</w:t>
      </w:r>
      <w:r w:rsidRPr="00AE45F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seguintes</w:t>
      </w:r>
      <w:r w:rsidRPr="00AE45FC">
        <w:rPr>
          <w:rFonts w:ascii="Arial" w:eastAsia="Arial" w:hAnsi="Arial" w:cs="Arial"/>
          <w:color w:val="000000"/>
        </w:rPr>
        <w:t xml:space="preserve"> fases</w:t>
      </w:r>
      <w:r>
        <w:rPr>
          <w:rFonts w:ascii="Arial" w:eastAsia="Arial" w:hAnsi="Arial" w:cs="Arial"/>
          <w:color w:val="000000"/>
        </w:rPr>
        <w:t>:</w:t>
      </w:r>
    </w:p>
    <w:p w14:paraId="14DF9CA7" w14:textId="267C3C37" w:rsidR="0034480C" w:rsidRP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 w:rsidRPr="00AE45FC">
        <w:rPr>
          <w:rFonts w:ascii="Arial" w:eastAsia="Arial" w:hAnsi="Arial" w:cs="Arial"/>
          <w:color w:val="000000"/>
        </w:rPr>
        <w:t>Realização de testes</w:t>
      </w:r>
    </w:p>
    <w:p w14:paraId="6D4C5A3F" w14:textId="18FD7627" w:rsidR="0034480C" w:rsidRP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>
        <w:rPr>
          <w:rFonts w:ascii="Arial" w:eastAsia="Roboto" w:hAnsi="Arial" w:cs="Arial"/>
          <w:highlight w:val="white"/>
        </w:rPr>
        <w:t>Levantamento das necessidades no que respeita às competências e conhecimentos para utilização da multiplataforma</w:t>
      </w:r>
    </w:p>
    <w:p w14:paraId="4EAA7508" w14:textId="530FBD8A" w:rsidR="0034480C" w:rsidRP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>
        <w:rPr>
          <w:rFonts w:ascii="Arial" w:eastAsia="Roboto" w:hAnsi="Arial" w:cs="Arial"/>
          <w:highlight w:val="white"/>
        </w:rPr>
        <w:t>Gestão da mudança: fomento da adesão a novas formas de comunicação e interação (eliminando constrangimentos e resistências; potenciando oportunidades e desenvolvendo formas que valorizem a adesão, a aquisição e aplicação das compet</w:t>
      </w:r>
      <w:r w:rsidRPr="0034480C">
        <w:rPr>
          <w:rFonts w:ascii="Arial" w:eastAsia="Roboto" w:hAnsi="Arial" w:cs="Arial"/>
          <w:highlight w:val="white"/>
        </w:rPr>
        <w:t>ências)</w:t>
      </w:r>
      <w:r w:rsidRPr="0034480C">
        <w:rPr>
          <w:rFonts w:ascii="Arial" w:eastAsia="Roboto" w:hAnsi="Arial" w:cs="Arial"/>
        </w:rPr>
        <w:t xml:space="preserve"> e </w:t>
      </w:r>
      <w:r w:rsidRPr="0034480C">
        <w:rPr>
          <w:rFonts w:ascii="Arial" w:eastAsia="Arial" w:hAnsi="Arial" w:cs="Arial"/>
          <w:color w:val="000000"/>
          <w:highlight w:val="white"/>
        </w:rPr>
        <w:t>integração de novas metodologias colaborativas</w:t>
      </w:r>
    </w:p>
    <w:p w14:paraId="4658D2B8" w14:textId="272BE5E7" w:rsid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34480C">
        <w:rPr>
          <w:rFonts w:ascii="Arial" w:hAnsi="Arial" w:cs="Arial"/>
        </w:rPr>
        <w:t>Capacita</w:t>
      </w:r>
      <w:r>
        <w:rPr>
          <w:rFonts w:ascii="Arial" w:hAnsi="Arial" w:cs="Arial"/>
        </w:rPr>
        <w:t>ção para a plataforma</w:t>
      </w:r>
    </w:p>
    <w:p w14:paraId="2217FB4F" w14:textId="45A6038F" w:rsidR="0034480C" w:rsidRPr="0034480C" w:rsidRDefault="0034480C" w:rsidP="001E3871">
      <w:pPr>
        <w:pStyle w:val="PargrafodaLista"/>
        <w:numPr>
          <w:ilvl w:val="0"/>
          <w:numId w:val="23"/>
        </w:numPr>
        <w:ind w:left="1134" w:hanging="283"/>
        <w:jc w:val="both"/>
        <w:rPr>
          <w:rFonts w:ascii="Arial" w:hAnsi="Arial" w:cs="Arial"/>
        </w:rPr>
      </w:pPr>
      <w:r w:rsidRPr="00AE45FC">
        <w:rPr>
          <w:rFonts w:ascii="Arial" w:hAnsi="Arial" w:cs="Arial"/>
        </w:rPr>
        <w:t>Implementação da solução</w:t>
      </w:r>
    </w:p>
    <w:p w14:paraId="12A2BD1C" w14:textId="77777777" w:rsidR="0034480C" w:rsidRPr="0034480C" w:rsidRDefault="0034480C" w:rsidP="0034480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083DA488" w14:textId="5D50BC95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implementação da solução, </w:t>
      </w:r>
      <w:r w:rsidRPr="00AE45FC">
        <w:rPr>
          <w:rFonts w:ascii="Arial" w:eastAsia="Arial" w:hAnsi="Arial" w:cs="Arial"/>
        </w:rPr>
        <w:t xml:space="preserve">incluindo </w:t>
      </w:r>
      <w:r>
        <w:rPr>
          <w:rFonts w:ascii="Arial" w:eastAsia="Arial" w:hAnsi="Arial" w:cs="Arial"/>
        </w:rPr>
        <w:t>testes,</w:t>
      </w:r>
      <w:r w:rsidRPr="00AE45FC">
        <w:rPr>
          <w:rFonts w:ascii="Arial" w:eastAsia="Arial" w:hAnsi="Arial" w:cs="Arial"/>
        </w:rPr>
        <w:t xml:space="preserve"> integração e interoperabilidade da solução</w:t>
      </w:r>
      <w:r w:rsidRPr="00AE45FC">
        <w:rPr>
          <w:rFonts w:ascii="Arial" w:eastAsia="Arial" w:hAnsi="Arial" w:cs="Arial"/>
          <w:color w:val="000000"/>
        </w:rPr>
        <w:t xml:space="preserve"> multiplataforma com todos os sistemas intervenientes</w:t>
      </w:r>
      <w:r>
        <w:rPr>
          <w:rFonts w:ascii="Arial" w:eastAsia="Arial" w:hAnsi="Arial" w:cs="Arial"/>
          <w:color w:val="000000"/>
        </w:rPr>
        <w:t xml:space="preserve">, levantamento de necessidades e </w:t>
      </w:r>
      <w:r w:rsidR="008245A7">
        <w:rPr>
          <w:rFonts w:ascii="Arial" w:eastAsia="Arial" w:hAnsi="Arial" w:cs="Arial"/>
          <w:color w:val="000000"/>
        </w:rPr>
        <w:t xml:space="preserve">ações de capacitação, </w:t>
      </w:r>
      <w:r w:rsidR="008245A7" w:rsidRPr="00AE45FC">
        <w:rPr>
          <w:rFonts w:ascii="Arial" w:eastAsia="Arial" w:hAnsi="Arial" w:cs="Arial"/>
          <w:color w:val="000000"/>
        </w:rPr>
        <w:t>com o valor de</w:t>
      </w:r>
      <w:r w:rsidR="008245A7">
        <w:rPr>
          <w:rFonts w:ascii="Arial" w:eastAsia="Arial" w:hAnsi="Arial" w:cs="Arial"/>
          <w:color w:val="000000"/>
        </w:rPr>
        <w:t xml:space="preserve"> 159</w:t>
      </w:r>
      <w:r w:rsidRPr="00AE45FC">
        <w:rPr>
          <w:rFonts w:ascii="Arial" w:eastAsia="Arial" w:hAnsi="Arial" w:cs="Arial"/>
          <w:color w:val="000000"/>
        </w:rPr>
        <w:t>.</w:t>
      </w:r>
      <w:r w:rsidR="008245A7">
        <w:rPr>
          <w:rFonts w:ascii="Arial" w:eastAsia="Arial" w:hAnsi="Arial" w:cs="Arial"/>
          <w:color w:val="000000"/>
        </w:rPr>
        <w:t>9</w:t>
      </w:r>
      <w:r w:rsidRPr="00AE45FC">
        <w:rPr>
          <w:rFonts w:ascii="Arial" w:eastAsia="Arial" w:hAnsi="Arial" w:cs="Arial"/>
          <w:color w:val="000000"/>
        </w:rPr>
        <w:t>00€</w:t>
      </w:r>
      <w:r>
        <w:rPr>
          <w:rFonts w:ascii="Arial" w:eastAsia="Arial" w:hAnsi="Arial" w:cs="Arial"/>
          <w:color w:val="000000"/>
        </w:rPr>
        <w:t>.</w:t>
      </w:r>
    </w:p>
    <w:p w14:paraId="70C6B88C" w14:textId="7AB50DF0" w:rsidR="0034480C" w:rsidRPr="0034480C" w:rsidRDefault="008245A7" w:rsidP="008245A7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/>
          <w:i/>
          <w:color w:val="000000"/>
        </w:rPr>
        <w:lastRenderedPageBreak/>
        <w:t>ATIVIDADE 5 – Comunicação e divulgação da operaçã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5D2FB456" w14:textId="00E5145C" w:rsidR="008245A7" w:rsidRDefault="008245A7" w:rsidP="008245A7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6E16AB06" w14:textId="0A262894" w:rsidR="0002267F" w:rsidRPr="004D4619" w:rsidRDefault="008245A7" w:rsidP="008245A7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22BA1F03" w14:textId="17EC0C59" w:rsidR="008245A7" w:rsidRDefault="008245A7" w:rsidP="001D13BA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 xml:space="preserve">Esta atividade decorrerá durante toda a operação e irá apostar num conjunto de meios e ferramentas de comunicação e de difusão da informação, para manter </w:t>
      </w:r>
      <w:r>
        <w:rPr>
          <w:rFonts w:ascii="Arial" w:eastAsia="Arial" w:hAnsi="Arial" w:cs="Arial"/>
          <w:color w:val="000000"/>
        </w:rPr>
        <w:t xml:space="preserve">os </w:t>
      </w:r>
      <w:proofErr w:type="spellStart"/>
      <w:r>
        <w:rPr>
          <w:rFonts w:ascii="Arial" w:eastAsia="Arial" w:hAnsi="Arial" w:cs="Arial"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 xml:space="preserve"> do ISEG </w:t>
      </w:r>
      <w:r w:rsidRPr="00AE45FC">
        <w:rPr>
          <w:rFonts w:ascii="Arial" w:eastAsia="Arial" w:hAnsi="Arial" w:cs="Arial"/>
          <w:color w:val="000000"/>
        </w:rPr>
        <w:t xml:space="preserve">a par </w:t>
      </w:r>
      <w:r>
        <w:rPr>
          <w:rFonts w:ascii="Arial" w:eastAsia="Arial" w:hAnsi="Arial" w:cs="Arial"/>
          <w:color w:val="000000"/>
        </w:rPr>
        <w:t xml:space="preserve">da evolução do projeto </w:t>
      </w:r>
      <w:r w:rsidRPr="00AE45FC">
        <w:rPr>
          <w:rFonts w:ascii="Arial" w:eastAsia="Arial" w:hAnsi="Arial" w:cs="Arial"/>
          <w:color w:val="000000"/>
        </w:rPr>
        <w:t>e dar a conhecer os resultados atingidos</w:t>
      </w:r>
      <w:r>
        <w:rPr>
          <w:rFonts w:ascii="Arial" w:eastAsia="Arial" w:hAnsi="Arial" w:cs="Arial"/>
          <w:color w:val="000000"/>
        </w:rPr>
        <w:t>.</w:t>
      </w:r>
    </w:p>
    <w:p w14:paraId="6534080B" w14:textId="05BAFAEF" w:rsidR="00F24866" w:rsidRPr="00AE45FC" w:rsidRDefault="008245A7" w:rsidP="001D13BA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42B0B4B7" w14:textId="044B2E5E" w:rsidR="00B771F7" w:rsidRDefault="00F24866" w:rsidP="004D7672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Tendo por base o Plano de Comunicação apresentado está previsto o investimento de </w:t>
      </w:r>
      <w:r w:rsidR="00345E81" w:rsidRPr="00AE45FC">
        <w:rPr>
          <w:rFonts w:ascii="Arial" w:eastAsia="Arial" w:hAnsi="Arial" w:cs="Arial"/>
          <w:color w:val="000000"/>
        </w:rPr>
        <w:t>18</w:t>
      </w:r>
      <w:r w:rsidRPr="00AE45FC">
        <w:rPr>
          <w:rFonts w:ascii="Arial" w:eastAsia="Arial" w:hAnsi="Arial" w:cs="Arial"/>
          <w:color w:val="000000"/>
        </w:rPr>
        <w:t>.</w:t>
      </w:r>
      <w:r w:rsidR="00345E81" w:rsidRPr="00AE45FC">
        <w:rPr>
          <w:rFonts w:ascii="Arial" w:eastAsia="Arial" w:hAnsi="Arial" w:cs="Arial"/>
          <w:color w:val="000000"/>
        </w:rPr>
        <w:t>45</w:t>
      </w:r>
      <w:r w:rsidRPr="00AE45FC">
        <w:rPr>
          <w:rFonts w:ascii="Arial" w:eastAsia="Arial" w:hAnsi="Arial" w:cs="Arial"/>
          <w:color w:val="000000"/>
        </w:rPr>
        <w:t>0€ na Divulgação e Comunicação do Projeto.</w:t>
      </w:r>
    </w:p>
    <w:p w14:paraId="073BBDC0" w14:textId="77777777" w:rsidR="0002267F" w:rsidRPr="00B771F7" w:rsidRDefault="0002267F" w:rsidP="001D13BA">
      <w:pPr>
        <w:ind w:left="567"/>
      </w:pPr>
    </w:p>
    <w:p w14:paraId="085A899A" w14:textId="77777777" w:rsidR="008508B3" w:rsidRPr="007766BE" w:rsidRDefault="00340FB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93" w:name="_Toc42356452"/>
      <w:r>
        <w:rPr>
          <w:rFonts w:ascii="Trebuchet MS" w:hAnsi="Trebuchet MS"/>
          <w:color w:val="1F497D" w:themeColor="text2"/>
          <w:sz w:val="24"/>
          <w:szCs w:val="24"/>
        </w:rPr>
        <w:t>Caracterização da atividade da(s) entidade(s) parceira(s)</w:t>
      </w:r>
      <w:bookmarkEnd w:id="293"/>
    </w:p>
    <w:p w14:paraId="0130BF27" w14:textId="14BA6EB2" w:rsidR="004C365F" w:rsidRPr="003E2BBD" w:rsidRDefault="003E2BBD" w:rsidP="004C365F">
      <w:pPr>
        <w:spacing w:after="120" w:line="281" w:lineRule="auto"/>
        <w:jc w:val="both"/>
        <w:rPr>
          <w:rFonts w:ascii="Arial" w:hAnsi="Arial" w:cs="Arial"/>
        </w:rPr>
      </w:pPr>
      <w:r w:rsidRPr="003E2BBD">
        <w:rPr>
          <w:rFonts w:ascii="Arial" w:hAnsi="Arial" w:cs="Arial"/>
        </w:rPr>
        <w:t>Não Aplicável</w:t>
      </w:r>
    </w:p>
    <w:p w14:paraId="4621E37B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236B689F" w14:textId="79E5AEF4" w:rsidR="00261CD8" w:rsidRPr="004D4619" w:rsidRDefault="00532686" w:rsidP="004D4619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94" w:name="_Toc42356453"/>
      <w:r>
        <w:rPr>
          <w:rFonts w:ascii="Trebuchet MS" w:hAnsi="Trebuchet MS"/>
          <w:color w:val="1F497D" w:themeColor="text2"/>
          <w:sz w:val="24"/>
          <w:szCs w:val="24"/>
        </w:rPr>
        <w:t>Articulação entre atividades</w:t>
      </w:r>
      <w:bookmarkEnd w:id="294"/>
    </w:p>
    <w:p w14:paraId="531C0923" w14:textId="77777777" w:rsidR="00BC6D8D" w:rsidRDefault="00BC6D8D" w:rsidP="004D4619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759770E2" w14:textId="38DC0D2B" w:rsidR="00BC6D8D" w:rsidRPr="00797AB5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="008245A7"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</w:p>
    <w:p w14:paraId="4DD280E4" w14:textId="2BDBA0B1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="008245A7" w:rsidRPr="008245A7">
        <w:rPr>
          <w:rFonts w:ascii="Arial" w:eastAsia="Arial" w:hAnsi="Arial" w:cs="Arial"/>
          <w:bCs/>
          <w:iCs/>
          <w:color w:val="000000"/>
        </w:rPr>
        <w:t>Desenho da arquitetura funcional e técnica da plataforma</w:t>
      </w:r>
    </w:p>
    <w:p w14:paraId="1FA78F29" w14:textId="28D2EF83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 w:rsidR="008245A7">
        <w:rPr>
          <w:rFonts w:ascii="Arial" w:hAnsi="Arial" w:cs="Arial"/>
        </w:rPr>
        <w:t>da plataforma</w:t>
      </w:r>
    </w:p>
    <w:p w14:paraId="7A2BD3AF" w14:textId="23FC130D" w:rsidR="00BC6D8D" w:rsidRDefault="008245A7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8245A7">
        <w:rPr>
          <w:rFonts w:ascii="Arial" w:eastAsia="Arial" w:hAnsi="Arial" w:cs="Arial"/>
          <w:bCs/>
          <w:iCs/>
          <w:color w:val="000000"/>
        </w:rPr>
        <w:t xml:space="preserve">Implementação, Formação e Capacitação </w:t>
      </w:r>
      <w:proofErr w:type="spellStart"/>
      <w:r w:rsidRPr="008245A7">
        <w:rPr>
          <w:rFonts w:ascii="Arial" w:eastAsia="Arial" w:hAnsi="Arial" w:cs="Arial"/>
          <w:bCs/>
          <w:iCs/>
          <w:color w:val="000000"/>
        </w:rPr>
        <w:t>on</w:t>
      </w:r>
      <w:proofErr w:type="spellEnd"/>
      <w:r w:rsidRPr="008245A7">
        <w:rPr>
          <w:rFonts w:ascii="Arial" w:eastAsia="Arial" w:hAnsi="Arial" w:cs="Arial"/>
          <w:bCs/>
          <w:iCs/>
          <w:color w:val="000000"/>
        </w:rPr>
        <w:t xml:space="preserve"> Job</w:t>
      </w:r>
    </w:p>
    <w:p w14:paraId="7E64DED3" w14:textId="3A63D306" w:rsidR="00BC6D8D" w:rsidRDefault="008245A7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>4</w:t>
      </w:r>
      <w:r w:rsidR="00BC6D8D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>a</w:t>
      </w:r>
      <w:r w:rsidR="00BC6D8D">
        <w:rPr>
          <w:rFonts w:ascii="Arial" w:eastAsia="Times New Roman" w:hAnsi="Arial" w:cs="Arial"/>
          <w:color w:val="000000"/>
        </w:rPr>
        <w:t>)</w:t>
      </w:r>
      <w:r w:rsidR="00060B12">
        <w:rPr>
          <w:rFonts w:ascii="Arial" w:eastAsia="Times New Roman" w:hAnsi="Arial" w:cs="Arial"/>
          <w:color w:val="000000"/>
        </w:rPr>
        <w:t xml:space="preserve"> </w:t>
      </w:r>
      <w:r w:rsidR="00060B12">
        <w:rPr>
          <w:rFonts w:ascii="Arial" w:hAnsi="Arial" w:cs="Arial"/>
        </w:rPr>
        <w:t>Testes</w:t>
      </w:r>
    </w:p>
    <w:p w14:paraId="22A37170" w14:textId="3B67B341" w:rsidR="008245A7" w:rsidRDefault="008245A7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4.b) Capacitação</w:t>
      </w:r>
    </w:p>
    <w:p w14:paraId="58DC8BD0" w14:textId="0B4D10F7" w:rsidR="00060B12" w:rsidRDefault="008245A7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</w:t>
      </w:r>
      <w:r w:rsidR="00060B12">
        <w:rPr>
          <w:rFonts w:ascii="Arial" w:hAnsi="Arial" w:cs="Arial"/>
        </w:rPr>
        <w:t>.c) Implementação</w:t>
      </w:r>
    </w:p>
    <w:p w14:paraId="715112E8" w14:textId="56DAABEC" w:rsidR="00BC6D8D" w:rsidRDefault="00060B12" w:rsidP="00BC6D8D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</w:t>
      </w:r>
      <w:r w:rsidR="00BC6D8D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Comunicação</w:t>
      </w:r>
      <w:r w:rsidR="00BC6D8D"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4E4F3C0D" w14:textId="72AC426A" w:rsidR="00BC6D8D" w:rsidRDefault="00BC6D8D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="008245A7">
        <w:rPr>
          <w:rFonts w:ascii="Arial" w:hAnsi="Arial" w:cs="Arial"/>
          <w:u w:val="single"/>
        </w:rPr>
        <w:t>Diagnóstico, definição de estratégia e plano operacional</w:t>
      </w:r>
    </w:p>
    <w:p w14:paraId="50BF9C9B" w14:textId="75CDD8A8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07051B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01/1</w:t>
      </w:r>
      <w:r w:rsidR="00060B12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</w:t>
      </w:r>
      <w:commentRangeStart w:id="295"/>
      <w:commentRangeStart w:id="296"/>
      <w:r w:rsidRPr="00A57226">
        <w:rPr>
          <w:rFonts w:ascii="Arial" w:hAnsi="Arial" w:cs="Arial"/>
        </w:rPr>
        <w:t>20</w:t>
      </w:r>
      <w:r w:rsidR="00060B12" w:rsidRPr="00A57226">
        <w:rPr>
          <w:rFonts w:ascii="Arial" w:hAnsi="Arial" w:cs="Arial"/>
        </w:rPr>
        <w:t>20</w:t>
      </w:r>
      <w:commentRangeEnd w:id="295"/>
      <w:r w:rsidR="00245574">
        <w:rPr>
          <w:rStyle w:val="Refdecomentrio"/>
        </w:rPr>
        <w:commentReference w:id="295"/>
      </w:r>
      <w:commentRangeEnd w:id="296"/>
      <w:r w:rsidR="005E3815">
        <w:rPr>
          <w:rStyle w:val="Refdecomentrio"/>
        </w:rPr>
        <w:commentReference w:id="296"/>
      </w:r>
    </w:p>
    <w:p w14:paraId="61E7D700" w14:textId="5291B90B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07051B" w:rsidRPr="00A57226">
        <w:rPr>
          <w:rFonts w:ascii="Arial" w:hAnsi="Arial" w:cs="Arial"/>
        </w:rPr>
        <w:t>Final</w:t>
      </w:r>
      <w:r w:rsidRPr="00A57226">
        <w:rPr>
          <w:rFonts w:ascii="Arial" w:hAnsi="Arial" w:cs="Arial"/>
        </w:rPr>
        <w:t>: 31/03/202</w:t>
      </w:r>
      <w:r w:rsidR="00060B12" w:rsidRPr="00A57226">
        <w:rPr>
          <w:rFonts w:ascii="Arial" w:hAnsi="Arial" w:cs="Arial"/>
        </w:rPr>
        <w:t>1</w:t>
      </w:r>
    </w:p>
    <w:p w14:paraId="162FFC09" w14:textId="7482A1C5" w:rsidR="00BC6D8D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Esta atividade marca o arranque</w:t>
      </w:r>
      <w:r>
        <w:rPr>
          <w:rFonts w:ascii="Arial" w:hAnsi="Arial" w:cs="Arial"/>
        </w:rPr>
        <w:t xml:space="preserve"> do projeto com a contratação de uma empresa externa especializada para proceder </w:t>
      </w:r>
      <w:r w:rsidR="008245A7">
        <w:rPr>
          <w:rFonts w:ascii="Arial" w:hAnsi="Arial" w:cs="Arial"/>
        </w:rPr>
        <w:t xml:space="preserve">ao diagnóstico situacional e </w:t>
      </w:r>
      <w:r>
        <w:rPr>
          <w:rFonts w:ascii="Arial" w:hAnsi="Arial" w:cs="Arial"/>
        </w:rPr>
        <w:t xml:space="preserve">ao estudo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>
        <w:rPr>
          <w:rFonts w:ascii="Arial" w:hAnsi="Arial" w:cs="Arial"/>
        </w:rPr>
        <w:t xml:space="preserve"> e quais as suas necessidades. É com esta atividade que serão percecionados princípios e modos de atuação, conteúdos, determinações legais e demais aspetos que possuam constituir matéria de relevo </w:t>
      </w:r>
      <w:r w:rsidR="0007051B">
        <w:rPr>
          <w:rFonts w:ascii="Arial" w:hAnsi="Arial" w:cs="Arial"/>
        </w:rPr>
        <w:t xml:space="preserve">para </w:t>
      </w:r>
      <w:r w:rsidR="00936C25">
        <w:rPr>
          <w:rFonts w:ascii="Arial" w:hAnsi="Arial" w:cs="Arial"/>
        </w:rPr>
        <w:t>o plano operacional da</w:t>
      </w:r>
      <w:r w:rsidR="0007051B">
        <w:rPr>
          <w:rFonts w:ascii="Arial" w:hAnsi="Arial" w:cs="Arial"/>
        </w:rPr>
        <w:t xml:space="preserve"> multiplataforma</w:t>
      </w:r>
      <w:r>
        <w:rPr>
          <w:rFonts w:ascii="Arial" w:hAnsi="Arial" w:cs="Arial"/>
        </w:rPr>
        <w:t xml:space="preserve"> e que, como tal, terão de ser acautelados ainda nesta fase.</w:t>
      </w:r>
    </w:p>
    <w:p w14:paraId="49E4A15D" w14:textId="4C8C7448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 atividade </w:t>
      </w:r>
      <w:r w:rsidR="000705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="0007051B">
        <w:rPr>
          <w:rFonts w:ascii="Arial" w:hAnsi="Arial" w:cs="Arial"/>
        </w:rPr>
        <w:t>Comunica</w:t>
      </w:r>
      <w:r>
        <w:rPr>
          <w:rFonts w:ascii="Arial" w:hAnsi="Arial" w:cs="Arial"/>
        </w:rPr>
        <w:t>ção e divulgação da operação arrancar</w:t>
      </w:r>
      <w:r w:rsidR="008245A7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em simultâneo e decorrer</w:t>
      </w:r>
      <w:r w:rsidR="008245A7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ao longo de toda a operação paralelamente com todas as atividades, dada a sua natureza agregadora, de sensibilização e de divulgação dos seus objetivos e resultados.</w:t>
      </w:r>
    </w:p>
    <w:p w14:paraId="630F3A2F" w14:textId="77F9B0D1" w:rsidR="00BC6D8D" w:rsidRDefault="0007051B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>2</w:t>
      </w:r>
      <w:r w:rsidR="00BC6D8D">
        <w:rPr>
          <w:rFonts w:ascii="Arial" w:eastAsia="Times New Roman" w:hAnsi="Arial" w:cs="Arial"/>
          <w:color w:val="000000"/>
        </w:rPr>
        <w:t xml:space="preserve">. </w:t>
      </w:r>
      <w:r w:rsidR="00BC6D8D">
        <w:rPr>
          <w:rFonts w:ascii="Arial" w:hAnsi="Arial" w:cs="Arial"/>
          <w:u w:val="single"/>
        </w:rPr>
        <w:t>D</w:t>
      </w:r>
      <w:r>
        <w:rPr>
          <w:rFonts w:ascii="Arial" w:hAnsi="Arial" w:cs="Arial"/>
          <w:u w:val="single"/>
        </w:rPr>
        <w:t xml:space="preserve">esenho da </w:t>
      </w:r>
      <w:r w:rsidR="008245A7">
        <w:rPr>
          <w:rFonts w:ascii="Arial" w:hAnsi="Arial" w:cs="Arial"/>
          <w:u w:val="single"/>
        </w:rPr>
        <w:t>arquitetura funcional e técnica da plataforma</w:t>
      </w:r>
    </w:p>
    <w:p w14:paraId="5A380F43" w14:textId="5B5700F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CC20D9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01/0</w:t>
      </w:r>
      <w:r w:rsidR="0007051B" w:rsidRPr="00A57226">
        <w:rPr>
          <w:rFonts w:ascii="Arial" w:hAnsi="Arial" w:cs="Arial"/>
        </w:rPr>
        <w:t>3</w:t>
      </w:r>
      <w:r w:rsidRPr="00A57226">
        <w:rPr>
          <w:rFonts w:ascii="Arial" w:hAnsi="Arial" w:cs="Arial"/>
        </w:rPr>
        <w:t>/202</w:t>
      </w:r>
      <w:r w:rsidR="0007051B" w:rsidRPr="00A57226">
        <w:rPr>
          <w:rFonts w:ascii="Arial" w:hAnsi="Arial" w:cs="Arial"/>
        </w:rPr>
        <w:t>1</w:t>
      </w:r>
    </w:p>
    <w:p w14:paraId="33AE76A6" w14:textId="26FF9129" w:rsidR="00BC6D8D" w:rsidRPr="00797AB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30/</w:t>
      </w:r>
      <w:r w:rsidR="0007051B" w:rsidRPr="00A57226">
        <w:rPr>
          <w:rFonts w:ascii="Arial" w:hAnsi="Arial" w:cs="Arial"/>
        </w:rPr>
        <w:t>11</w:t>
      </w:r>
      <w:r w:rsidRPr="00A57226">
        <w:rPr>
          <w:rFonts w:ascii="Arial" w:hAnsi="Arial" w:cs="Arial"/>
        </w:rPr>
        <w:t>/202</w:t>
      </w:r>
      <w:r w:rsidR="0007051B" w:rsidRPr="00A57226">
        <w:rPr>
          <w:rFonts w:ascii="Arial" w:hAnsi="Arial" w:cs="Arial"/>
        </w:rPr>
        <w:t>1</w:t>
      </w:r>
    </w:p>
    <w:p w14:paraId="470A9B11" w14:textId="2A2A75BD" w:rsidR="00BC6D8D" w:rsidRDefault="00BC6D8D" w:rsidP="00BC6D8D">
      <w:pPr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corresponde ao desenvolvimento do desenho da solução, em que o resultado esperado é o da conceção e a obtenção dos requisitos necessários</w:t>
      </w:r>
      <w:r w:rsidRPr="00F77FC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para a sua implementação, nomeadamente o</w:t>
      </w:r>
      <w:r w:rsidRPr="00A67C04">
        <w:rPr>
          <w:rFonts w:ascii="Arial" w:eastAsia="Times New Roman" w:hAnsi="Arial" w:cs="Arial"/>
          <w:color w:val="000000"/>
        </w:rPr>
        <w:t xml:space="preserve"> estabelecimento dos requisitos técnicos/funcionais, de segurança e legais para garantir a interoperabilidade entre os vários sistemas</w:t>
      </w:r>
      <w:r w:rsidR="00BF2BEC">
        <w:rPr>
          <w:rFonts w:ascii="Arial" w:eastAsia="Times New Roman" w:hAnsi="Arial" w:cs="Arial"/>
          <w:color w:val="000000"/>
        </w:rPr>
        <w:t xml:space="preserve"> </w:t>
      </w:r>
      <w:r w:rsidR="00BF2BEC" w:rsidRPr="00BF2BEC">
        <w:rPr>
          <w:rFonts w:ascii="Arial" w:eastAsia="Times New Roman" w:hAnsi="Arial" w:cs="Arial"/>
          <w:color w:val="000000"/>
        </w:rPr>
        <w:t xml:space="preserve">e </w:t>
      </w:r>
      <w:r w:rsidR="00BF2BEC" w:rsidRPr="00BF2BEC">
        <w:rPr>
          <w:rFonts w:ascii="Arial" w:eastAsia="Arial" w:hAnsi="Arial" w:cs="Arial"/>
          <w:color w:val="000000"/>
        </w:rPr>
        <w:t>integração da solução com sistemas no âmbito desta e de outras candidaturas</w:t>
      </w:r>
      <w:r w:rsidRPr="00A67C04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Esta atividade está estreitamente interligada com a atividade 1</w:t>
      </w:r>
      <w:r w:rsidR="0007051B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</w:t>
      </w:r>
      <w:r w:rsidR="008245A7">
        <w:rPr>
          <w:rFonts w:ascii="Arial" w:eastAsia="Times New Roman" w:hAnsi="Arial" w:cs="Arial"/>
          <w:color w:val="000000"/>
        </w:rPr>
        <w:t>Diagnóstico, definição de estratégia e plano operacional</w:t>
      </w:r>
      <w:r>
        <w:rPr>
          <w:rFonts w:ascii="Arial" w:eastAsia="Times New Roman" w:hAnsi="Arial" w:cs="Arial"/>
          <w:color w:val="000000"/>
        </w:rPr>
        <w:t xml:space="preserve">, estando o seu arranque previsto para 1 mês antes da conclusão da mesma, dado que se considera como de extrema importante que a entidade que venha a ser contratada para a execução do desenho da solução e definição de requisitos acompanhe no terreno a fase de conclusões da anterior atividade, tomando conhecimento </w:t>
      </w:r>
      <w:r w:rsidRPr="00F70592">
        <w:rPr>
          <w:rFonts w:ascii="Arial" w:eastAsia="Times New Roman" w:hAnsi="Arial" w:cs="Arial"/>
          <w:i/>
          <w:color w:val="000000"/>
        </w:rPr>
        <w:t>in loco</w:t>
      </w:r>
      <w:r w:rsidRPr="00F70592">
        <w:rPr>
          <w:rFonts w:ascii="Arial" w:eastAsia="Times New Roman" w:hAnsi="Arial" w:cs="Arial"/>
          <w:color w:val="000000"/>
        </w:rPr>
        <w:t xml:space="preserve"> da</w:t>
      </w:r>
      <w:r>
        <w:rPr>
          <w:rFonts w:ascii="Arial" w:eastAsia="Times New Roman" w:hAnsi="Arial" w:cs="Arial"/>
          <w:color w:val="000000"/>
        </w:rPr>
        <w:t xml:space="preserve">quilo que são as perceções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>
        <w:rPr>
          <w:rFonts w:ascii="Arial" w:eastAsia="Times New Roman" w:hAnsi="Arial" w:cs="Arial"/>
          <w:color w:val="000000"/>
        </w:rPr>
        <w:t xml:space="preserve"> e não apenas com base nos relatórios e peças desenvolvidos durante essa fase.</w:t>
      </w:r>
    </w:p>
    <w:p w14:paraId="7CEBB011" w14:textId="5D5FED44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Desenvolvimento </w:t>
      </w:r>
      <w:r w:rsidR="008245A7">
        <w:rPr>
          <w:rFonts w:ascii="Arial" w:hAnsi="Arial" w:cs="Arial"/>
        </w:rPr>
        <w:t>da plataforma</w:t>
      </w:r>
      <w:r>
        <w:rPr>
          <w:rFonts w:ascii="Arial" w:hAnsi="Arial" w:cs="Arial"/>
        </w:rPr>
        <w:t xml:space="preserve">, arrancará apenas quando esta atividade estiver concluída, existindo, portanto, uma profunda interligação </w:t>
      </w:r>
      <w:r w:rsidR="00A57226">
        <w:rPr>
          <w:rFonts w:ascii="Arial" w:hAnsi="Arial" w:cs="Arial"/>
        </w:rPr>
        <w:t xml:space="preserve">e dependência </w:t>
      </w:r>
      <w:r>
        <w:rPr>
          <w:rFonts w:ascii="Arial" w:hAnsi="Arial" w:cs="Arial"/>
        </w:rPr>
        <w:t>entre ambas.</w:t>
      </w:r>
    </w:p>
    <w:p w14:paraId="78CE74A8" w14:textId="707CA428" w:rsidR="00BC6D8D" w:rsidRDefault="00CC20D9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3</w:t>
      </w:r>
      <w:r w:rsidR="00BC6D8D">
        <w:rPr>
          <w:rFonts w:ascii="Arial" w:hAnsi="Arial" w:cs="Arial"/>
        </w:rPr>
        <w:t xml:space="preserve">. </w:t>
      </w:r>
      <w:r w:rsidR="00BC6D8D" w:rsidRPr="004A4240">
        <w:rPr>
          <w:rFonts w:ascii="Arial" w:hAnsi="Arial" w:cs="Arial"/>
          <w:u w:val="single"/>
        </w:rPr>
        <w:t xml:space="preserve">Desenvolvimento da </w:t>
      </w:r>
      <w:r w:rsidR="008245A7">
        <w:rPr>
          <w:rFonts w:ascii="Arial" w:hAnsi="Arial" w:cs="Arial"/>
          <w:u w:val="single"/>
        </w:rPr>
        <w:t>plataforma</w:t>
      </w:r>
    </w:p>
    <w:p w14:paraId="235E543C" w14:textId="50F1EED9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</w:t>
      </w:r>
      <w:r w:rsidR="00CC20D9" w:rsidRPr="00A57226">
        <w:rPr>
          <w:rFonts w:ascii="Arial" w:hAnsi="Arial" w:cs="Arial"/>
        </w:rPr>
        <w:t>12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1</w:t>
      </w:r>
    </w:p>
    <w:p w14:paraId="74D2375E" w14:textId="14DAB481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8245A7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</w:t>
      </w:r>
      <w:r w:rsidR="00CC20D9" w:rsidRPr="00A57226">
        <w:rPr>
          <w:rFonts w:ascii="Arial" w:hAnsi="Arial" w:cs="Arial"/>
        </w:rPr>
        <w:t>0</w:t>
      </w:r>
      <w:r w:rsidR="008245A7">
        <w:rPr>
          <w:rFonts w:ascii="Arial" w:hAnsi="Arial" w:cs="Arial"/>
        </w:rPr>
        <w:t>4</w:t>
      </w:r>
      <w:r w:rsidRPr="00A57226">
        <w:rPr>
          <w:rFonts w:ascii="Arial" w:hAnsi="Arial" w:cs="Arial"/>
        </w:rPr>
        <w:t>/202</w:t>
      </w:r>
      <w:r w:rsidR="008245A7">
        <w:rPr>
          <w:rFonts w:ascii="Arial" w:hAnsi="Arial" w:cs="Arial"/>
        </w:rPr>
        <w:t>1</w:t>
      </w:r>
    </w:p>
    <w:p w14:paraId="6B807E91" w14:textId="59058CB3" w:rsidR="00BC6D8D" w:rsidRDefault="00BC6D8D" w:rsidP="00BF2BEC">
      <w:pPr>
        <w:ind w:right="-1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eastAsia="Times New Roman" w:hAnsi="Arial" w:cs="Arial"/>
          <w:color w:val="000000"/>
        </w:rPr>
        <w:t xml:space="preserve">Esta atividade encontra-se </w:t>
      </w:r>
      <w:r w:rsidR="008245A7">
        <w:rPr>
          <w:rFonts w:ascii="Arial" w:eastAsia="Times New Roman" w:hAnsi="Arial" w:cs="Arial"/>
          <w:color w:val="000000"/>
        </w:rPr>
        <w:t>marca o desenvolvimento da solução e encontra-se</w:t>
      </w:r>
      <w:r>
        <w:rPr>
          <w:rFonts w:ascii="Arial" w:eastAsia="Times New Roman" w:hAnsi="Arial" w:cs="Arial"/>
          <w:color w:val="000000"/>
        </w:rPr>
        <w:t xml:space="preserve"> está intrinsecamente interligada com a atividade </w:t>
      </w:r>
      <w:r w:rsidR="00CC20D9">
        <w:rPr>
          <w:rFonts w:ascii="Arial" w:eastAsia="Times New Roman" w:hAnsi="Arial" w:cs="Arial"/>
          <w:color w:val="000000"/>
        </w:rPr>
        <w:t>2.</w:t>
      </w:r>
      <w:r w:rsidRPr="00936C25">
        <w:rPr>
          <w:rFonts w:ascii="Arial" w:eastAsia="Times New Roman" w:hAnsi="Arial" w:cs="Arial"/>
          <w:color w:val="000000"/>
        </w:rPr>
        <w:t xml:space="preserve"> </w:t>
      </w:r>
      <w:r w:rsidR="00936C25" w:rsidRPr="00936C25">
        <w:rPr>
          <w:rFonts w:ascii="Arial" w:hAnsi="Arial" w:cs="Arial"/>
        </w:rPr>
        <w:t>Desenho da arquitetura funcional e técnica da plataforma</w:t>
      </w:r>
      <w:r>
        <w:rPr>
          <w:rFonts w:ascii="Arial" w:eastAsia="Times New Roman" w:hAnsi="Arial" w:cs="Arial"/>
          <w:color w:val="000000"/>
        </w:rPr>
        <w:t>, pois depende da conclusão desta para o seu arranque.</w:t>
      </w:r>
    </w:p>
    <w:p w14:paraId="3B8479FC" w14:textId="41B64D8E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>
        <w:rPr>
          <w:rFonts w:ascii="Arial" w:eastAsia="Times New Roman" w:hAnsi="Arial" w:cs="Arial"/>
          <w:color w:val="000000"/>
        </w:rPr>
        <w:t>4.</w:t>
      </w:r>
      <w:r w:rsidR="00BC6D8D" w:rsidRPr="00C852D5">
        <w:rPr>
          <w:rFonts w:ascii="Arial" w:eastAsia="Times New Roman" w:hAnsi="Arial" w:cs="Arial"/>
          <w:color w:val="000000"/>
        </w:rPr>
        <w:t xml:space="preserve"> </w:t>
      </w:r>
      <w:r w:rsidR="00936C25">
        <w:rPr>
          <w:rFonts w:ascii="Arial" w:eastAsia="Times New Roman" w:hAnsi="Arial" w:cs="Arial"/>
          <w:color w:val="000000"/>
          <w:u w:val="single"/>
        </w:rPr>
        <w:t xml:space="preserve">Implementação, Formação e Capacitação </w:t>
      </w:r>
      <w:proofErr w:type="spellStart"/>
      <w:r w:rsidR="00936C25">
        <w:rPr>
          <w:rFonts w:ascii="Arial" w:eastAsia="Times New Roman" w:hAnsi="Arial" w:cs="Arial"/>
          <w:color w:val="000000"/>
          <w:u w:val="single"/>
        </w:rPr>
        <w:t>on</w:t>
      </w:r>
      <w:proofErr w:type="spellEnd"/>
      <w:r w:rsidR="00936C25">
        <w:rPr>
          <w:rFonts w:ascii="Arial" w:eastAsia="Times New Roman" w:hAnsi="Arial" w:cs="Arial"/>
          <w:color w:val="000000"/>
          <w:u w:val="single"/>
        </w:rPr>
        <w:t xml:space="preserve"> Job</w:t>
      </w:r>
    </w:p>
    <w:p w14:paraId="64489562" w14:textId="62D2B731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</w:t>
      </w:r>
      <w:r w:rsidR="00936C25">
        <w:rPr>
          <w:rFonts w:ascii="Arial" w:hAnsi="Arial" w:cs="Arial"/>
        </w:rPr>
        <w:t>05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</w:t>
      </w:r>
      <w:r w:rsidR="00936C25">
        <w:rPr>
          <w:rFonts w:ascii="Arial" w:hAnsi="Arial" w:cs="Arial"/>
        </w:rPr>
        <w:t>2</w:t>
      </w:r>
    </w:p>
    <w:p w14:paraId="4F97AC77" w14:textId="417B0AB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08C01F3C" w14:textId="4B2460AC" w:rsidR="00BC6D8D" w:rsidRDefault="00BC6D8D" w:rsidP="00BC6D8D">
      <w:pPr>
        <w:ind w:right="-302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Esta atividade </w:t>
      </w:r>
      <w:r w:rsidR="00936C25">
        <w:rPr>
          <w:rFonts w:ascii="Arial" w:hAnsi="Arial" w:cs="Arial"/>
        </w:rPr>
        <w:t xml:space="preserve">depende da conclusão da atividade 3. Desenvolvimento da plataforma e o seu </w:t>
      </w:r>
      <w:r w:rsidRPr="00A57226">
        <w:rPr>
          <w:rFonts w:ascii="Arial" w:hAnsi="Arial" w:cs="Arial"/>
        </w:rPr>
        <w:t>arran</w:t>
      </w:r>
      <w:r w:rsidR="00936C25">
        <w:rPr>
          <w:rFonts w:ascii="Arial" w:hAnsi="Arial" w:cs="Arial"/>
        </w:rPr>
        <w:t>que</w:t>
      </w:r>
      <w:r w:rsidRPr="00A57226">
        <w:rPr>
          <w:rFonts w:ascii="Arial" w:hAnsi="Arial" w:cs="Arial"/>
        </w:rPr>
        <w:t xml:space="preserve"> </w:t>
      </w:r>
      <w:r w:rsidR="00936C25">
        <w:rPr>
          <w:rFonts w:ascii="Arial" w:hAnsi="Arial" w:cs="Arial"/>
        </w:rPr>
        <w:t>marca a fase final da</w:t>
      </w:r>
      <w:r w:rsidRPr="00A57226">
        <w:rPr>
          <w:rFonts w:ascii="Arial" w:hAnsi="Arial" w:cs="Arial"/>
        </w:rPr>
        <w:t xml:space="preserve"> operação</w:t>
      </w:r>
      <w:r w:rsidR="00936C25">
        <w:rPr>
          <w:rFonts w:ascii="Arial" w:hAnsi="Arial" w:cs="Arial"/>
        </w:rPr>
        <w:t>,</w:t>
      </w:r>
      <w:r w:rsidRPr="00A57226">
        <w:rPr>
          <w:rFonts w:ascii="Arial" w:hAnsi="Arial" w:cs="Arial"/>
        </w:rPr>
        <w:t xml:space="preserve"> decorre</w:t>
      </w:r>
      <w:r w:rsidR="00936C25">
        <w:rPr>
          <w:rFonts w:ascii="Arial" w:hAnsi="Arial" w:cs="Arial"/>
        </w:rPr>
        <w:t>ndo</w:t>
      </w:r>
      <w:r w:rsidRPr="00A57226">
        <w:rPr>
          <w:rFonts w:ascii="Arial" w:hAnsi="Arial" w:cs="Arial"/>
        </w:rPr>
        <w:t xml:space="preserve"> permanentemente até ao seu final.</w:t>
      </w:r>
    </w:p>
    <w:p w14:paraId="4D7AF7A5" w14:textId="26B43F2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 w:rsidRPr="00A57226">
        <w:rPr>
          <w:rFonts w:ascii="Arial" w:eastAsia="Times New Roman" w:hAnsi="Arial" w:cs="Arial"/>
          <w:color w:val="000000"/>
        </w:rPr>
        <w:t>5</w:t>
      </w:r>
      <w:r w:rsidR="00BC6D8D" w:rsidRPr="00A57226">
        <w:rPr>
          <w:rFonts w:ascii="Arial" w:eastAsia="Times New Roman" w:hAnsi="Arial" w:cs="Arial"/>
          <w:color w:val="000000"/>
        </w:rPr>
        <w:t xml:space="preserve">. </w:t>
      </w:r>
      <w:r w:rsidRPr="00A57226">
        <w:rPr>
          <w:rFonts w:ascii="Arial" w:eastAsia="Times New Roman" w:hAnsi="Arial" w:cs="Arial"/>
          <w:color w:val="000000"/>
          <w:u w:val="single"/>
        </w:rPr>
        <w:t>Comunica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ção e divulgação da operação</w:t>
      </w:r>
    </w:p>
    <w:p w14:paraId="017B4D49" w14:textId="1497EA4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7250A2E9" w14:textId="1B3DD5FA" w:rsidR="00BC6D8D" w:rsidRPr="00C852D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1A86CA18" w14:textId="77777777" w:rsidR="00BC6D8D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2D2EA623" w14:textId="46AD4D03" w:rsidR="00787A53" w:rsidRDefault="00BC6D8D" w:rsidP="00936C25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Em resumo, a</w:t>
      </w:r>
      <w:r w:rsidRPr="00C852D5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operação</w:t>
      </w:r>
      <w:r w:rsidRPr="00C852D5">
        <w:rPr>
          <w:rFonts w:ascii="Arial" w:eastAsia="Times New Roman" w:hAnsi="Arial" w:cs="Arial"/>
          <w:color w:val="000000"/>
        </w:rPr>
        <w:t xml:space="preserve"> decorrerá entre </w:t>
      </w:r>
      <w:r w:rsidR="00CC20D9">
        <w:rPr>
          <w:rFonts w:ascii="Arial" w:eastAsia="Times New Roman" w:hAnsi="Arial" w:cs="Arial"/>
          <w:color w:val="000000"/>
        </w:rPr>
        <w:t>nov</w:t>
      </w:r>
      <w:r>
        <w:rPr>
          <w:rFonts w:ascii="Arial" w:eastAsia="Times New Roman" w:hAnsi="Arial" w:cs="Arial"/>
          <w:color w:val="000000"/>
        </w:rPr>
        <w:t>embro</w:t>
      </w:r>
      <w:r w:rsidRPr="00C852D5">
        <w:rPr>
          <w:rFonts w:ascii="Arial" w:eastAsia="Times New Roman" w:hAnsi="Arial" w:cs="Arial"/>
          <w:color w:val="000000"/>
        </w:rPr>
        <w:t xml:space="preserve"> de 20</w:t>
      </w:r>
      <w:r w:rsidR="00CC20D9">
        <w:rPr>
          <w:rFonts w:ascii="Arial" w:eastAsia="Times New Roman" w:hAnsi="Arial" w:cs="Arial"/>
          <w:color w:val="000000"/>
        </w:rPr>
        <w:t>20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outu</w:t>
      </w:r>
      <w:r>
        <w:rPr>
          <w:rFonts w:ascii="Arial" w:eastAsia="Times New Roman" w:hAnsi="Arial" w:cs="Arial"/>
          <w:color w:val="000000"/>
        </w:rPr>
        <w:t>bro</w:t>
      </w:r>
      <w:r w:rsidRPr="00C852D5">
        <w:rPr>
          <w:rFonts w:ascii="Arial" w:eastAsia="Times New Roman" w:hAnsi="Arial" w:cs="Arial"/>
          <w:color w:val="000000"/>
        </w:rPr>
        <w:t xml:space="preserve"> de 202</w:t>
      </w:r>
      <w:r w:rsidR="00CC20D9">
        <w:rPr>
          <w:rFonts w:ascii="Arial" w:eastAsia="Times New Roman" w:hAnsi="Arial" w:cs="Arial"/>
          <w:color w:val="000000"/>
        </w:rPr>
        <w:t>2</w:t>
      </w:r>
      <w:r w:rsidRPr="00C852D5">
        <w:rPr>
          <w:rFonts w:ascii="Arial" w:eastAsia="Times New Roman" w:hAnsi="Arial" w:cs="Arial"/>
          <w:color w:val="000000"/>
        </w:rPr>
        <w:t xml:space="preserve"> e as atividades independentes </w:t>
      </w:r>
      <w:r>
        <w:rPr>
          <w:rFonts w:ascii="Arial" w:eastAsia="Times New Roman" w:hAnsi="Arial" w:cs="Arial"/>
          <w:color w:val="000000"/>
        </w:rPr>
        <w:t>1</w:t>
      </w:r>
      <w:r w:rsidR="00CC20D9"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5</w:t>
      </w:r>
      <w:r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iniciar-se-ão simultaneamente na mesma data. As restantes atividades são sequenciais em relação à atividade </w:t>
      </w:r>
      <w:r w:rsidR="00CC20D9">
        <w:rPr>
          <w:rFonts w:ascii="Arial" w:eastAsia="Times New Roman" w:hAnsi="Arial" w:cs="Arial"/>
          <w:color w:val="000000"/>
        </w:rPr>
        <w:t>1.</w:t>
      </w:r>
    </w:p>
    <w:p w14:paraId="01704B2E" w14:textId="77777777" w:rsidR="00936C25" w:rsidRPr="00936C25" w:rsidRDefault="00936C25" w:rsidP="00936C25">
      <w:pPr>
        <w:ind w:right="-302"/>
        <w:jc w:val="both"/>
        <w:rPr>
          <w:rFonts w:ascii="Arial" w:eastAsia="Times New Roman" w:hAnsi="Arial" w:cs="Arial"/>
          <w:color w:val="000000"/>
        </w:rPr>
      </w:pPr>
    </w:p>
    <w:p w14:paraId="36953D1F" w14:textId="5F6D0E23" w:rsidR="00FC5C4D" w:rsidRPr="00D92D40" w:rsidRDefault="00A50C82" w:rsidP="00936C25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auto"/>
          <w:sz w:val="24"/>
          <w:szCs w:val="24"/>
        </w:rPr>
      </w:pPr>
      <w:bookmarkStart w:id="297" w:name="_Toc42356454"/>
      <w:r w:rsidRPr="001D13BA">
        <w:rPr>
          <w:rFonts w:ascii="Trebuchet MS" w:hAnsi="Trebuchet MS"/>
          <w:color w:val="1F497D" w:themeColor="text2"/>
          <w:sz w:val="24"/>
          <w:szCs w:val="24"/>
        </w:rPr>
        <w:t>Resultados esperados e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calendário 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>de cada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atividade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da operação</w:t>
      </w:r>
      <w:bookmarkEnd w:id="297"/>
    </w:p>
    <w:p w14:paraId="5873C37C" w14:textId="47CC23C3" w:rsidR="00936C25" w:rsidRDefault="00936C25" w:rsidP="00936C25">
      <w:pPr>
        <w:jc w:val="both"/>
      </w:pPr>
    </w:p>
    <w:p w14:paraId="6A2E6A66" w14:textId="77777777" w:rsidR="00936C25" w:rsidRPr="009E0C89" w:rsidRDefault="00936C25" w:rsidP="00936C25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1 –</w:t>
      </w:r>
      <w:r>
        <w:rPr>
          <w:rFonts w:ascii="Arial" w:eastAsia="Arial" w:hAnsi="Arial" w:cs="Arial"/>
          <w:b/>
          <w:i/>
          <w:color w:val="000000"/>
        </w:rPr>
        <w:t xml:space="preserve"> Diagnóstico, definição de estratégia e plano operacional</w:t>
      </w:r>
    </w:p>
    <w:p w14:paraId="11B4B515" w14:textId="77777777" w:rsidR="00936C25" w:rsidRDefault="00936C25" w:rsidP="00936C25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2020-11-0</w:t>
      </w:r>
      <w:r>
        <w:rPr>
          <w:rFonts w:ascii="Arial" w:eastAsia="Arial" w:hAnsi="Arial" w:cs="Arial"/>
          <w:color w:val="000000"/>
        </w:rPr>
        <w:t>1</w:t>
      </w:r>
    </w:p>
    <w:p w14:paraId="7D84C960" w14:textId="5C939AED" w:rsidR="00936C25" w:rsidRDefault="00936C25" w:rsidP="00936C25">
      <w:pPr>
        <w:jc w:val="both"/>
      </w:pPr>
      <w:r w:rsidRPr="00AE45FC">
        <w:rPr>
          <w:rFonts w:ascii="Arial" w:eastAsia="Arial" w:hAnsi="Arial" w:cs="Arial"/>
          <w:color w:val="000000"/>
        </w:rPr>
        <w:t>Data Final: 2021-03-3</w:t>
      </w:r>
      <w:r>
        <w:rPr>
          <w:rFonts w:ascii="Arial" w:eastAsia="Arial" w:hAnsi="Arial" w:cs="Arial"/>
          <w:color w:val="000000"/>
        </w:rPr>
        <w:t>1</w:t>
      </w:r>
    </w:p>
    <w:p w14:paraId="7571B7BC" w14:textId="0ED5243D" w:rsidR="00FC5C4D" w:rsidRPr="00936C25" w:rsidRDefault="00936C25" w:rsidP="00B86F58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Resultados esperado</w:t>
      </w:r>
      <w:r>
        <w:rPr>
          <w:rFonts w:ascii="Arial" w:eastAsia="Arial" w:hAnsi="Arial" w:cs="Arial"/>
          <w:b/>
          <w:i/>
          <w:color w:val="000000"/>
        </w:rPr>
        <w:t>s</w:t>
      </w:r>
    </w:p>
    <w:p w14:paraId="0B6A6F38" w14:textId="0C96C657" w:rsidR="00936C25" w:rsidRDefault="00936C25" w:rsidP="00B86F58">
      <w:pPr>
        <w:spacing w:after="0"/>
        <w:jc w:val="both"/>
      </w:pPr>
      <w:r>
        <w:rPr>
          <w:rFonts w:ascii="Arial" w:eastAsia="Arial" w:hAnsi="Arial" w:cs="Arial"/>
          <w:color w:val="000000"/>
        </w:rPr>
        <w:t>Na data de finalização desta atividade planeia-se obter os seguintes resultados:</w:t>
      </w:r>
    </w:p>
    <w:p w14:paraId="3382853B" w14:textId="63670BBF" w:rsidR="00936C25" w:rsidRPr="00936C25" w:rsidRDefault="00936C25" w:rsidP="001E3871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Arial" w:hAnsi="Arial" w:cs="Arial"/>
          <w:color w:val="000000"/>
        </w:rPr>
        <w:t>Obter um diagnóstico da situação atual</w:t>
      </w:r>
    </w:p>
    <w:p w14:paraId="7E297571" w14:textId="7BE8B2E8" w:rsidR="00FC5C4D" w:rsidRPr="00936C25" w:rsidRDefault="00375716" w:rsidP="001E3871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Times New Roman" w:hAnsi="Arial" w:cs="Arial"/>
          <w:color w:val="000000"/>
        </w:rPr>
        <w:t xml:space="preserve">Obter um estudo que espelhe as perceções e expectativas dos </w:t>
      </w:r>
      <w:proofErr w:type="spellStart"/>
      <w:r w:rsidRPr="00936C25">
        <w:rPr>
          <w:rFonts w:ascii="Arial" w:eastAsia="Times New Roman" w:hAnsi="Arial" w:cs="Arial"/>
          <w:i/>
          <w:color w:val="000000"/>
        </w:rPr>
        <w:t>stakeholders</w:t>
      </w:r>
      <w:proofErr w:type="spellEnd"/>
    </w:p>
    <w:p w14:paraId="29245768" w14:textId="5E001818" w:rsidR="00936C25" w:rsidRPr="00936C25" w:rsidRDefault="00936C25" w:rsidP="001E3871">
      <w:pPr>
        <w:pStyle w:val="PargrafodaLista"/>
        <w:numPr>
          <w:ilvl w:val="0"/>
          <w:numId w:val="24"/>
        </w:numPr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Arial" w:hAnsi="Arial" w:cs="Arial"/>
          <w:color w:val="000000"/>
        </w:rPr>
        <w:t>Definir o plano operacional do projeto</w:t>
      </w:r>
    </w:p>
    <w:p w14:paraId="07D35ADC" w14:textId="77777777" w:rsidR="00936C25" w:rsidRPr="009E0C89" w:rsidRDefault="00936C25" w:rsidP="00936C25">
      <w:pPr>
        <w:pStyle w:val="PargrafodaLista"/>
        <w:spacing w:after="0"/>
        <w:ind w:left="0"/>
        <w:jc w:val="both"/>
      </w:pPr>
      <w:r w:rsidRPr="00936C25">
        <w:rPr>
          <w:rFonts w:ascii="Arial" w:eastAsia="Arial" w:hAnsi="Arial" w:cs="Arial"/>
          <w:b/>
          <w:i/>
          <w:color w:val="000000"/>
          <w:highlight w:val="white"/>
        </w:rPr>
        <w:t>ATIVIDADE 2 –</w:t>
      </w:r>
      <w:r w:rsidRPr="00936C25">
        <w:rPr>
          <w:rFonts w:ascii="Arial" w:eastAsia="Arial" w:hAnsi="Arial" w:cs="Arial"/>
          <w:b/>
          <w:i/>
          <w:color w:val="000000"/>
        </w:rPr>
        <w:t xml:space="preserve"> Desenho da arquitetura funcional e técnica da plataforma</w:t>
      </w:r>
    </w:p>
    <w:p w14:paraId="525152FB" w14:textId="77777777" w:rsidR="00936C25" w:rsidRDefault="00936C25" w:rsidP="00936C25">
      <w:pPr>
        <w:pStyle w:val="PargrafodaLista"/>
        <w:spacing w:after="0"/>
        <w:ind w:left="0"/>
        <w:jc w:val="both"/>
      </w:pPr>
      <w:r w:rsidRPr="00936C25">
        <w:rPr>
          <w:rFonts w:ascii="Arial" w:eastAsia="Arial" w:hAnsi="Arial" w:cs="Arial"/>
          <w:color w:val="000000"/>
        </w:rPr>
        <w:t>Data de Início: 2021-03-01</w:t>
      </w:r>
    </w:p>
    <w:p w14:paraId="29177E85" w14:textId="14E955B5" w:rsidR="00936C25" w:rsidRDefault="00936C25" w:rsidP="00936C25">
      <w:pPr>
        <w:pStyle w:val="PargrafodaLista"/>
        <w:ind w:left="0"/>
        <w:jc w:val="both"/>
      </w:pPr>
      <w:r w:rsidRPr="00936C25">
        <w:rPr>
          <w:rFonts w:ascii="Arial" w:eastAsia="Arial" w:hAnsi="Arial" w:cs="Arial"/>
          <w:color w:val="000000"/>
        </w:rPr>
        <w:t>Data Final: 2021-11-30</w:t>
      </w:r>
    </w:p>
    <w:p w14:paraId="6DBF4D42" w14:textId="194BAA06" w:rsidR="00936C25" w:rsidRDefault="00936C25" w:rsidP="009E5991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Resultados esperado</w:t>
      </w:r>
      <w:r>
        <w:rPr>
          <w:rFonts w:ascii="Arial" w:eastAsia="Arial" w:hAnsi="Arial" w:cs="Arial"/>
          <w:b/>
          <w:i/>
          <w:color w:val="000000"/>
        </w:rPr>
        <w:t>s</w:t>
      </w:r>
    </w:p>
    <w:p w14:paraId="2F01A539" w14:textId="4848F266" w:rsidR="00936C25" w:rsidRDefault="00936C25" w:rsidP="009E5991">
      <w:pPr>
        <w:spacing w:after="0"/>
        <w:jc w:val="both"/>
      </w:pPr>
      <w:r w:rsidRPr="0055354B">
        <w:rPr>
          <w:rFonts w:ascii="Arial" w:eastAsia="Arial" w:hAnsi="Arial" w:cs="Arial"/>
          <w:color w:val="000000"/>
        </w:rPr>
        <w:t>Na data de finalização desta atividade planeia-se obter os seguintes resultados</w:t>
      </w:r>
      <w:r>
        <w:rPr>
          <w:rFonts w:ascii="Arial" w:eastAsia="Arial" w:hAnsi="Arial" w:cs="Arial"/>
          <w:color w:val="000000"/>
        </w:rPr>
        <w:t>:</w:t>
      </w:r>
    </w:p>
    <w:p w14:paraId="56316C2E" w14:textId="3550C371" w:rsidR="00936C25" w:rsidRPr="008B6B5C" w:rsidRDefault="00936C25" w:rsidP="001E3871">
      <w:pPr>
        <w:pStyle w:val="PargrafodaLista"/>
        <w:numPr>
          <w:ilvl w:val="0"/>
          <w:numId w:val="25"/>
        </w:numPr>
        <w:spacing w:after="0"/>
        <w:ind w:left="851" w:hanging="284"/>
        <w:jc w:val="both"/>
      </w:pPr>
      <w:r w:rsidRPr="008B6B5C">
        <w:rPr>
          <w:rFonts w:ascii="Arial" w:eastAsia="Arial" w:hAnsi="Arial" w:cs="Arial"/>
          <w:color w:val="000000"/>
        </w:rPr>
        <w:t>E</w:t>
      </w:r>
      <w:r w:rsidRPr="008B6B5C">
        <w:rPr>
          <w:rFonts w:ascii="Arial" w:hAnsi="Arial" w:cs="Arial"/>
        </w:rPr>
        <w:t>stabelecer os requisitos técnicos/funcionais, de segurança e legais para garantir a interoperabilidade entre os vários sistemas</w:t>
      </w:r>
    </w:p>
    <w:p w14:paraId="1854D95E" w14:textId="26BEA824" w:rsidR="00FC5C4D" w:rsidRPr="008B6B5C" w:rsidRDefault="008B6B5C" w:rsidP="001E3871">
      <w:pPr>
        <w:pStyle w:val="PargrafodaLista"/>
        <w:numPr>
          <w:ilvl w:val="0"/>
          <w:numId w:val="25"/>
        </w:numPr>
        <w:ind w:left="851" w:hanging="284"/>
        <w:jc w:val="both"/>
      </w:pPr>
      <w:r>
        <w:rPr>
          <w:rFonts w:ascii="Arial" w:eastAsia="Arial" w:hAnsi="Arial" w:cs="Arial"/>
          <w:color w:val="000000"/>
        </w:rPr>
        <w:t>Obter o desenho e conceptualização da solução a implementar</w:t>
      </w:r>
    </w:p>
    <w:p w14:paraId="725879F0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3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Desenvolvimento da Plataforma</w:t>
      </w:r>
    </w:p>
    <w:p w14:paraId="474AF169" w14:textId="77777777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12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5FF5805F" w14:textId="211C217D" w:rsidR="008B6B5C" w:rsidRDefault="008B6B5C" w:rsidP="008B6B5C">
      <w:pPr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04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3F706F19" w14:textId="11D8DB9E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13006F24" w14:textId="30AF513B" w:rsidR="008B6B5C" w:rsidRPr="008B6B5C" w:rsidRDefault="008B6B5C" w:rsidP="00375716">
      <w:pPr>
        <w:spacing w:after="0"/>
        <w:jc w:val="both"/>
        <w:rPr>
          <w:rFonts w:ascii="Arial" w:hAnsi="Arial" w:cs="Arial"/>
        </w:rPr>
      </w:pPr>
      <w:r w:rsidRPr="008B6B5C">
        <w:rPr>
          <w:rFonts w:ascii="Arial" w:hAnsi="Arial" w:cs="Arial"/>
        </w:rPr>
        <w:t>No final d</w:t>
      </w:r>
      <w:r>
        <w:rPr>
          <w:rFonts w:ascii="Arial" w:hAnsi="Arial" w:cs="Arial"/>
        </w:rPr>
        <w:t>esta atividade a Plataforma estará concluída e pronta a entrar na fase de testes.</w:t>
      </w:r>
    </w:p>
    <w:p w14:paraId="39BDF492" w14:textId="475C5EBA" w:rsidR="008B6B5C" w:rsidRPr="008B6B5C" w:rsidRDefault="008B6B5C" w:rsidP="00375716">
      <w:pPr>
        <w:spacing w:after="0"/>
        <w:jc w:val="both"/>
        <w:rPr>
          <w:rFonts w:ascii="Arial" w:hAnsi="Arial" w:cs="Arial"/>
        </w:rPr>
      </w:pPr>
    </w:p>
    <w:p w14:paraId="051530AA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4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Implementação, Formação e Capacitação </w:t>
      </w:r>
      <w:proofErr w:type="spellStart"/>
      <w:r>
        <w:rPr>
          <w:rFonts w:ascii="Arial" w:eastAsia="Arial" w:hAnsi="Arial" w:cs="Arial"/>
          <w:b/>
          <w:i/>
          <w:color w:val="000000"/>
        </w:rPr>
        <w:t>on</w:t>
      </w:r>
      <w:proofErr w:type="spellEnd"/>
      <w:r>
        <w:rPr>
          <w:rFonts w:ascii="Arial" w:eastAsia="Arial" w:hAnsi="Arial" w:cs="Arial"/>
          <w:b/>
          <w:i/>
          <w:color w:val="000000"/>
        </w:rPr>
        <w:t xml:space="preserve"> Job</w:t>
      </w:r>
    </w:p>
    <w:p w14:paraId="18F8996A" w14:textId="77777777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05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3DAAEFAB" w14:textId="14223F11" w:rsidR="008B6B5C" w:rsidRDefault="008B6B5C" w:rsidP="008B6B5C">
      <w:pPr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36876698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61BA5D79" w14:textId="78CD7779" w:rsidR="008B6B5C" w:rsidRDefault="008B6B5C" w:rsidP="008B6B5C">
      <w:pPr>
        <w:jc w:val="both"/>
        <w:rPr>
          <w:rFonts w:ascii="Arial" w:eastAsia="Times New Roman" w:hAnsi="Arial" w:cs="Arial"/>
          <w:color w:val="000000"/>
        </w:rPr>
      </w:pPr>
      <w:r w:rsidRPr="000D6ABB">
        <w:rPr>
          <w:rFonts w:ascii="Arial" w:eastAsia="Times New Roman" w:hAnsi="Arial" w:cs="Arial"/>
          <w:color w:val="000000"/>
        </w:rPr>
        <w:t>Espera-se obter como resultado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em </w:t>
      </w:r>
      <w:r>
        <w:rPr>
          <w:rFonts w:ascii="Arial" w:eastAsia="Times New Roman" w:hAnsi="Arial" w:cs="Arial"/>
          <w:color w:val="000000"/>
        </w:rPr>
        <w:t>outu</w:t>
      </w:r>
      <w:r w:rsidRPr="000D6ABB">
        <w:rPr>
          <w:rFonts w:ascii="Arial" w:eastAsia="Times New Roman" w:hAnsi="Arial" w:cs="Arial"/>
          <w:color w:val="000000"/>
        </w:rPr>
        <w:t>bro de 202</w:t>
      </w:r>
      <w:r>
        <w:rPr>
          <w:rFonts w:ascii="Arial" w:eastAsia="Times New Roman" w:hAnsi="Arial" w:cs="Arial"/>
          <w:color w:val="000000"/>
        </w:rPr>
        <w:t>2,</w:t>
      </w:r>
      <w:r w:rsidRPr="000D6ABB">
        <w:rPr>
          <w:rFonts w:ascii="Arial" w:eastAsia="Times New Roman" w:hAnsi="Arial" w:cs="Arial"/>
          <w:color w:val="000000"/>
        </w:rPr>
        <w:t xml:space="preserve"> a implementação da solução desenhada de acordo com os pressupostos definidos, com os testes concluídos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 os utilizadores devidamente capacitados e </w:t>
      </w:r>
      <w:r>
        <w:rPr>
          <w:rFonts w:ascii="Arial" w:eastAsia="Times New Roman" w:hAnsi="Arial" w:cs="Arial"/>
          <w:color w:val="000000"/>
        </w:rPr>
        <w:t>a multiplataforma</w:t>
      </w:r>
      <w:r w:rsidRPr="000D6ABB">
        <w:rPr>
          <w:rFonts w:ascii="Arial" w:eastAsia="Times New Roman" w:hAnsi="Arial" w:cs="Arial"/>
          <w:color w:val="000000"/>
        </w:rPr>
        <w:t xml:space="preserve"> pronta a funcionar</w:t>
      </w:r>
      <w:r>
        <w:rPr>
          <w:rFonts w:ascii="Arial" w:eastAsia="Times New Roman" w:hAnsi="Arial" w:cs="Arial"/>
          <w:color w:val="000000"/>
        </w:rPr>
        <w:t xml:space="preserve">, e que </w:t>
      </w:r>
      <w:r>
        <w:rPr>
          <w:rFonts w:ascii="Arial" w:hAnsi="Arial" w:cs="Arial"/>
        </w:rPr>
        <w:t xml:space="preserve">todo o universo de </w:t>
      </w:r>
      <w:proofErr w:type="spellStart"/>
      <w:r>
        <w:rPr>
          <w:rFonts w:ascii="Arial" w:hAnsi="Arial" w:cs="Arial"/>
          <w:i/>
        </w:rPr>
        <w:t>s</w:t>
      </w:r>
      <w:r w:rsidRPr="00277BD8">
        <w:rPr>
          <w:rFonts w:ascii="Arial" w:hAnsi="Arial" w:cs="Arial"/>
          <w:i/>
        </w:rPr>
        <w:t>takeholders</w:t>
      </w:r>
      <w:proofErr w:type="spellEnd"/>
      <w:r>
        <w:rPr>
          <w:rFonts w:ascii="Arial" w:hAnsi="Arial" w:cs="Arial"/>
        </w:rPr>
        <w:t>, internos e externos, esteja devidamente sensibilizado e informado para as potencialidades e vantagens da utilização desta ferramenta</w:t>
      </w:r>
      <w:r w:rsidRPr="000D6ABB">
        <w:rPr>
          <w:rFonts w:ascii="Arial" w:eastAsia="Times New Roman" w:hAnsi="Arial" w:cs="Arial"/>
          <w:color w:val="000000"/>
        </w:rPr>
        <w:t>.</w:t>
      </w:r>
    </w:p>
    <w:p w14:paraId="0F31FE66" w14:textId="77777777" w:rsidR="008B6B5C" w:rsidRPr="0034480C" w:rsidRDefault="008B6B5C" w:rsidP="008B6B5C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/>
          <w:i/>
          <w:color w:val="000000"/>
        </w:rPr>
        <w:lastRenderedPageBreak/>
        <w:t>ATIVIDADE 5 – Comunicação e divulgação da operaçã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0BF954BE" w14:textId="77777777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7D6D6420" w14:textId="7734ADA6" w:rsidR="008B6B5C" w:rsidRDefault="008B6B5C" w:rsidP="008B6B5C">
      <w:pPr>
        <w:jc w:val="both"/>
        <w:rPr>
          <w:rFonts w:ascii="Arial" w:eastAsia="Times New Roman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61FAC95E" w14:textId="16194B8C" w:rsidR="00FC5C4D" w:rsidRPr="008B6B5C" w:rsidRDefault="008B6B5C" w:rsidP="0002267F">
      <w:pPr>
        <w:spacing w:after="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755E6021" w14:textId="0E44F623" w:rsidR="008B6B5C" w:rsidRDefault="008B6B5C" w:rsidP="00CC149A">
      <w:pPr>
        <w:jc w:val="both"/>
      </w:pPr>
      <w:r w:rsidRPr="0002267F">
        <w:rPr>
          <w:rFonts w:ascii="Arial" w:eastAsia="Arial" w:hAnsi="Arial" w:cs="Arial"/>
          <w:color w:val="000000"/>
        </w:rPr>
        <w:t xml:space="preserve">Esta atividade tem como objetivo sensibilizar toda a comunidade de </w:t>
      </w:r>
      <w:proofErr w:type="spellStart"/>
      <w:r>
        <w:rPr>
          <w:rFonts w:ascii="Arial" w:eastAsia="Arial" w:hAnsi="Arial" w:cs="Arial"/>
          <w:i/>
          <w:color w:val="000000"/>
        </w:rPr>
        <w:t>s</w:t>
      </w:r>
      <w:r w:rsidRPr="00277BD8">
        <w:rPr>
          <w:rFonts w:ascii="Arial" w:eastAsia="Arial" w:hAnsi="Arial" w:cs="Arial"/>
          <w:i/>
          <w:color w:val="000000"/>
        </w:rPr>
        <w:t>takeholders</w:t>
      </w:r>
      <w:proofErr w:type="spellEnd"/>
      <w:r w:rsidRPr="0002267F">
        <w:rPr>
          <w:rFonts w:ascii="Arial" w:eastAsia="Arial" w:hAnsi="Arial" w:cs="Arial"/>
          <w:color w:val="000000"/>
        </w:rPr>
        <w:t>, para a importância da solução implementada e a forma como a utilização da mesma poderá ser útil e vantajosa em termos de rapidez e eficácia na racionalização da informação disponibilizada aos utilizadores. Pretende-se de igual modo dar a conhecer e sensibilizar junto de outras instituições do Ensino Superior dos benefícios e vantagens do novo modelo prescrito no presente projeto de forma a que possam adotar uma réplica do mesmo</w:t>
      </w:r>
      <w:r>
        <w:rPr>
          <w:rFonts w:ascii="Arial" w:eastAsia="Arial" w:hAnsi="Arial" w:cs="Arial"/>
          <w:color w:val="000000"/>
        </w:rPr>
        <w:t>.</w:t>
      </w:r>
    </w:p>
    <w:p w14:paraId="7EE4AE22" w14:textId="77777777" w:rsidR="00D92D40" w:rsidRPr="00D92D40" w:rsidRDefault="00D92D40" w:rsidP="00CC149A">
      <w:pPr>
        <w:jc w:val="both"/>
        <w:rPr>
          <w:rFonts w:ascii="Arial" w:eastAsia="Arial" w:hAnsi="Arial" w:cs="Arial"/>
          <w:color w:val="000000"/>
        </w:rPr>
      </w:pPr>
    </w:p>
    <w:p w14:paraId="7D92DF58" w14:textId="523A5C2C" w:rsidR="00CC149A" w:rsidRPr="00D92D40" w:rsidRDefault="00A50C82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98" w:name="_Toc42356455"/>
      <w:r w:rsidRPr="00870EAD">
        <w:rPr>
          <w:rFonts w:ascii="Trebuchet MS" w:hAnsi="Trebuchet MS"/>
          <w:color w:val="1F497D" w:themeColor="text2"/>
          <w:sz w:val="24"/>
          <w:szCs w:val="24"/>
        </w:rPr>
        <w:t>Justificação da calendarização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de cada atividade</w:t>
      </w:r>
      <w:bookmarkEnd w:id="298"/>
    </w:p>
    <w:p w14:paraId="260BB79B" w14:textId="77777777" w:rsidR="008B6B5C" w:rsidRDefault="008B6B5C" w:rsidP="008B6B5C">
      <w:pPr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2A8F6F88" w14:textId="77777777" w:rsidR="008B6B5C" w:rsidRPr="00797AB5" w:rsidRDefault="008B6B5C" w:rsidP="008B6B5C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</w:p>
    <w:p w14:paraId="5BB6840E" w14:textId="77777777" w:rsidR="008B6B5C" w:rsidRDefault="008B6B5C" w:rsidP="008B6B5C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8245A7">
        <w:rPr>
          <w:rFonts w:ascii="Arial" w:eastAsia="Arial" w:hAnsi="Arial" w:cs="Arial"/>
          <w:bCs/>
          <w:iCs/>
          <w:color w:val="000000"/>
        </w:rPr>
        <w:t>Desenho da arquitetura funcional e técnica da plataforma</w:t>
      </w:r>
    </w:p>
    <w:p w14:paraId="03F4EA27" w14:textId="77777777" w:rsidR="008B6B5C" w:rsidRDefault="008B6B5C" w:rsidP="008B6B5C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da plataforma</w:t>
      </w:r>
    </w:p>
    <w:p w14:paraId="65C77E35" w14:textId="77777777" w:rsidR="008B6B5C" w:rsidRDefault="008B6B5C" w:rsidP="008B6B5C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8245A7">
        <w:rPr>
          <w:rFonts w:ascii="Arial" w:eastAsia="Arial" w:hAnsi="Arial" w:cs="Arial"/>
          <w:bCs/>
          <w:iCs/>
          <w:color w:val="000000"/>
        </w:rPr>
        <w:t xml:space="preserve">Implementação, Formação e Capacitação </w:t>
      </w:r>
      <w:proofErr w:type="spellStart"/>
      <w:r w:rsidRPr="008245A7">
        <w:rPr>
          <w:rFonts w:ascii="Arial" w:eastAsia="Arial" w:hAnsi="Arial" w:cs="Arial"/>
          <w:bCs/>
          <w:iCs/>
          <w:color w:val="000000"/>
        </w:rPr>
        <w:t>on</w:t>
      </w:r>
      <w:proofErr w:type="spellEnd"/>
      <w:r w:rsidRPr="008245A7">
        <w:rPr>
          <w:rFonts w:ascii="Arial" w:eastAsia="Arial" w:hAnsi="Arial" w:cs="Arial"/>
          <w:bCs/>
          <w:iCs/>
          <w:color w:val="000000"/>
        </w:rPr>
        <w:t xml:space="preserve"> Job</w:t>
      </w:r>
    </w:p>
    <w:p w14:paraId="31419F41" w14:textId="77777777" w:rsidR="008B6B5C" w:rsidRDefault="008B6B5C" w:rsidP="008B6B5C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 xml:space="preserve">4.a) </w:t>
      </w:r>
      <w:r>
        <w:rPr>
          <w:rFonts w:ascii="Arial" w:hAnsi="Arial" w:cs="Arial"/>
        </w:rPr>
        <w:t>Testes</w:t>
      </w:r>
    </w:p>
    <w:p w14:paraId="3D875EF3" w14:textId="77777777" w:rsidR="008B6B5C" w:rsidRDefault="008B6B5C" w:rsidP="008B6B5C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4.b) Capacitação</w:t>
      </w:r>
    </w:p>
    <w:p w14:paraId="0D525E0E" w14:textId="77777777" w:rsidR="008B6B5C" w:rsidRDefault="008B6B5C" w:rsidP="008B6B5C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4.c) Implementação</w:t>
      </w:r>
    </w:p>
    <w:p w14:paraId="55137344" w14:textId="77777777" w:rsidR="008B6B5C" w:rsidRDefault="008B6B5C" w:rsidP="008B6B5C">
      <w:pPr>
        <w:ind w:right="-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5. Comunicação</w:t>
      </w:r>
      <w:r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54D52928" w14:textId="676627D8" w:rsidR="0002267F" w:rsidRPr="00842E23" w:rsidRDefault="0002267F" w:rsidP="008B6B5C">
      <w:pPr>
        <w:ind w:right="-1"/>
        <w:rPr>
          <w:rFonts w:ascii="Arial" w:eastAsia="Times New Roman" w:hAnsi="Arial" w:cs="Arial"/>
          <w:sz w:val="24"/>
          <w:szCs w:val="24"/>
        </w:rPr>
      </w:pPr>
      <w:r w:rsidRPr="00842E23">
        <w:rPr>
          <w:rFonts w:ascii="Arial" w:eastAsia="Times New Roman" w:hAnsi="Arial" w:cs="Arial"/>
          <w:color w:val="000000"/>
        </w:rPr>
        <w:t>A justificação da calendarização de cada atividade é a que se apresenta de seguida:</w:t>
      </w:r>
    </w:p>
    <w:p w14:paraId="1098C132" w14:textId="2D49B4F2" w:rsidR="0002267F" w:rsidRPr="00842E23" w:rsidRDefault="0002267F" w:rsidP="0002267F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As atividades 1. e 5. são independentes </w:t>
      </w:r>
      <w:r w:rsidRPr="00842E23">
        <w:rPr>
          <w:rFonts w:ascii="Arial" w:eastAsia="Times New Roman" w:hAnsi="Arial" w:cs="Arial"/>
          <w:color w:val="000000"/>
        </w:rPr>
        <w:t>e, por isso, podem ser iniciadas simultaneamente sendo a</w:t>
      </w:r>
      <w:r w:rsidR="008B6B5C"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eastAsia="Times New Roman" w:hAnsi="Arial" w:cs="Arial"/>
          <w:color w:val="000000"/>
        </w:rPr>
        <w:t>última inerente ao decorrer de todo o projeto.</w:t>
      </w:r>
      <w:r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O resultado esperado com a </w:t>
      </w:r>
      <w:r>
        <w:rPr>
          <w:rFonts w:ascii="Arial" w:hAnsi="Arial" w:cs="Arial"/>
          <w:color w:val="000000"/>
          <w:shd w:val="clear" w:color="auto" w:fill="FFFFFF"/>
        </w:rPr>
        <w:t xml:space="preserve">última </w:t>
      </w:r>
      <w:r w:rsidRPr="00842E23">
        <w:rPr>
          <w:rFonts w:ascii="Arial" w:hAnsi="Arial" w:cs="Arial"/>
          <w:color w:val="000000"/>
          <w:shd w:val="clear" w:color="auto" w:fill="FFFFFF"/>
        </w:rPr>
        <w:t>atividade prende-se com uma comunidade devidamente informada e sensibilizada para as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 novas ferramentas de comunicação, informação e interação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e, </w:t>
      </w:r>
      <w:r>
        <w:rPr>
          <w:rFonts w:ascii="Arial" w:hAnsi="Arial" w:cs="Arial"/>
          <w:color w:val="000000"/>
          <w:shd w:val="clear" w:color="auto" w:fill="FFFFFF"/>
        </w:rPr>
        <w:t>por essa razão,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deve ser realizada desde o início até ao fim do projeto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, de forma a </w:t>
      </w:r>
      <w:r w:rsidR="00EF4F72">
        <w:rPr>
          <w:rFonts w:ascii="Arial" w:eastAsia="Arial" w:hAnsi="Arial" w:cs="Arial"/>
          <w:color w:val="000000"/>
          <w:highlight w:val="white"/>
        </w:rPr>
        <w:t>assegurar a incorporação de novas práticas</w:t>
      </w:r>
      <w:r w:rsidR="00EF4F72">
        <w:rPr>
          <w:rFonts w:ascii="Arial" w:eastAsia="Arial" w:hAnsi="Arial" w:cs="Arial"/>
          <w:color w:val="000000"/>
        </w:rPr>
        <w:t>.</w:t>
      </w:r>
    </w:p>
    <w:p w14:paraId="4F385096" w14:textId="65DDD52E" w:rsidR="0002267F" w:rsidRPr="004C4188" w:rsidRDefault="0002267F" w:rsidP="00EF4F72">
      <w:pPr>
        <w:spacing w:before="317"/>
        <w:ind w:right="-1"/>
        <w:jc w:val="both"/>
        <w:rPr>
          <w:rFonts w:ascii="Arial" w:eastAsia="Times New Roman" w:hAnsi="Arial" w:cs="Arial"/>
          <w:color w:val="000000"/>
        </w:rPr>
      </w:pPr>
      <w:r w:rsidRPr="00842E23">
        <w:rPr>
          <w:rFonts w:ascii="Arial" w:eastAsia="Times New Roman" w:hAnsi="Arial" w:cs="Arial"/>
          <w:color w:val="000000"/>
        </w:rPr>
        <w:t xml:space="preserve">Em relação às restantes atividades as mesmas são sequenciais, pela ordem indicada, em relação à </w:t>
      </w:r>
      <w:r w:rsidRPr="004C4188">
        <w:rPr>
          <w:rFonts w:ascii="Arial" w:eastAsia="Times New Roman" w:hAnsi="Arial" w:cs="Arial"/>
          <w:color w:val="000000"/>
        </w:rPr>
        <w:t xml:space="preserve">atividade 1. </w:t>
      </w:r>
      <w:r w:rsidR="008B6B5C"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  <w:r w:rsidRPr="004C4188">
        <w:rPr>
          <w:rFonts w:ascii="Arial" w:eastAsia="Times New Roman" w:hAnsi="Arial" w:cs="Arial"/>
          <w:color w:val="000000"/>
        </w:rPr>
        <w:t>, e cada uma só pode ser realizada após a concretização da atividade precedente.</w:t>
      </w:r>
    </w:p>
    <w:p w14:paraId="7F4EA5D0" w14:textId="0BA34D9F" w:rsidR="00EF4F72" w:rsidRPr="008B6B5C" w:rsidRDefault="00EF4F72" w:rsidP="00EF4F72">
      <w:pPr>
        <w:spacing w:before="317"/>
        <w:ind w:right="-1"/>
        <w:jc w:val="both"/>
      </w:pPr>
      <w:r w:rsidRPr="004C4188">
        <w:rPr>
          <w:rFonts w:ascii="Arial" w:hAnsi="Arial" w:cs="Arial"/>
        </w:rPr>
        <w:t>Será necessário afetar um conjunto de colaboradores – Equipa de Projeto – que, atendendo às limitações de recursos humanos e físicos, nomeadamente no que concerne às suas cargas de afetação atuais, só estarão disponíveis para colaborar neste projeto no final de 2020.</w:t>
      </w:r>
      <w:r w:rsidRPr="004C4188">
        <w:t xml:space="preserve"> </w:t>
      </w:r>
      <w:r w:rsidR="008B6B5C" w:rsidRPr="004C4188">
        <w:rPr>
          <w:rFonts w:ascii="Arial" w:hAnsi="Arial" w:cs="Arial"/>
        </w:rPr>
        <w:t xml:space="preserve">É necessário, também, executar tarefas preparatórias de levantamento de informação, nomeadamente no que respeita à identificação dos representantes dos </w:t>
      </w:r>
      <w:proofErr w:type="spellStart"/>
      <w:r w:rsidR="008B6B5C" w:rsidRPr="004C4188">
        <w:rPr>
          <w:rFonts w:ascii="Arial" w:hAnsi="Arial" w:cs="Arial"/>
          <w:i/>
        </w:rPr>
        <w:t>stakeholders</w:t>
      </w:r>
      <w:proofErr w:type="spellEnd"/>
      <w:r w:rsidR="008B6B5C" w:rsidRPr="004C4188">
        <w:rPr>
          <w:rFonts w:ascii="Arial" w:hAnsi="Arial" w:cs="Arial"/>
        </w:rPr>
        <w:t xml:space="preserve"> e tarefas de preparação do </w:t>
      </w:r>
      <w:r w:rsidR="008B6B5C" w:rsidRPr="004C4188">
        <w:rPr>
          <w:rFonts w:ascii="Arial" w:hAnsi="Arial" w:cs="Arial"/>
        </w:rPr>
        <w:lastRenderedPageBreak/>
        <w:t xml:space="preserve">procedimento </w:t>
      </w:r>
      <w:proofErr w:type="spellStart"/>
      <w:r w:rsidR="008B6B5C" w:rsidRPr="004C4188">
        <w:rPr>
          <w:rFonts w:ascii="Arial" w:hAnsi="Arial" w:cs="Arial"/>
        </w:rPr>
        <w:t>concursal</w:t>
      </w:r>
      <w:proofErr w:type="spellEnd"/>
      <w:r w:rsidR="008B6B5C" w:rsidRPr="004C4188">
        <w:rPr>
          <w:rFonts w:ascii="Arial" w:hAnsi="Arial" w:cs="Arial"/>
        </w:rPr>
        <w:t xml:space="preserve"> conducente à contratação da entidade que irá preparar e realizar as ações elencadas na atividade 1. da operação</w:t>
      </w:r>
    </w:p>
    <w:p w14:paraId="58C256F3" w14:textId="703EEAC2" w:rsidR="00D92D40" w:rsidRPr="00787A53" w:rsidRDefault="00EF4F72" w:rsidP="00B86F58">
      <w:pPr>
        <w:spacing w:after="120"/>
        <w:jc w:val="both"/>
      </w:pPr>
      <w:r w:rsidRPr="004C4188">
        <w:rPr>
          <w:rFonts w:ascii="Arial" w:eastAsia="Times New Roman" w:hAnsi="Arial" w:cs="Arial"/>
          <w:color w:val="000000"/>
        </w:rPr>
        <w:t>A calendarização prevista</w:t>
      </w:r>
      <w:r w:rsidR="0002267F" w:rsidRPr="004C4188">
        <w:rPr>
          <w:rFonts w:ascii="Arial" w:eastAsia="Times New Roman" w:hAnsi="Arial" w:cs="Arial"/>
          <w:color w:val="000000"/>
        </w:rPr>
        <w:t xml:space="preserve"> para a realização de cada atividade é considerad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adequad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tendo em conta o caráter inovador do projeto que se pretende implementar.</w:t>
      </w:r>
    </w:p>
    <w:p w14:paraId="55246605" w14:textId="77777777" w:rsidR="00D92D40" w:rsidRPr="00E967B0" w:rsidRDefault="00D92D40" w:rsidP="00B86F58">
      <w:pPr>
        <w:spacing w:after="120"/>
        <w:jc w:val="both"/>
        <w:rPr>
          <w:rFonts w:ascii="Trebuchet MS" w:eastAsia="Trebuchet MS" w:hAnsi="Trebuchet MS" w:cs="Trebuchet MS"/>
        </w:rPr>
      </w:pPr>
    </w:p>
    <w:p w14:paraId="6A3692B8" w14:textId="5486A09B" w:rsidR="008C1572" w:rsidRPr="00D837C5" w:rsidRDefault="008C1572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99" w:name="_Toc42356456"/>
      <w:r>
        <w:rPr>
          <w:rFonts w:ascii="Trebuchet MS" w:hAnsi="Trebuchet MS"/>
          <w:color w:val="1F497D" w:themeColor="text2"/>
          <w:sz w:val="24"/>
          <w:szCs w:val="24"/>
        </w:rPr>
        <w:t>P</w:t>
      </w:r>
      <w:r w:rsidRPr="009B3869">
        <w:rPr>
          <w:rFonts w:ascii="Trebuchet MS" w:hAnsi="Trebuchet MS"/>
          <w:color w:val="1F497D" w:themeColor="text2"/>
          <w:sz w:val="24"/>
          <w:szCs w:val="24"/>
        </w:rPr>
        <w:t>opulação-alvo da operação</w:t>
      </w:r>
      <w:bookmarkEnd w:id="299"/>
      <w:r w:rsidRPr="009B3869">
        <w:rPr>
          <w:rFonts w:ascii="Trebuchet MS" w:hAnsi="Trebuchet MS"/>
          <w:color w:val="1F497D" w:themeColor="text2"/>
          <w:sz w:val="24"/>
          <w:szCs w:val="24"/>
        </w:rPr>
        <w:tab/>
      </w:r>
    </w:p>
    <w:tbl>
      <w:tblPr>
        <w:tblW w:w="9213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5211"/>
        <w:gridCol w:w="848"/>
        <w:gridCol w:w="1256"/>
        <w:gridCol w:w="1298"/>
      </w:tblGrid>
      <w:tr w:rsidR="004C0F9B" w:rsidRPr="004C0F9B" w14:paraId="126EE370" w14:textId="77777777" w:rsidTr="00A56C81">
        <w:trPr>
          <w:trHeight w:val="645"/>
        </w:trPr>
        <w:tc>
          <w:tcPr>
            <w:tcW w:w="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AA79B3F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521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1AFBAA2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População</w:t>
            </w:r>
          </w:p>
        </w:tc>
        <w:tc>
          <w:tcPr>
            <w:tcW w:w="84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3BAC9EB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Unidade</w:t>
            </w:r>
          </w:p>
        </w:tc>
        <w:tc>
          <w:tcPr>
            <w:tcW w:w="125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6FE127F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Pré-Operação</w:t>
            </w:r>
          </w:p>
        </w:tc>
        <w:tc>
          <w:tcPr>
            <w:tcW w:w="129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2BC728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Pós-Operação</w:t>
            </w:r>
          </w:p>
        </w:tc>
      </w:tr>
      <w:tr w:rsidR="004C0F9B" w:rsidRPr="004C0F9B" w14:paraId="0132CAA1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4317FA95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09F4F721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pela(s) entidade(s) - no concelho, na NUTS II ou no país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B96E0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BECF80" w14:textId="12E58A95" w:rsidR="008C1572" w:rsidRPr="004C4188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42B0385" w14:textId="65B6D375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</w:p>
        </w:tc>
      </w:tr>
      <w:tr w:rsidR="004C0F9B" w:rsidRPr="004C0F9B" w14:paraId="6CF12FE3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49436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00F53E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 operação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60CD0B5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5384F66" w14:textId="502DDE4A" w:rsidR="008C1572" w:rsidRPr="004C4188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C4ACEED" w14:textId="31DB0E37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</w:p>
        </w:tc>
      </w:tr>
    </w:tbl>
    <w:p w14:paraId="26887DF3" w14:textId="5D54954A" w:rsidR="00201423" w:rsidRDefault="00201423" w:rsidP="00201423"/>
    <w:p w14:paraId="469896B3" w14:textId="493D1695" w:rsidR="00A56C81" w:rsidRPr="00D9791A" w:rsidRDefault="00A56C81" w:rsidP="00B86F58">
      <w:pPr>
        <w:rPr>
          <w:highlight w:val="yellow"/>
          <w:rPrChange w:id="300" w:author="João Tomé Calado" w:date="2020-06-10T19:30:00Z">
            <w:rPr/>
          </w:rPrChange>
        </w:rPr>
      </w:pPr>
      <w:r w:rsidRPr="00D9791A">
        <w:rPr>
          <w:rFonts w:ascii="Arial" w:eastAsia="Arial" w:hAnsi="Arial" w:cs="Arial"/>
          <w:highlight w:val="yellow"/>
          <w:rPrChange w:id="301" w:author="João Tomé Calado" w:date="2020-06-10T19:30:00Z">
            <w:rPr>
              <w:rFonts w:ascii="Arial" w:eastAsia="Arial" w:hAnsi="Arial" w:cs="Arial"/>
            </w:rPr>
          </w:rPrChange>
        </w:rPr>
        <w:t xml:space="preserve">A população servida pela entidade no País é de </w:t>
      </w:r>
      <w:r w:rsidRPr="00D9791A">
        <w:rPr>
          <w:rFonts w:ascii="Arial" w:eastAsia="Arial" w:hAnsi="Arial" w:cs="Arial"/>
          <w:color w:val="FF0000"/>
          <w:highlight w:val="yellow"/>
        </w:rPr>
        <w:t>833.989</w:t>
      </w:r>
      <w:r w:rsidRPr="00D9791A">
        <w:rPr>
          <w:rFonts w:ascii="Arial" w:eastAsia="Arial" w:hAnsi="Arial" w:cs="Arial"/>
          <w:color w:val="FF0000"/>
          <w:highlight w:val="yellow"/>
          <w:rPrChange w:id="302" w:author="João Tomé Calado" w:date="2020-06-10T19:30:00Z">
            <w:rPr>
              <w:rFonts w:ascii="Arial" w:eastAsia="Arial" w:hAnsi="Arial" w:cs="Arial"/>
              <w:color w:val="FF0000"/>
            </w:rPr>
          </w:rPrChange>
        </w:rPr>
        <w:t xml:space="preserve"> </w:t>
      </w:r>
      <w:r w:rsidRPr="00D9791A">
        <w:rPr>
          <w:rFonts w:ascii="Arial" w:eastAsia="Arial" w:hAnsi="Arial" w:cs="Arial"/>
          <w:highlight w:val="yellow"/>
          <w:rPrChange w:id="303" w:author="João Tomé Calado" w:date="2020-06-10T19:30:00Z">
            <w:rPr>
              <w:rFonts w:ascii="Arial" w:eastAsia="Arial" w:hAnsi="Arial" w:cs="Arial"/>
            </w:rPr>
          </w:rPrChange>
        </w:rPr>
        <w:t xml:space="preserve">entidades e cidadãos. Esta população foi </w:t>
      </w:r>
      <w:commentRangeStart w:id="304"/>
      <w:commentRangeStart w:id="305"/>
      <w:r w:rsidRPr="00D9791A">
        <w:rPr>
          <w:rFonts w:ascii="Arial" w:eastAsia="Arial" w:hAnsi="Arial" w:cs="Arial"/>
          <w:highlight w:val="yellow"/>
          <w:rPrChange w:id="306" w:author="João Tomé Calado" w:date="2020-06-10T19:30:00Z">
            <w:rPr>
              <w:rFonts w:ascii="Arial" w:eastAsia="Arial" w:hAnsi="Arial" w:cs="Arial"/>
            </w:rPr>
          </w:rPrChange>
        </w:rPr>
        <w:t>quantificada</w:t>
      </w:r>
      <w:commentRangeEnd w:id="304"/>
      <w:r w:rsidR="00D9791A" w:rsidRPr="00D9791A">
        <w:rPr>
          <w:rStyle w:val="Refdecomentrio"/>
          <w:highlight w:val="yellow"/>
          <w:rPrChange w:id="307" w:author="João Tomé Calado" w:date="2020-06-10T19:30:00Z">
            <w:rPr>
              <w:rStyle w:val="Refdecomentrio"/>
            </w:rPr>
          </w:rPrChange>
        </w:rPr>
        <w:commentReference w:id="304"/>
      </w:r>
      <w:commentRangeEnd w:id="305"/>
      <w:r w:rsidR="00106FB7">
        <w:rPr>
          <w:rStyle w:val="Refdecomentrio"/>
        </w:rPr>
        <w:commentReference w:id="305"/>
      </w:r>
      <w:r w:rsidRPr="00D9791A">
        <w:rPr>
          <w:rFonts w:ascii="Arial" w:eastAsia="Arial" w:hAnsi="Arial" w:cs="Arial"/>
          <w:highlight w:val="yellow"/>
          <w:rPrChange w:id="308" w:author="João Tomé Calado" w:date="2020-06-10T19:30:00Z">
            <w:rPr>
              <w:rFonts w:ascii="Arial" w:eastAsia="Arial" w:hAnsi="Arial" w:cs="Arial"/>
            </w:rPr>
          </w:rPrChange>
        </w:rPr>
        <w:t xml:space="preserve"> tendo por base os seguintes pressupostos:</w:t>
      </w:r>
    </w:p>
    <w:p w14:paraId="4C18DAE7" w14:textId="38E3EA90" w:rsidR="00240E05" w:rsidRPr="00D9791A" w:rsidRDefault="00A56C81" w:rsidP="001E3871">
      <w:pPr>
        <w:pStyle w:val="PargrafodaLista"/>
        <w:numPr>
          <w:ilvl w:val="0"/>
          <w:numId w:val="26"/>
        </w:numPr>
        <w:spacing w:after="0"/>
        <w:ind w:left="567" w:hanging="283"/>
        <w:rPr>
          <w:rFonts w:ascii="Arial" w:eastAsia="Arial" w:hAnsi="Arial" w:cs="Arial"/>
          <w:highlight w:val="yellow"/>
          <w:rPrChange w:id="309" w:author="João Tomé Calado" w:date="2020-06-10T19:30:00Z">
            <w:rPr>
              <w:rFonts w:ascii="Arial" w:eastAsia="Arial" w:hAnsi="Arial" w:cs="Arial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310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  <w:t xml:space="preserve">Candidatos aos cursos = </w:t>
      </w:r>
      <w:r w:rsidRPr="00D9791A">
        <w:rPr>
          <w:rFonts w:ascii="Arial" w:eastAsia="Arial" w:hAnsi="Arial" w:cs="Arial"/>
          <w:color w:val="FF0000"/>
          <w:highlight w:val="yellow"/>
        </w:rPr>
        <w:t>10.000</w:t>
      </w:r>
    </w:p>
    <w:p w14:paraId="664E368B" w14:textId="580ED859" w:rsidR="00392655" w:rsidRPr="00D9791A" w:rsidRDefault="00392655" w:rsidP="00392655">
      <w:pPr>
        <w:spacing w:after="0"/>
        <w:ind w:left="567"/>
        <w:jc w:val="both"/>
        <w:rPr>
          <w:rFonts w:ascii="Arial" w:hAnsi="Arial" w:cs="Arial"/>
          <w:highlight w:val="yellow"/>
          <w:rPrChange w:id="311" w:author="João Tomé Calado" w:date="2020-06-10T19:30:00Z">
            <w:rPr>
              <w:rFonts w:ascii="Arial" w:hAnsi="Arial" w:cs="Arial"/>
            </w:rPr>
          </w:rPrChange>
        </w:rPr>
      </w:pPr>
      <w:r w:rsidRPr="00D9791A">
        <w:rPr>
          <w:rFonts w:ascii="Arial" w:hAnsi="Arial" w:cs="Arial"/>
          <w:highlight w:val="yellow"/>
          <w:rPrChange w:id="312" w:author="João Tomé Calado" w:date="2020-06-10T19:30:00Z">
            <w:rPr>
              <w:rFonts w:ascii="Arial" w:hAnsi="Arial" w:cs="Arial"/>
            </w:rPr>
          </w:rPrChange>
        </w:rPr>
        <w:t xml:space="preserve">(este número está subavaliado pois não contempla todos os candidatos que solicitarem informações ou estabeleceram contatos com o </w:t>
      </w:r>
      <w:r w:rsidR="00A56C81" w:rsidRPr="00D9791A">
        <w:rPr>
          <w:rFonts w:ascii="Arial" w:hAnsi="Arial" w:cs="Arial"/>
          <w:highlight w:val="yellow"/>
          <w:rPrChange w:id="313" w:author="João Tomé Calado" w:date="2020-06-10T19:30:00Z">
            <w:rPr>
              <w:rFonts w:ascii="Arial" w:hAnsi="Arial" w:cs="Arial"/>
            </w:rPr>
          </w:rPrChange>
        </w:rPr>
        <w:t>ISEG</w:t>
      </w:r>
      <w:r w:rsidRPr="00D9791A">
        <w:rPr>
          <w:rFonts w:ascii="Arial" w:hAnsi="Arial" w:cs="Arial"/>
          <w:highlight w:val="yellow"/>
          <w:rPrChange w:id="314" w:author="João Tomé Calado" w:date="2020-06-10T19:30:00Z">
            <w:rPr>
              <w:rFonts w:ascii="Arial" w:hAnsi="Arial" w:cs="Arial"/>
            </w:rPr>
          </w:rPrChange>
        </w:rPr>
        <w:t xml:space="preserve"> para uma eventual candidatura, mas acabaram por não a formalizar)</w:t>
      </w:r>
    </w:p>
    <w:p w14:paraId="194AA1EF" w14:textId="77777777" w:rsidR="00A56C81" w:rsidRPr="00D9791A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315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316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  <w:t xml:space="preserve">Alunos = </w:t>
      </w:r>
      <w:r w:rsidRPr="00D9791A">
        <w:rPr>
          <w:rFonts w:ascii="Arial" w:eastAsia="Arial" w:hAnsi="Arial" w:cs="Arial"/>
          <w:color w:val="FF0000"/>
          <w:highlight w:val="yellow"/>
        </w:rPr>
        <w:t>2.700</w:t>
      </w:r>
    </w:p>
    <w:p w14:paraId="5F3302B9" w14:textId="77777777" w:rsidR="00A56C81" w:rsidRPr="00D9791A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317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318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  <w:t xml:space="preserve">Alumni = </w:t>
      </w:r>
      <w:r w:rsidRPr="00D9791A">
        <w:rPr>
          <w:rFonts w:ascii="Arial" w:eastAsia="Arial" w:hAnsi="Arial" w:cs="Arial"/>
          <w:color w:val="FF0000"/>
          <w:highlight w:val="yellow"/>
        </w:rPr>
        <w:t>52.000</w:t>
      </w:r>
    </w:p>
    <w:p w14:paraId="42FC5630" w14:textId="77777777" w:rsidR="00A56C81" w:rsidRPr="00D9791A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319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320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  <w:t xml:space="preserve">Não Docentes = </w:t>
      </w:r>
      <w:r w:rsidRPr="00D9791A">
        <w:rPr>
          <w:rFonts w:ascii="Arial" w:eastAsia="Arial" w:hAnsi="Arial" w:cs="Arial"/>
          <w:color w:val="FF0000"/>
          <w:highlight w:val="yellow"/>
        </w:rPr>
        <w:t>180</w:t>
      </w:r>
    </w:p>
    <w:p w14:paraId="65834740" w14:textId="77777777" w:rsidR="00A56C81" w:rsidRPr="00D9791A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321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322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  <w:t xml:space="preserve">Docentes/Investigadores = </w:t>
      </w:r>
      <w:r w:rsidRPr="00D9791A">
        <w:rPr>
          <w:rFonts w:ascii="Arial" w:eastAsia="Arial" w:hAnsi="Arial" w:cs="Arial"/>
          <w:color w:val="FF0000"/>
          <w:highlight w:val="yellow"/>
        </w:rPr>
        <w:t>290</w:t>
      </w:r>
    </w:p>
    <w:p w14:paraId="78515DF4" w14:textId="77777777" w:rsidR="00A56C81" w:rsidRPr="00D9791A" w:rsidRDefault="00A56C81" w:rsidP="001E387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323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324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  <w:t>Empresas = 696.427</w:t>
      </w:r>
    </w:p>
    <w:p w14:paraId="113C9F77" w14:textId="79FB6D93" w:rsidR="00392655" w:rsidRPr="00D9791A" w:rsidRDefault="00392655" w:rsidP="00392655">
      <w:pPr>
        <w:spacing w:after="0"/>
        <w:ind w:left="567"/>
        <w:jc w:val="both"/>
        <w:rPr>
          <w:rFonts w:ascii="Arial" w:hAnsi="Arial" w:cs="Arial"/>
          <w:highlight w:val="yellow"/>
          <w:rPrChange w:id="325" w:author="João Tomé Calado" w:date="2020-06-10T19:30:00Z">
            <w:rPr>
              <w:rFonts w:ascii="Arial" w:hAnsi="Arial" w:cs="Arial"/>
            </w:rPr>
          </w:rPrChange>
        </w:rPr>
      </w:pPr>
      <w:r w:rsidRPr="00D9791A">
        <w:rPr>
          <w:rFonts w:ascii="Arial" w:hAnsi="Arial" w:cs="Arial"/>
          <w:highlight w:val="yellow"/>
          <w:rPrChange w:id="326" w:author="João Tomé Calado" w:date="2020-06-10T19:30:00Z">
            <w:rPr>
              <w:rFonts w:ascii="Arial" w:hAnsi="Arial" w:cs="Arial"/>
            </w:rPr>
          </w:rPrChange>
        </w:rPr>
        <w:t xml:space="preserve">(tendo em atenção a diversidade formativa disponibilizada pelo </w:t>
      </w:r>
      <w:r w:rsidR="00A56C81" w:rsidRPr="00D9791A">
        <w:rPr>
          <w:rFonts w:ascii="Arial" w:hAnsi="Arial" w:cs="Arial"/>
          <w:highlight w:val="yellow"/>
          <w:rPrChange w:id="327" w:author="João Tomé Calado" w:date="2020-06-10T19:30:00Z">
            <w:rPr>
              <w:rFonts w:ascii="Arial" w:hAnsi="Arial" w:cs="Arial"/>
            </w:rPr>
          </w:rPrChange>
        </w:rPr>
        <w:t>ISEG</w:t>
      </w:r>
      <w:r w:rsidRPr="00D9791A">
        <w:rPr>
          <w:rFonts w:ascii="Arial" w:hAnsi="Arial" w:cs="Arial"/>
          <w:highlight w:val="yellow"/>
          <w:rPrChange w:id="328" w:author="João Tomé Calado" w:date="2020-06-10T19:30:00Z">
            <w:rPr>
              <w:rFonts w:ascii="Arial" w:hAnsi="Arial" w:cs="Arial"/>
            </w:rPr>
          </w:rPrChange>
        </w:rPr>
        <w:t>, bem como a qualidade dos cursos ministrados e a boa empregabilidade dos seus alunos é fácil concluir que o universo empresarial localizado em território nacional corresponde à totalidade das empresas a exercer a sua atividade no mercado português, assim foram consideradas todas as empresas que procederam à entrega do IES para o exercício económico de 2018. Fonte: Informa DB)</w:t>
      </w:r>
    </w:p>
    <w:p w14:paraId="3D3053F8" w14:textId="5B35B9D4" w:rsidR="004C4188" w:rsidRPr="00D9791A" w:rsidRDefault="00A56C81" w:rsidP="001E38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  <w:color w:val="000000"/>
          <w:highlight w:val="yellow"/>
          <w:rPrChange w:id="329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</w:pPr>
      <w:r w:rsidRPr="00D9791A">
        <w:rPr>
          <w:rFonts w:ascii="Arial" w:eastAsia="Arial" w:hAnsi="Arial" w:cs="Arial"/>
          <w:color w:val="000000"/>
          <w:highlight w:val="yellow"/>
          <w:rPrChange w:id="330" w:author="João Tomé Calado" w:date="2020-06-10T19:30:00Z">
            <w:rPr>
              <w:rFonts w:ascii="Arial" w:eastAsia="Arial" w:hAnsi="Arial" w:cs="Arial"/>
              <w:color w:val="000000"/>
            </w:rPr>
          </w:rPrChange>
        </w:rPr>
        <w:t xml:space="preserve">Estudantes e Professores do Ensino Básico e Secundário abrangidos = </w:t>
      </w:r>
      <w:r w:rsidRPr="00D9791A">
        <w:rPr>
          <w:rFonts w:ascii="Arial" w:eastAsia="Arial" w:hAnsi="Arial" w:cs="Arial"/>
          <w:color w:val="FF0000"/>
          <w:highlight w:val="yellow"/>
        </w:rPr>
        <w:t>50.000</w:t>
      </w:r>
    </w:p>
    <w:p w14:paraId="23DD8D63" w14:textId="2CFB2270" w:rsidR="004C4188" w:rsidRDefault="004C4188" w:rsidP="004C4188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Estima-se que a utilização de novas ferramentas no domínio do digital possa facilitar o acesso </w:t>
      </w:r>
      <w:commentRangeStart w:id="331"/>
      <w:commentRangeStart w:id="332"/>
      <w:r>
        <w:rPr>
          <w:rFonts w:ascii="Arial" w:hAnsi="Arial" w:cs="Arial"/>
        </w:rPr>
        <w:t>e</w:t>
      </w:r>
      <w:commentRangeEnd w:id="331"/>
      <w:r w:rsidR="00D9791A">
        <w:rPr>
          <w:rStyle w:val="Refdecomentrio"/>
        </w:rPr>
        <w:commentReference w:id="331"/>
      </w:r>
      <w:commentRangeEnd w:id="332"/>
      <w:r w:rsidR="00106FB7">
        <w:rPr>
          <w:rStyle w:val="Refdecomentrio"/>
        </w:rPr>
        <w:commentReference w:id="332"/>
      </w:r>
      <w:r>
        <w:rPr>
          <w:rFonts w:ascii="Arial" w:hAnsi="Arial" w:cs="Arial"/>
        </w:rPr>
        <w:t xml:space="preserve"> chamar a atenção para a oferta formativa do </w:t>
      </w:r>
      <w:r w:rsidR="00A56C81">
        <w:rPr>
          <w:rFonts w:ascii="Arial" w:hAnsi="Arial" w:cs="Arial"/>
        </w:rPr>
        <w:t>ISEG</w:t>
      </w:r>
      <w:r w:rsidRPr="004C4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4</w:t>
      </w:r>
      <w:r w:rsidRPr="004C4188">
        <w:rPr>
          <w:rFonts w:ascii="Arial" w:hAnsi="Arial" w:cs="Arial"/>
        </w:rPr>
        <w:t xml:space="preserve">% </w:t>
      </w:r>
      <w:r>
        <w:rPr>
          <w:rFonts w:ascii="Arial" w:hAnsi="Arial" w:cs="Arial"/>
        </w:rPr>
        <w:t>a</w:t>
      </w:r>
      <w:r w:rsidRPr="004C4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</w:t>
      </w:r>
      <w:r w:rsidRPr="004C4188">
        <w:rPr>
          <w:rFonts w:ascii="Arial" w:hAnsi="Arial" w:cs="Arial"/>
        </w:rPr>
        <w:t>% da população</w:t>
      </w:r>
      <w:r>
        <w:rPr>
          <w:rFonts w:ascii="Arial" w:hAnsi="Arial" w:cs="Arial"/>
        </w:rPr>
        <w:t xml:space="preserve"> portuguesa</w:t>
      </w:r>
      <w:r w:rsidRPr="004C4188">
        <w:rPr>
          <w:rFonts w:ascii="Arial" w:hAnsi="Arial" w:cs="Arial"/>
        </w:rPr>
        <w:t xml:space="preserve">. Temos assim cerca de </w:t>
      </w:r>
      <w:r>
        <w:rPr>
          <w:rFonts w:ascii="Arial" w:hAnsi="Arial" w:cs="Arial"/>
        </w:rPr>
        <w:t>4</w:t>
      </w:r>
      <w:r w:rsidRPr="004C4188">
        <w:rPr>
          <w:rFonts w:ascii="Arial" w:hAnsi="Arial" w:cs="Arial"/>
        </w:rPr>
        <w:t xml:space="preserve">00.000 a </w:t>
      </w:r>
      <w:r>
        <w:rPr>
          <w:rFonts w:ascii="Arial" w:hAnsi="Arial" w:cs="Arial"/>
        </w:rPr>
        <w:t>5</w:t>
      </w:r>
      <w:r w:rsidRPr="004C4188">
        <w:rPr>
          <w:rFonts w:ascii="Arial" w:hAnsi="Arial" w:cs="Arial"/>
        </w:rPr>
        <w:t>00.000 de pessoas que poderão usufruir dos serviços contemplados no presente projeto.</w:t>
      </w:r>
    </w:p>
    <w:p w14:paraId="725D8965" w14:textId="77777777" w:rsidR="00D92D40" w:rsidRPr="004C4188" w:rsidRDefault="00D92D40" w:rsidP="004C4188">
      <w:pPr>
        <w:shd w:val="clear" w:color="auto" w:fill="FFFFFF"/>
        <w:jc w:val="both"/>
        <w:rPr>
          <w:rFonts w:ascii="Arial" w:eastAsia="Arial" w:hAnsi="Arial" w:cs="Arial"/>
          <w:color w:val="212121"/>
        </w:rPr>
      </w:pPr>
    </w:p>
    <w:p w14:paraId="442DD46A" w14:textId="77777777" w:rsidR="004E4D00" w:rsidRDefault="004E4D00" w:rsidP="00FF513A">
      <w:pPr>
        <w:pStyle w:val="Ttulo1"/>
        <w:numPr>
          <w:ilvl w:val="0"/>
          <w:numId w:val="1"/>
        </w:numPr>
        <w:ind w:left="709" w:hanging="709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33" w:name="_Toc42356457"/>
      <w:r w:rsidRPr="004715D3">
        <w:rPr>
          <w:rFonts w:ascii="Trebuchet MS" w:hAnsi="Trebuchet MS"/>
          <w:color w:val="1F497D" w:themeColor="text2"/>
          <w:sz w:val="24"/>
          <w:szCs w:val="24"/>
        </w:rPr>
        <w:lastRenderedPageBreak/>
        <w:t xml:space="preserve">Demonstração dos </w:t>
      </w:r>
      <w:r w:rsidRPr="00C7169E">
        <w:rPr>
          <w:rFonts w:ascii="Trebuchet MS" w:hAnsi="Trebuchet MS"/>
          <w:color w:val="1F497D" w:themeColor="text2"/>
          <w:sz w:val="24"/>
          <w:szCs w:val="24"/>
        </w:rPr>
        <w:t>benefícios diretos</w:t>
      </w:r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 sobre a população localizada nas regiões NUTS II do Norte, Centro e Alentejo, designadamente ao nível da redução dos custos de contexto para os cidadãos e as empresas</w:t>
      </w:r>
      <w:bookmarkEnd w:id="333"/>
    </w:p>
    <w:p w14:paraId="5212DD9D" w14:textId="574B4B00" w:rsidR="004E4D00" w:rsidRPr="00D837C5" w:rsidRDefault="004E4D00" w:rsidP="00D837C5">
      <w:pPr>
        <w:ind w:left="709"/>
        <w:rPr>
          <w:rFonts w:ascii="Trebuchet MS" w:hAnsi="Trebuchet MS"/>
          <w:color w:val="1F497D" w:themeColor="text2"/>
          <w:sz w:val="18"/>
          <w:szCs w:val="18"/>
        </w:rPr>
      </w:pP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[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Quando aplicável, 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no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caso de investimento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s em regiões </w:t>
      </w:r>
      <w:proofErr w:type="spellStart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extra-regio</w:t>
      </w:r>
      <w:proofErr w:type="spellEnd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 NUTS II,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eleg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íveis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nos termos do n.º 7 do artigo 89.º do RECI</w:t>
      </w: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]</w:t>
      </w:r>
    </w:p>
    <w:p w14:paraId="28BA7F45" w14:textId="3A49E3A0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8" w:after="0"/>
        <w:ind w:right="-1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>O IS</w:t>
      </w:r>
      <w:r>
        <w:rPr>
          <w:rFonts w:ascii="Arial" w:eastAsia="Times New Roman" w:hAnsi="Arial" w:cs="Arial"/>
          <w:color w:val="000000"/>
        </w:rPr>
        <w:t>EG</w:t>
      </w:r>
      <w:r w:rsidRPr="00A56C81">
        <w:rPr>
          <w:rFonts w:ascii="Arial" w:eastAsia="Times New Roman" w:hAnsi="Arial" w:cs="Arial"/>
          <w:color w:val="000000"/>
        </w:rPr>
        <w:t xml:space="preserve"> tem a sua sede na NUTS II Lisboa que é o local onde este projeto será implementado. No entanto, o âmbito da sua intervenção tem um carácter nacional já que a qualidade de formação dos seus alunos</w:t>
      </w:r>
      <w:r>
        <w:rPr>
          <w:rFonts w:ascii="Arial" w:eastAsia="Times New Roman" w:hAnsi="Arial" w:cs="Arial"/>
          <w:color w:val="000000"/>
        </w:rPr>
        <w:t>,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e o prestígio da instituição, </w:t>
      </w:r>
      <w:r w:rsidRPr="00A56C81">
        <w:rPr>
          <w:rFonts w:ascii="Arial" w:eastAsia="Times New Roman" w:hAnsi="Arial" w:cs="Arial"/>
          <w:color w:val="000000"/>
        </w:rPr>
        <w:t>faz</w:t>
      </w:r>
      <w:r>
        <w:rPr>
          <w:rFonts w:ascii="Arial" w:eastAsia="Times New Roman" w:hAnsi="Arial" w:cs="Arial"/>
          <w:color w:val="000000"/>
        </w:rPr>
        <w:t>em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com que exista uma</w:t>
      </w:r>
      <w:r w:rsidRPr="00A56C81">
        <w:rPr>
          <w:rFonts w:ascii="Arial" w:eastAsia="Times New Roman" w:hAnsi="Arial" w:cs="Arial"/>
          <w:color w:val="000000"/>
        </w:rPr>
        <w:t xml:space="preserve"> grande procura por parte das empresas nacionais. Pode assim considerar-se que a população das Regiões NUTS II do Norte, Centro e Alentejo incluem as empresas localizadas nessas regiões sendo por isso o segmento populacional constituído pelos seguintes grupos:</w:t>
      </w:r>
    </w:p>
    <w:p w14:paraId="15B1308B" w14:textId="7F11E130" w:rsidR="00A56C81" w:rsidRPr="00A56C81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after="0"/>
        <w:ind w:left="52" w:right="-1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• Empresas situadas nas Regiões NUTS II do Norte, Centro e Alentejo = </w:t>
      </w:r>
      <w:r w:rsidR="00C828DD">
        <w:rPr>
          <w:rFonts w:ascii="Arial" w:eastAsia="Times New Roman" w:hAnsi="Arial" w:cs="Arial"/>
          <w:color w:val="000000"/>
        </w:rPr>
        <w:t>391</w:t>
      </w:r>
      <w:r w:rsidRPr="00A56C81">
        <w:rPr>
          <w:rFonts w:ascii="Arial" w:eastAsia="Times New Roman" w:hAnsi="Arial" w:cs="Arial"/>
          <w:color w:val="000000"/>
        </w:rPr>
        <w:t>.</w:t>
      </w:r>
      <w:r w:rsidR="00C828DD">
        <w:rPr>
          <w:rFonts w:ascii="Arial" w:eastAsia="Times New Roman" w:hAnsi="Arial" w:cs="Arial"/>
          <w:color w:val="000000"/>
        </w:rPr>
        <w:t>439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commentRangeStart w:id="334"/>
      <w:commentRangeStart w:id="335"/>
      <w:r w:rsidRPr="00A56C81">
        <w:rPr>
          <w:rFonts w:ascii="Arial" w:eastAsia="Times New Roman" w:hAnsi="Arial" w:cs="Arial"/>
          <w:color w:val="000000"/>
        </w:rPr>
        <w:t>entidades</w:t>
      </w:r>
      <w:commentRangeEnd w:id="334"/>
      <w:r w:rsidR="00D9791A">
        <w:rPr>
          <w:rStyle w:val="Refdecomentrio"/>
        </w:rPr>
        <w:commentReference w:id="334"/>
      </w:r>
      <w:commentRangeEnd w:id="335"/>
      <w:r w:rsidR="00106FB7">
        <w:rPr>
          <w:rStyle w:val="Refdecomentrio"/>
        </w:rPr>
        <w:commentReference w:id="335"/>
      </w:r>
      <w:r w:rsidRPr="00A56C81">
        <w:rPr>
          <w:rFonts w:ascii="Arial" w:eastAsia="Times New Roman" w:hAnsi="Arial" w:cs="Arial"/>
          <w:color w:val="000000"/>
        </w:rPr>
        <w:t xml:space="preserve"> </w:t>
      </w:r>
    </w:p>
    <w:p w14:paraId="499FF9FF" w14:textId="6986569C" w:rsidR="00A56C81" w:rsidRPr="00D9791A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after="0"/>
        <w:ind w:left="52" w:right="-1"/>
        <w:rPr>
          <w:rFonts w:ascii="Arial" w:eastAsia="Times New Roman" w:hAnsi="Arial" w:cs="Arial"/>
          <w:color w:val="000000"/>
          <w:highlight w:val="yellow"/>
          <w:rPrChange w:id="336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</w:pPr>
      <w:r w:rsidRPr="00A56C81">
        <w:rPr>
          <w:rFonts w:ascii="Arial" w:eastAsia="Times New Roman" w:hAnsi="Arial" w:cs="Arial"/>
          <w:color w:val="000000"/>
        </w:rPr>
        <w:t xml:space="preserve">• </w:t>
      </w:r>
      <w:r w:rsidRPr="00D9791A">
        <w:rPr>
          <w:rFonts w:ascii="Arial" w:eastAsia="Times New Roman" w:hAnsi="Arial" w:cs="Arial"/>
          <w:color w:val="000000"/>
          <w:highlight w:val="yellow"/>
          <w:rPrChange w:id="337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  <w:t xml:space="preserve">No de alunos oriundos das Regiões NUTS II do Norte, Centro e Alentejo = </w:t>
      </w:r>
      <w:r w:rsidRPr="00D9791A">
        <w:rPr>
          <w:rFonts w:ascii="Arial" w:eastAsia="Times New Roman" w:hAnsi="Arial" w:cs="Arial"/>
          <w:color w:val="FF0000"/>
          <w:highlight w:val="yellow"/>
        </w:rPr>
        <w:t xml:space="preserve">25% de </w:t>
      </w:r>
      <w:del w:id="338" w:author="João Tomé Calado" w:date="2020-06-10T19:31:00Z">
        <w:r w:rsidR="00C828DD" w:rsidRPr="00D9791A" w:rsidDel="00D9791A">
          <w:rPr>
            <w:rFonts w:ascii="Arial" w:eastAsia="Times New Roman" w:hAnsi="Arial" w:cs="Arial"/>
            <w:color w:val="FF0000"/>
            <w:highlight w:val="yellow"/>
          </w:rPr>
          <w:delText>2</w:delText>
        </w:r>
      </w:del>
      <w:ins w:id="339" w:author="João Tomé Calado" w:date="2020-06-10T19:31:00Z">
        <w:r w:rsidR="00D9791A" w:rsidRPr="00D9791A">
          <w:rPr>
            <w:rFonts w:ascii="Arial" w:eastAsia="Times New Roman" w:hAnsi="Arial" w:cs="Arial"/>
            <w:color w:val="FF0000"/>
            <w:highlight w:val="yellow"/>
          </w:rPr>
          <w:t>4</w:t>
        </w:r>
      </w:ins>
      <w:r w:rsidRPr="00D9791A">
        <w:rPr>
          <w:rFonts w:ascii="Arial" w:eastAsia="Times New Roman" w:hAnsi="Arial" w:cs="Arial"/>
          <w:color w:val="FF0000"/>
          <w:highlight w:val="yellow"/>
        </w:rPr>
        <w:t>.</w:t>
      </w:r>
      <w:del w:id="340" w:author="João Tomé Calado" w:date="2020-06-10T19:31:00Z">
        <w:r w:rsidR="00C828DD" w:rsidRPr="00D9791A" w:rsidDel="00D9791A">
          <w:rPr>
            <w:rFonts w:ascii="Arial" w:eastAsia="Times New Roman" w:hAnsi="Arial" w:cs="Arial"/>
            <w:color w:val="FF0000"/>
            <w:highlight w:val="yellow"/>
          </w:rPr>
          <w:delText>700</w:delText>
        </w:r>
        <w:r w:rsidRPr="00D9791A" w:rsidDel="00D9791A">
          <w:rPr>
            <w:rFonts w:ascii="Arial" w:eastAsia="Times New Roman" w:hAnsi="Arial" w:cs="Arial"/>
            <w:color w:val="FF0000"/>
            <w:highlight w:val="yellow"/>
          </w:rPr>
          <w:delText xml:space="preserve"> </w:delText>
        </w:r>
      </w:del>
      <w:ins w:id="341" w:author="João Tomé Calado" w:date="2020-06-10T19:31:00Z">
        <w:r w:rsidR="00D9791A" w:rsidRPr="00D9791A">
          <w:rPr>
            <w:rFonts w:ascii="Arial" w:eastAsia="Times New Roman" w:hAnsi="Arial" w:cs="Arial"/>
            <w:color w:val="FF0000"/>
            <w:highlight w:val="yellow"/>
          </w:rPr>
          <w:t>177</w:t>
        </w:r>
      </w:ins>
      <w:r w:rsidRPr="00D9791A">
        <w:rPr>
          <w:rFonts w:ascii="Arial" w:eastAsia="Times New Roman" w:hAnsi="Arial" w:cs="Arial"/>
          <w:color w:val="FF0000"/>
          <w:highlight w:val="yellow"/>
        </w:rPr>
        <w:t xml:space="preserve">alunos = </w:t>
      </w:r>
      <w:del w:id="342" w:author="João Tomé Calado" w:date="2020-06-10T19:31:00Z">
        <w:r w:rsidR="00C828DD" w:rsidRPr="00D9791A" w:rsidDel="00D9791A">
          <w:rPr>
            <w:rFonts w:ascii="Arial" w:eastAsia="Times New Roman" w:hAnsi="Arial" w:cs="Arial"/>
            <w:color w:val="FF0000"/>
            <w:highlight w:val="yellow"/>
          </w:rPr>
          <w:delText>675</w:delText>
        </w:r>
        <w:r w:rsidRPr="00D9791A" w:rsidDel="00D9791A">
          <w:rPr>
            <w:rFonts w:ascii="Arial" w:eastAsia="Times New Roman" w:hAnsi="Arial" w:cs="Arial"/>
            <w:color w:val="000000"/>
            <w:highlight w:val="yellow"/>
            <w:rPrChange w:id="343" w:author="João Tomé Calado" w:date="2020-06-10T19:32:00Z">
              <w:rPr>
                <w:rFonts w:ascii="Arial" w:eastAsia="Times New Roman" w:hAnsi="Arial" w:cs="Arial"/>
                <w:color w:val="000000"/>
              </w:rPr>
            </w:rPrChange>
          </w:rPr>
          <w:delText xml:space="preserve"> </w:delText>
        </w:r>
      </w:del>
      <w:ins w:id="344" w:author="João Tomé Calado" w:date="2020-06-10T19:31:00Z">
        <w:r w:rsidR="00D9791A" w:rsidRPr="00D9791A">
          <w:rPr>
            <w:rFonts w:ascii="Arial" w:eastAsia="Times New Roman" w:hAnsi="Arial" w:cs="Arial"/>
            <w:color w:val="FF0000"/>
            <w:highlight w:val="yellow"/>
            <w:rPrChange w:id="345" w:author="João Tomé Calado" w:date="2020-06-10T19:32:00Z">
              <w:rPr>
                <w:rFonts w:ascii="Arial" w:eastAsia="Times New Roman" w:hAnsi="Arial" w:cs="Arial"/>
                <w:color w:val="FF0000"/>
              </w:rPr>
            </w:rPrChange>
          </w:rPr>
          <w:t>1044</w:t>
        </w:r>
        <w:r w:rsidR="00D9791A" w:rsidRPr="00D9791A">
          <w:rPr>
            <w:rFonts w:ascii="Arial" w:eastAsia="Times New Roman" w:hAnsi="Arial" w:cs="Arial"/>
            <w:color w:val="000000"/>
            <w:highlight w:val="yellow"/>
            <w:rPrChange w:id="346" w:author="João Tomé Calado" w:date="2020-06-10T19:32:00Z">
              <w:rPr>
                <w:rFonts w:ascii="Arial" w:eastAsia="Times New Roman" w:hAnsi="Arial" w:cs="Arial"/>
                <w:color w:val="000000"/>
              </w:rPr>
            </w:rPrChange>
          </w:rPr>
          <w:t xml:space="preserve"> </w:t>
        </w:r>
      </w:ins>
      <w:r w:rsidRPr="00D9791A">
        <w:rPr>
          <w:rFonts w:ascii="Arial" w:eastAsia="Times New Roman" w:hAnsi="Arial" w:cs="Arial"/>
          <w:color w:val="000000"/>
          <w:highlight w:val="yellow"/>
          <w:rPrChange w:id="347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  <w:t>pessoas</w:t>
      </w:r>
    </w:p>
    <w:p w14:paraId="194679A4" w14:textId="276B2C03" w:rsidR="00A56C81" w:rsidRPr="00D9791A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52" w:right="-1"/>
        <w:rPr>
          <w:rFonts w:ascii="Arial" w:eastAsia="Times New Roman" w:hAnsi="Arial" w:cs="Arial"/>
          <w:color w:val="000000"/>
          <w:highlight w:val="yellow"/>
          <w:rPrChange w:id="348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</w:pPr>
      <w:r w:rsidRPr="00D9791A">
        <w:rPr>
          <w:rFonts w:ascii="Arial" w:eastAsia="Times New Roman" w:hAnsi="Arial" w:cs="Arial"/>
          <w:color w:val="000000"/>
          <w:highlight w:val="yellow"/>
          <w:rPrChange w:id="349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  <w:t xml:space="preserve">• No de Alumni a trabalhar nas Regiões NUTS II do Norte, Centro e Alentejo = </w:t>
      </w:r>
      <w:r w:rsidRPr="00D9791A">
        <w:rPr>
          <w:rFonts w:ascii="Arial" w:eastAsia="Times New Roman" w:hAnsi="Arial" w:cs="Arial"/>
          <w:color w:val="FF0000"/>
          <w:highlight w:val="yellow"/>
        </w:rPr>
        <w:t xml:space="preserve">10% de </w:t>
      </w:r>
      <w:r w:rsidR="00C828DD" w:rsidRPr="00D9791A">
        <w:rPr>
          <w:rFonts w:ascii="Arial" w:eastAsia="Times New Roman" w:hAnsi="Arial" w:cs="Arial"/>
          <w:color w:val="FF0000"/>
          <w:highlight w:val="yellow"/>
        </w:rPr>
        <w:t>50</w:t>
      </w:r>
      <w:r w:rsidRPr="00D9791A">
        <w:rPr>
          <w:rFonts w:ascii="Arial" w:eastAsia="Times New Roman" w:hAnsi="Arial" w:cs="Arial"/>
          <w:color w:val="FF0000"/>
          <w:highlight w:val="yellow"/>
        </w:rPr>
        <w:t>.</w:t>
      </w:r>
      <w:r w:rsidR="00C828DD" w:rsidRPr="00D9791A">
        <w:rPr>
          <w:rFonts w:ascii="Arial" w:eastAsia="Times New Roman" w:hAnsi="Arial" w:cs="Arial"/>
          <w:color w:val="FF0000"/>
          <w:highlight w:val="yellow"/>
        </w:rPr>
        <w:t>00</w:t>
      </w:r>
      <w:r w:rsidRPr="00D9791A">
        <w:rPr>
          <w:rFonts w:ascii="Arial" w:eastAsia="Times New Roman" w:hAnsi="Arial" w:cs="Arial"/>
          <w:color w:val="FF0000"/>
          <w:highlight w:val="yellow"/>
        </w:rPr>
        <w:t xml:space="preserve">0 = </w:t>
      </w:r>
      <w:r w:rsidR="00C828DD" w:rsidRPr="00D9791A">
        <w:rPr>
          <w:rFonts w:ascii="Arial" w:eastAsia="Times New Roman" w:hAnsi="Arial" w:cs="Arial"/>
          <w:color w:val="FF0000"/>
          <w:highlight w:val="yellow"/>
        </w:rPr>
        <w:t>5.000</w:t>
      </w:r>
      <w:r w:rsidRPr="00D9791A">
        <w:rPr>
          <w:rFonts w:ascii="Arial" w:eastAsia="Times New Roman" w:hAnsi="Arial" w:cs="Arial"/>
          <w:color w:val="000000"/>
          <w:highlight w:val="yellow"/>
          <w:rPrChange w:id="350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  <w:t xml:space="preserve"> pessoas </w:t>
      </w:r>
    </w:p>
    <w:p w14:paraId="3FB53F6D" w14:textId="536E6856" w:rsidR="00A56C81" w:rsidRPr="00D9791A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52" w:right="-1"/>
        <w:rPr>
          <w:rFonts w:ascii="Arial" w:eastAsia="Times New Roman" w:hAnsi="Arial" w:cs="Arial"/>
          <w:color w:val="000000"/>
          <w:highlight w:val="yellow"/>
          <w:rPrChange w:id="351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</w:pPr>
      <w:r w:rsidRPr="00D9791A">
        <w:rPr>
          <w:rFonts w:ascii="Arial" w:eastAsia="Times New Roman" w:hAnsi="Arial" w:cs="Arial"/>
          <w:color w:val="000000"/>
          <w:highlight w:val="yellow"/>
          <w:rPrChange w:id="352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  <w:t xml:space="preserve">• Candidatos oriundos das Regiões NUTS II do Norte, Centro e Alentejo = </w:t>
      </w:r>
      <w:r w:rsidRPr="00D9791A">
        <w:rPr>
          <w:rFonts w:ascii="Arial" w:eastAsia="Times New Roman" w:hAnsi="Arial" w:cs="Arial"/>
          <w:color w:val="FF0000"/>
          <w:highlight w:val="yellow"/>
        </w:rPr>
        <w:t xml:space="preserve">15% de </w:t>
      </w:r>
      <w:r w:rsidR="00C828DD" w:rsidRPr="00D9791A">
        <w:rPr>
          <w:rFonts w:ascii="Arial" w:eastAsia="Times New Roman" w:hAnsi="Arial" w:cs="Arial"/>
          <w:color w:val="FF0000"/>
          <w:highlight w:val="yellow"/>
        </w:rPr>
        <w:t>2</w:t>
      </w:r>
      <w:r w:rsidRPr="00D9791A">
        <w:rPr>
          <w:rFonts w:ascii="Arial" w:eastAsia="Times New Roman" w:hAnsi="Arial" w:cs="Arial"/>
          <w:color w:val="FF0000"/>
          <w:highlight w:val="yellow"/>
        </w:rPr>
        <w:t>.</w:t>
      </w:r>
      <w:r w:rsidR="00C828DD" w:rsidRPr="00D9791A">
        <w:rPr>
          <w:rFonts w:ascii="Arial" w:eastAsia="Times New Roman" w:hAnsi="Arial" w:cs="Arial"/>
          <w:color w:val="FF0000"/>
          <w:highlight w:val="yellow"/>
        </w:rPr>
        <w:t>000</w:t>
      </w:r>
      <w:r w:rsidRPr="00D9791A">
        <w:rPr>
          <w:rFonts w:ascii="Arial" w:eastAsia="Times New Roman" w:hAnsi="Arial" w:cs="Arial"/>
          <w:color w:val="FF0000"/>
          <w:highlight w:val="yellow"/>
        </w:rPr>
        <w:t xml:space="preserve"> candidatos = </w:t>
      </w:r>
      <w:r w:rsidR="00C828DD" w:rsidRPr="00D9791A">
        <w:rPr>
          <w:rFonts w:ascii="Arial" w:eastAsia="Times New Roman" w:hAnsi="Arial" w:cs="Arial"/>
          <w:color w:val="FF0000"/>
          <w:highlight w:val="yellow"/>
        </w:rPr>
        <w:t>300</w:t>
      </w:r>
      <w:r w:rsidRPr="00D9791A">
        <w:rPr>
          <w:rFonts w:ascii="Arial" w:eastAsia="Times New Roman" w:hAnsi="Arial" w:cs="Arial"/>
          <w:color w:val="000000"/>
          <w:highlight w:val="yellow"/>
          <w:rPrChange w:id="353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  <w:t xml:space="preserve"> pessoas </w:t>
      </w:r>
    </w:p>
    <w:p w14:paraId="274F10F1" w14:textId="77777777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1"/>
        <w:rPr>
          <w:rFonts w:ascii="Arial" w:eastAsia="Times New Roman" w:hAnsi="Arial" w:cs="Arial"/>
          <w:color w:val="000000"/>
        </w:rPr>
      </w:pPr>
      <w:r w:rsidRPr="00D9791A">
        <w:rPr>
          <w:rFonts w:ascii="Arial" w:eastAsia="Times New Roman" w:hAnsi="Arial" w:cs="Arial"/>
          <w:color w:val="000000"/>
          <w:highlight w:val="yellow"/>
          <w:rPrChange w:id="354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  <w:t xml:space="preserve">Podemos, pois concluir que a População das Regiões NUTS II do Norte, Centro e Alentejo abrangida por este projeto é de </w:t>
      </w:r>
      <w:r w:rsidRPr="00D9791A">
        <w:rPr>
          <w:rFonts w:ascii="Arial" w:eastAsia="Times New Roman" w:hAnsi="Arial" w:cs="Arial"/>
          <w:color w:val="FF0000"/>
          <w:highlight w:val="yellow"/>
        </w:rPr>
        <w:t>483.643</w:t>
      </w:r>
      <w:r w:rsidRPr="00D9791A">
        <w:rPr>
          <w:rFonts w:ascii="Arial" w:eastAsia="Times New Roman" w:hAnsi="Arial" w:cs="Arial"/>
          <w:color w:val="000000"/>
          <w:highlight w:val="yellow"/>
          <w:rPrChange w:id="355" w:author="João Tomé Calado" w:date="2020-06-10T19:32:00Z">
            <w:rPr>
              <w:rFonts w:ascii="Arial" w:eastAsia="Times New Roman" w:hAnsi="Arial" w:cs="Arial"/>
              <w:color w:val="000000"/>
            </w:rPr>
          </w:rPrChange>
        </w:rPr>
        <w:t xml:space="preserve"> entidades.</w:t>
      </w:r>
      <w:r w:rsidRPr="00A56C81">
        <w:rPr>
          <w:rFonts w:ascii="Arial" w:eastAsia="Times New Roman" w:hAnsi="Arial" w:cs="Arial"/>
          <w:color w:val="000000"/>
        </w:rPr>
        <w:t xml:space="preserve"> </w:t>
      </w:r>
    </w:p>
    <w:p w14:paraId="679670FF" w14:textId="35684E7E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right="-1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>Com a presente operação pretende-se a simplificação de processos agilizando e disponibilizando conteúdos e informação por parte do ISE</w:t>
      </w:r>
      <w:r w:rsidR="00C828DD">
        <w:rPr>
          <w:rFonts w:ascii="Arial" w:eastAsia="Times New Roman" w:hAnsi="Arial" w:cs="Arial"/>
          <w:color w:val="000000"/>
        </w:rPr>
        <w:t>G</w:t>
      </w:r>
      <w:r w:rsidRPr="00A56C81">
        <w:rPr>
          <w:rFonts w:ascii="Arial" w:eastAsia="Times New Roman" w:hAnsi="Arial" w:cs="Arial"/>
          <w:color w:val="000000"/>
        </w:rPr>
        <w:t xml:space="preserve"> em todo o País, a um custo mais baixo. Esta melhoria na acessibilidade a este tipo de serviços, a um custo menor, nomeadamente no acesso à informação, na solicitação de documentos por meios digitais, no conhecimento do perfil e dos objetivos de carreira dos alunos que acabam os cursos e que podem reforçar a equipa de colaboradores das empresas constituem uma mais valia para todos os Cidadãos e as Empresas localizadas nas Regiões NUTS II do Norte, Centro e Alentejo.</w:t>
      </w:r>
    </w:p>
    <w:p w14:paraId="1179D3BC" w14:textId="61827C3D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ind w:right="-307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Esta </w:t>
      </w:r>
      <w:r w:rsidR="00C828DD">
        <w:rPr>
          <w:rFonts w:ascii="Arial" w:eastAsia="Times New Roman" w:hAnsi="Arial" w:cs="Arial"/>
          <w:color w:val="000000"/>
        </w:rPr>
        <w:t>simplificação</w:t>
      </w:r>
      <w:r w:rsidRPr="00A56C81">
        <w:rPr>
          <w:rFonts w:ascii="Arial" w:eastAsia="Times New Roman" w:hAnsi="Arial" w:cs="Arial"/>
          <w:color w:val="000000"/>
        </w:rPr>
        <w:t xml:space="preserve"> de processos</w:t>
      </w:r>
      <w:r w:rsidR="00C828DD">
        <w:rPr>
          <w:rFonts w:ascii="Arial" w:eastAsia="Times New Roman" w:hAnsi="Arial" w:cs="Arial"/>
          <w:color w:val="000000"/>
        </w:rPr>
        <w:t>,</w:t>
      </w:r>
      <w:r w:rsidRPr="00A56C81">
        <w:rPr>
          <w:rFonts w:ascii="Arial" w:eastAsia="Times New Roman" w:hAnsi="Arial" w:cs="Arial"/>
          <w:color w:val="000000"/>
        </w:rPr>
        <w:t xml:space="preserve"> serviços </w:t>
      </w:r>
      <w:r w:rsidR="00C828DD">
        <w:rPr>
          <w:rFonts w:ascii="Arial" w:eastAsia="Times New Roman" w:hAnsi="Arial" w:cs="Arial"/>
          <w:color w:val="000000"/>
        </w:rPr>
        <w:t xml:space="preserve">e de acesso à informação </w:t>
      </w:r>
      <w:r w:rsidRPr="00A56C81">
        <w:rPr>
          <w:rFonts w:ascii="Arial" w:eastAsia="Times New Roman" w:hAnsi="Arial" w:cs="Arial"/>
          <w:color w:val="000000"/>
        </w:rPr>
        <w:t xml:space="preserve">terá especial relevo em todo o território nacional, com incidência nas regiões de convergência, onde os custos de contexto são maiores, e como tal, toda e qualquer iniciativa que simplifique e modernize os serviços de apoio ao consumidor, empresas e público em geral, contribuirá para uma melhor coesão territorial. </w:t>
      </w:r>
    </w:p>
    <w:p w14:paraId="483AC3A7" w14:textId="77777777" w:rsidR="00C828DD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302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Existe assim um efeito de difusão do investimento sobre a economia Nacional e nas regiões referidas que se traduz na melhoria de muitos dos serviços prestados, que passam a ficar acessíveis em qualquer região do país, a qualquer hora, pelos vários interessados, evitando assim desmobilizações geográficas destas regiões para Lisboa. </w:t>
      </w:r>
    </w:p>
    <w:p w14:paraId="70B483B3" w14:textId="6D113568" w:rsidR="00004FA0" w:rsidRPr="00C828DD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302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Neste sentido, é claramente percetível que o efeito traduzido por esta iniciativa terá um efeito de grande </w:t>
      </w:r>
      <w:r w:rsidRPr="00A56C81">
        <w:rPr>
          <w:rFonts w:ascii="Arial" w:eastAsia="Times New Roman" w:hAnsi="Arial" w:cs="Arial"/>
          <w:color w:val="000000"/>
        </w:rPr>
        <w:lastRenderedPageBreak/>
        <w:t>difusão sobre o conjunto da economia nacional, não só incidindo na Administração Pública e na melhoria de alguns dos seus processos e prestação dos seus serviços, como também no tecido económico nacional, com a implementação das várias iniciativas em ambiente web.</w:t>
      </w:r>
    </w:p>
    <w:p w14:paraId="485A43E5" w14:textId="77777777" w:rsidR="00D92D40" w:rsidRPr="00004FA0" w:rsidRDefault="00D92D40" w:rsidP="00004FA0"/>
    <w:p w14:paraId="6663C865" w14:textId="41B79892" w:rsidR="00391269" w:rsidRPr="00D92D40" w:rsidRDefault="007766BE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56" w:name="_Toc42356458"/>
      <w:r w:rsidRPr="009B3869">
        <w:rPr>
          <w:rFonts w:ascii="Trebuchet MS" w:hAnsi="Trebuchet MS"/>
          <w:color w:val="1F497D" w:themeColor="text2"/>
          <w:sz w:val="24"/>
          <w:szCs w:val="24"/>
        </w:rPr>
        <w:t>Disposições legais, pareceres prévios e normas técnicas</w:t>
      </w:r>
      <w:bookmarkEnd w:id="356"/>
    </w:p>
    <w:p w14:paraId="2BCF8CD0" w14:textId="1E640E13" w:rsidR="00C828DD" w:rsidRDefault="00C828DD" w:rsidP="00391269">
      <w:pPr>
        <w:spacing w:after="120" w:line="280" w:lineRule="auto"/>
        <w:jc w:val="both"/>
      </w:pPr>
      <w:r w:rsidRPr="0084123C">
        <w:rPr>
          <w:rFonts w:ascii="Arial" w:eastAsia="Calibri" w:hAnsi="Arial" w:cs="Arial"/>
        </w:rPr>
        <w:t>O presente projeto está alinhado com as iniciativas de política pública para a Modernização do Estado e também em matéria de Capacitação da Administração Pública, que é um dos Pilares do Plano Nacional de Reformas, com a Estratégia TIC 2020 e com o respetivo Plano de Ação</w:t>
      </w:r>
      <w:r>
        <w:rPr>
          <w:rFonts w:ascii="Arial" w:eastAsia="Calibri" w:hAnsi="Arial" w:cs="Arial"/>
        </w:rPr>
        <w:t>, nomeadamente em matéria de Integração e Interoperabilidade, Inovação e Competitividade e Partilha de Recursos, em alinhamento, portanto, com os três eixos específicos definidos naquele documento</w:t>
      </w:r>
      <w:r w:rsidRPr="0084123C">
        <w:rPr>
          <w:rFonts w:ascii="Arial" w:eastAsia="Calibri" w:hAnsi="Arial" w:cs="Arial"/>
        </w:rPr>
        <w:t xml:space="preserve">, bem como com as medidas plasmadas no SIMPLEX+, </w:t>
      </w:r>
      <w:r w:rsidRPr="0084123C">
        <w:rPr>
          <w:rFonts w:ascii="Arial" w:hAnsi="Arial" w:cs="Arial"/>
          <w:color w:val="000000"/>
        </w:rPr>
        <w:t>nomeadamente a implementação de melhores respostas às necessidades das comunidades, cidadãos e empresas, e pela  valorização  de novos modelos organizativos e de interação que permitam a obtenção de ganhos de eficiência e do incremento da qualidade e da objetividade dos serviços prestados à comunidade e aos cidadãos</w:t>
      </w:r>
      <w:r>
        <w:rPr>
          <w:rFonts w:ascii="Arial" w:hAnsi="Arial" w:cs="Arial"/>
          <w:color w:val="000000"/>
        </w:rPr>
        <w:t>.</w:t>
      </w:r>
    </w:p>
    <w:p w14:paraId="66E00DC6" w14:textId="77777777" w:rsidR="00391269" w:rsidRPr="006E2D60" w:rsidRDefault="00391269" w:rsidP="00391269">
      <w:pPr>
        <w:spacing w:after="120" w:line="280" w:lineRule="auto"/>
        <w:jc w:val="both"/>
        <w:rPr>
          <w:rFonts w:ascii="Trebuchet MS" w:eastAsia="Trebuchet MS" w:hAnsi="Trebuchet MS" w:cs="Trebuchet MS"/>
        </w:rPr>
      </w:pPr>
    </w:p>
    <w:p w14:paraId="23E09583" w14:textId="30602BAB" w:rsidR="00886538" w:rsidRPr="00D92D40" w:rsidRDefault="007766BE" w:rsidP="00415A8B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57" w:name="_Toc42356459"/>
      <w:r w:rsidRPr="009B3869">
        <w:rPr>
          <w:rFonts w:ascii="Trebuchet MS" w:hAnsi="Trebuchet MS"/>
          <w:color w:val="1F497D" w:themeColor="text2"/>
          <w:sz w:val="24"/>
          <w:szCs w:val="24"/>
        </w:rPr>
        <w:t>Impacto e mérito da operação</w:t>
      </w:r>
      <w:bookmarkEnd w:id="357"/>
    </w:p>
    <w:p w14:paraId="468770CE" w14:textId="63D64EFA" w:rsidR="00C828DD" w:rsidRDefault="00C828DD" w:rsidP="00415A8B">
      <w:pPr>
        <w:jc w:val="both"/>
      </w:pPr>
      <w:r>
        <w:rPr>
          <w:rFonts w:ascii="Arial" w:eastAsia="Arial" w:hAnsi="Arial" w:cs="Arial"/>
          <w:b/>
        </w:rPr>
        <w:t>Interno à Entidade</w:t>
      </w:r>
    </w:p>
    <w:p w14:paraId="7CF9693A" w14:textId="77777777" w:rsidR="00C828DD" w:rsidRPr="00350557" w:rsidRDefault="00C828DD" w:rsidP="00C828DD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 diagnóstico identifica a necessidade da criação e implementação de uma plataforma de comunicação integrada, e implementação de sistemas de desmaterialização e simplificação de processos para as áreas chave de captação de alunos e de comunicação e de informação junto dos </w:t>
      </w:r>
      <w:proofErr w:type="spellStart"/>
      <w:r>
        <w:rPr>
          <w:rFonts w:ascii="Arial" w:eastAsia="Arial" w:hAnsi="Arial" w:cs="Arial"/>
          <w:i/>
        </w:rPr>
        <w:t>stakeholders</w:t>
      </w:r>
      <w:proofErr w:type="spellEnd"/>
      <w:r>
        <w:rPr>
          <w:rFonts w:ascii="Arial" w:eastAsia="Arial" w:hAnsi="Arial" w:cs="Arial"/>
        </w:rPr>
        <w:t>.</w:t>
      </w:r>
      <w:r w:rsidRPr="00C63199">
        <w:rPr>
          <w:rFonts w:ascii="Arial" w:hAnsi="Arial" w:cs="Arial"/>
        </w:rPr>
        <w:t xml:space="preserve"> </w:t>
      </w:r>
      <w:r w:rsidRPr="00350557">
        <w:rPr>
          <w:rFonts w:ascii="Arial" w:hAnsi="Arial" w:cs="Arial"/>
        </w:rPr>
        <w:t xml:space="preserve">Todas as atividades da operação estão claramente identificadas, estruturadas e articuladas e são essenciais à prossecução dos objetivos </w:t>
      </w:r>
      <w:r>
        <w:rPr>
          <w:rFonts w:ascii="Arial" w:hAnsi="Arial" w:cs="Arial"/>
        </w:rPr>
        <w:t>com</w:t>
      </w:r>
      <w:r w:rsidRPr="00350557">
        <w:rPr>
          <w:rFonts w:ascii="Arial" w:hAnsi="Arial" w:cs="Arial"/>
        </w:rPr>
        <w:t xml:space="preserve"> os resultados devidamente identificados.</w:t>
      </w:r>
    </w:p>
    <w:p w14:paraId="1B8FE714" w14:textId="2ED31D84" w:rsidR="00130EF8" w:rsidRPr="00C828DD" w:rsidRDefault="00C828DD" w:rsidP="00415A8B">
      <w:pPr>
        <w:jc w:val="both"/>
      </w:pPr>
      <w:r w:rsidRPr="00350557">
        <w:rPr>
          <w:rFonts w:ascii="Arial" w:hAnsi="Arial" w:cs="Arial"/>
        </w:rPr>
        <w:t>A implementação deste novo modelo de abordagem possibilitará a redução de custos operacionais</w:t>
      </w:r>
      <w:r>
        <w:rPr>
          <w:rFonts w:ascii="Arial" w:hAnsi="Arial" w:cs="Arial"/>
        </w:rPr>
        <w:t>, reafectação de recursos humanos</w:t>
      </w:r>
      <w:r w:rsidRPr="00350557">
        <w:rPr>
          <w:rFonts w:ascii="Arial" w:hAnsi="Arial" w:cs="Arial"/>
        </w:rPr>
        <w:t xml:space="preserve"> e a melhoria dos serviços prestados </w:t>
      </w:r>
      <w:r>
        <w:rPr>
          <w:rFonts w:ascii="Arial" w:hAnsi="Arial" w:cs="Arial"/>
        </w:rPr>
        <w:t>pelo ISEG,</w:t>
      </w:r>
      <w:r w:rsidRPr="00350557">
        <w:rPr>
          <w:rFonts w:ascii="Arial" w:hAnsi="Arial" w:cs="Arial"/>
        </w:rPr>
        <w:t xml:space="preserve"> contribuindo de forma determinante para o aumento da</w:t>
      </w:r>
      <w:r>
        <w:rPr>
          <w:rFonts w:ascii="Arial" w:hAnsi="Arial" w:cs="Arial"/>
        </w:rPr>
        <w:t xml:space="preserve"> </w:t>
      </w:r>
      <w:r w:rsidRPr="00350557">
        <w:rPr>
          <w:rFonts w:ascii="Arial" w:hAnsi="Arial" w:cs="Arial"/>
        </w:rPr>
        <w:t xml:space="preserve">eficiência e </w:t>
      </w:r>
      <w:r>
        <w:rPr>
          <w:rFonts w:ascii="Arial" w:hAnsi="Arial" w:cs="Arial"/>
        </w:rPr>
        <w:t>eficácia desses serviços.</w:t>
      </w:r>
    </w:p>
    <w:p w14:paraId="7AA0A934" w14:textId="6FCE3CE7" w:rsidR="00130EF8" w:rsidRDefault="00C828DD" w:rsidP="004A6B9A">
      <w:pPr>
        <w:jc w:val="both"/>
      </w:pPr>
      <w:r>
        <w:rPr>
          <w:rFonts w:ascii="Arial" w:eastAsia="Arial" w:hAnsi="Arial" w:cs="Arial"/>
        </w:rPr>
        <w:t>Na memória descritiva encontram-se os serviços disponibilizados pelo ISEG, que serão objeto de intervenção com a presente operação, as suas debilidades e as possibilidades de melhoria, bem como as ações de reestruturação e os resultados que com elas se espera obter.</w:t>
      </w:r>
    </w:p>
    <w:p w14:paraId="6BD64BD7" w14:textId="7CEAD5B3" w:rsidR="00C828DD" w:rsidRDefault="00C828DD" w:rsidP="004A6B9A">
      <w:pPr>
        <w:jc w:val="both"/>
        <w:rPr>
          <w:rFonts w:ascii="Arial" w:eastAsia="Arial" w:hAnsi="Arial" w:cs="Arial"/>
        </w:rPr>
      </w:pPr>
      <w:r w:rsidRPr="004A6B9A">
        <w:rPr>
          <w:rFonts w:ascii="Arial" w:eastAsia="Arial" w:hAnsi="Arial" w:cs="Arial"/>
        </w:rPr>
        <w:t>O projeto é claramente uma operação de capacitação e modernização do Instituto e contribui para o reforço da capacidade institucional, possibilitando a melhoria do serviço disponibilizado aos cidadãos</w:t>
      </w:r>
      <w:r>
        <w:rPr>
          <w:rFonts w:ascii="Arial" w:eastAsia="Arial" w:hAnsi="Arial" w:cs="Arial"/>
        </w:rPr>
        <w:t>,</w:t>
      </w:r>
      <w:r w:rsidRPr="004A6B9A">
        <w:rPr>
          <w:rFonts w:ascii="Arial" w:eastAsia="Arial" w:hAnsi="Arial" w:cs="Arial"/>
        </w:rPr>
        <w:t xml:space="preserve"> às empresas</w:t>
      </w:r>
      <w:r>
        <w:rPr>
          <w:rFonts w:ascii="Arial" w:eastAsia="Arial" w:hAnsi="Arial" w:cs="Arial"/>
        </w:rPr>
        <w:t xml:space="preserve"> e à comunidade em geral.</w:t>
      </w:r>
    </w:p>
    <w:p w14:paraId="013CF667" w14:textId="2EA8381C" w:rsidR="00130EF8" w:rsidRDefault="00C828DD" w:rsidP="004A6B9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Os custos encontram-se perfeitamente ajustados, assim como os resultados e objetivos esperados. Toda a operação está articulada de forma a que os investimentos resultem numa redução de custos de contexto e numa melhor prestação de serviços.</w:t>
      </w:r>
    </w:p>
    <w:p w14:paraId="18DB304B" w14:textId="77777777" w:rsidR="00C828DD" w:rsidRDefault="00C828DD" w:rsidP="00F471C4">
      <w:pPr>
        <w:jc w:val="both"/>
      </w:pPr>
      <w:r w:rsidRPr="004A6B9A">
        <w:rPr>
          <w:rFonts w:ascii="Arial" w:eastAsia="Arial" w:hAnsi="Arial" w:cs="Arial"/>
        </w:rPr>
        <w:t xml:space="preserve">Este projeto corresponde assim a uma Inovação Organizacional e de Processo com um forte efeito no </w:t>
      </w:r>
      <w:r>
        <w:rPr>
          <w:rFonts w:ascii="Arial" w:eastAsia="Arial" w:hAnsi="Arial" w:cs="Arial"/>
        </w:rPr>
        <w:t>ISEG</w:t>
      </w:r>
      <w:r w:rsidRPr="004A6B9A">
        <w:rPr>
          <w:rFonts w:ascii="Arial" w:eastAsia="Arial" w:hAnsi="Arial" w:cs="Arial"/>
        </w:rPr>
        <w:t xml:space="preserve"> devido a uma elevada redefinição do seu modelo organizacional, na </w:t>
      </w:r>
      <w:r>
        <w:rPr>
          <w:rFonts w:ascii="Arial" w:eastAsia="Arial" w:hAnsi="Arial" w:cs="Arial"/>
        </w:rPr>
        <w:t>simplificação</w:t>
      </w:r>
      <w:r w:rsidRPr="004A6B9A">
        <w:rPr>
          <w:rFonts w:ascii="Arial" w:eastAsia="Arial" w:hAnsi="Arial" w:cs="Arial"/>
        </w:rPr>
        <w:t xml:space="preserve"> de processos</w:t>
      </w:r>
      <w:r>
        <w:rPr>
          <w:rFonts w:ascii="Arial" w:eastAsia="Arial" w:hAnsi="Arial" w:cs="Arial"/>
        </w:rPr>
        <w:t xml:space="preserve"> para acesso à informação </w:t>
      </w:r>
      <w:r w:rsidRPr="004A6B9A">
        <w:rPr>
          <w:rFonts w:ascii="Arial" w:eastAsia="Arial" w:hAnsi="Arial" w:cs="Arial"/>
        </w:rPr>
        <w:t>e no reforço da intensidade de utilização das TIC</w:t>
      </w:r>
      <w:r>
        <w:rPr>
          <w:rFonts w:ascii="Arial" w:eastAsia="Arial" w:hAnsi="Arial" w:cs="Arial"/>
        </w:rPr>
        <w:t>.</w:t>
      </w:r>
      <w:bookmarkStart w:id="358" w:name="_heading=h.44sinio"/>
      <w:bookmarkStart w:id="359" w:name="_heading=h.2jxsxqh"/>
      <w:bookmarkEnd w:id="358"/>
      <w:bookmarkEnd w:id="359"/>
    </w:p>
    <w:p w14:paraId="3B9B5587" w14:textId="0FB11E11" w:rsidR="00C828DD" w:rsidRDefault="00C828DD" w:rsidP="00F471C4">
      <w:pPr>
        <w:jc w:val="both"/>
      </w:pPr>
      <w:r>
        <w:rPr>
          <w:rFonts w:ascii="Arial" w:eastAsia="Arial" w:hAnsi="Arial" w:cs="Arial"/>
          <w:b/>
        </w:rPr>
        <w:t>Interno à Administração Pública</w:t>
      </w:r>
    </w:p>
    <w:p w14:paraId="18448644" w14:textId="7AAA0D3F" w:rsidR="0035186E" w:rsidRDefault="0035186E" w:rsidP="00C828D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 o objetivo de potenciar os resultados do presente projeto e adequar as parcerias na fase de investimento e de funcionamento, o ISEG</w:t>
      </w:r>
      <w:r w:rsidRPr="007E52B1">
        <w:rPr>
          <w:rFonts w:ascii="Arial" w:eastAsia="Arial" w:hAnsi="Arial" w:cs="Arial"/>
        </w:rPr>
        <w:t xml:space="preserve"> estabeleceu conta</w:t>
      </w:r>
      <w:r w:rsidRPr="006701EB">
        <w:rPr>
          <w:rFonts w:ascii="Arial" w:eastAsia="Arial" w:hAnsi="Arial" w:cs="Arial"/>
        </w:rPr>
        <w:t>tos com os agrupamentos escolares</w:t>
      </w:r>
      <w:r>
        <w:rPr>
          <w:rFonts w:ascii="Arial" w:eastAsia="Arial" w:hAnsi="Arial" w:cs="Arial"/>
        </w:rPr>
        <w:t xml:space="preserve"> </w:t>
      </w:r>
      <w:r w:rsidRPr="006701EB">
        <w:rPr>
          <w:rFonts w:ascii="Arial" w:eastAsia="Arial" w:hAnsi="Arial" w:cs="Arial"/>
        </w:rPr>
        <w:t xml:space="preserve">(escolas básicas + secundárias) integradas no Ministério da Educação e Ciência, bem como estabeleceu acordos, </w:t>
      </w:r>
      <w:r w:rsidRPr="00106FB7">
        <w:rPr>
          <w:rFonts w:ascii="Arial" w:eastAsia="Arial" w:hAnsi="Arial" w:cs="Arial"/>
          <w:strike/>
          <w:rPrChange w:id="360" w:author="João Carlos Rodrigue" w:date="2020-06-11T16:15:00Z">
            <w:rPr>
              <w:rFonts w:ascii="Arial" w:eastAsia="Arial" w:hAnsi="Arial" w:cs="Arial"/>
            </w:rPr>
          </w:rPrChange>
        </w:rPr>
        <w:t>na região</w:t>
      </w:r>
      <w:ins w:id="361" w:author="João Carlos Rodrigue" w:date="2020-06-11T16:15:00Z">
        <w:r w:rsidR="00106FB7">
          <w:rPr>
            <w:rFonts w:ascii="Arial" w:eastAsia="Arial" w:hAnsi="Arial" w:cs="Arial"/>
          </w:rPr>
          <w:t xml:space="preserve"> </w:t>
        </w:r>
        <w:r w:rsidR="00106FB7" w:rsidRPr="00106FB7">
          <w:rPr>
            <w:rFonts w:ascii="Arial" w:eastAsia="Arial" w:hAnsi="Arial" w:cs="Arial"/>
            <w:color w:val="31849B" w:themeColor="accent5" w:themeShade="BF"/>
            <w:rPrChange w:id="362" w:author="João Carlos Rodrigue" w:date="2020-06-11T16:16:00Z">
              <w:rPr>
                <w:rFonts w:ascii="Arial" w:eastAsia="Arial" w:hAnsi="Arial" w:cs="Arial"/>
              </w:rPr>
            </w:rPrChange>
          </w:rPr>
          <w:t>a nível nacional</w:t>
        </w:r>
      </w:ins>
      <w:r w:rsidRPr="006701EB">
        <w:rPr>
          <w:rFonts w:ascii="Arial" w:eastAsia="Arial" w:hAnsi="Arial" w:cs="Arial"/>
        </w:rPr>
        <w:t xml:space="preserve">, com </w:t>
      </w:r>
      <w:ins w:id="363" w:author="João Tomé Calado" w:date="2020-06-10T19:34:00Z">
        <w:r w:rsidR="00D9791A">
          <w:rPr>
            <w:rFonts w:ascii="Arial" w:eastAsia="Arial" w:hAnsi="Arial" w:cs="Arial"/>
          </w:rPr>
          <w:t>outras instituições de ensino superior, centros de investigação</w:t>
        </w:r>
      </w:ins>
      <w:ins w:id="364" w:author="João Tomé Calado" w:date="2020-06-10T19:35:00Z">
        <w:r w:rsidR="00D9791A">
          <w:rPr>
            <w:rFonts w:ascii="Arial" w:eastAsia="Arial" w:hAnsi="Arial" w:cs="Arial"/>
          </w:rPr>
          <w:t xml:space="preserve">, </w:t>
        </w:r>
      </w:ins>
      <w:r w:rsidRPr="006701EB">
        <w:rPr>
          <w:rFonts w:ascii="Arial" w:eastAsia="Arial" w:hAnsi="Arial" w:cs="Arial"/>
        </w:rPr>
        <w:t>autarquias, associações empresariais e empresas</w:t>
      </w:r>
      <w:r>
        <w:rPr>
          <w:rFonts w:ascii="Arial" w:eastAsia="Arial" w:hAnsi="Arial" w:cs="Arial"/>
        </w:rPr>
        <w:t>.</w:t>
      </w:r>
    </w:p>
    <w:p w14:paraId="77898009" w14:textId="2A24ACB2" w:rsidR="0035186E" w:rsidRDefault="00CC629D" w:rsidP="00C828DD">
      <w:pPr>
        <w:jc w:val="both"/>
      </w:pPr>
      <w:r w:rsidRPr="006701EB">
        <w:rPr>
          <w:rFonts w:ascii="Arial" w:hAnsi="Arial" w:cs="Arial"/>
        </w:rPr>
        <w:t>A instituição deste modelo</w:t>
      </w:r>
      <w:r w:rsidRPr="00350557">
        <w:rPr>
          <w:rFonts w:ascii="Arial" w:hAnsi="Arial" w:cs="Arial"/>
        </w:rPr>
        <w:t xml:space="preserve"> de comunicação</w:t>
      </w:r>
      <w:r w:rsidRPr="00F471C4">
        <w:rPr>
          <w:rFonts w:ascii="Arial" w:eastAsia="Arial" w:hAnsi="Arial" w:cs="Arial"/>
        </w:rPr>
        <w:t xml:space="preserve"> contempla a criação e partilha de canais de comunicação comuns, </w:t>
      </w:r>
      <w:r>
        <w:rPr>
          <w:rFonts w:ascii="Arial" w:eastAsia="Arial" w:hAnsi="Arial" w:cs="Arial"/>
        </w:rPr>
        <w:t xml:space="preserve">de informação integrada, de </w:t>
      </w:r>
      <w:r w:rsidRPr="00F471C4">
        <w:rPr>
          <w:rFonts w:ascii="Arial" w:eastAsia="Arial" w:hAnsi="Arial" w:cs="Arial"/>
        </w:rPr>
        <w:t xml:space="preserve">processos de gestão comum, </w:t>
      </w:r>
      <w:r>
        <w:rPr>
          <w:rFonts w:ascii="Arial" w:eastAsia="Arial" w:hAnsi="Arial" w:cs="Arial"/>
        </w:rPr>
        <w:t xml:space="preserve">de </w:t>
      </w:r>
      <w:r w:rsidRPr="00F471C4">
        <w:rPr>
          <w:rFonts w:ascii="Arial" w:eastAsia="Arial" w:hAnsi="Arial" w:cs="Arial"/>
        </w:rPr>
        <w:t>partilha de infraestruturas tecnológicas comuns e a utilização de serviços transversais partilhados e contribui para os objetivos específicos e o plano setorial do Ministério</w:t>
      </w:r>
      <w:r>
        <w:rPr>
          <w:rFonts w:ascii="Arial" w:eastAsia="Arial" w:hAnsi="Arial" w:cs="Arial"/>
        </w:rPr>
        <w:t>.</w:t>
      </w:r>
    </w:p>
    <w:p w14:paraId="4864799D" w14:textId="26013F1E" w:rsidR="005006C5" w:rsidRPr="00350557" w:rsidRDefault="005006C5" w:rsidP="005006C5">
      <w:pPr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350557">
        <w:rPr>
          <w:rFonts w:ascii="Arial" w:hAnsi="Arial" w:cs="Arial"/>
        </w:rPr>
        <w:t>ermite uma melhoria substancial da eficiência e da eficácia dos serviços prestados, permitindo uma melhor alocação e racionalização dos recursos da Administração Pública, com reflexos ao nível da competitividade e dos gastos decorrentes da prestação destes serviços.</w:t>
      </w:r>
    </w:p>
    <w:p w14:paraId="5F512E27" w14:textId="7EAB72F4" w:rsidR="005006C5" w:rsidRDefault="005006C5" w:rsidP="00F471C4">
      <w:pPr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t>Esta operação demonstra uma forte contribuição para a partilha de canais de informação e de infraestruturas tecnológicas comuns ou interoperáveis de forma transversal a várias entidades no domínio da Administração Pública, com consequente simplificação dos processos e a facilidade de acesso à informação através de meios digitais que estará acessível a esse conjunto de entidades</w:t>
      </w:r>
      <w:r>
        <w:rPr>
          <w:rFonts w:ascii="Arial" w:hAnsi="Arial" w:cs="Arial"/>
        </w:rPr>
        <w:t>.</w:t>
      </w:r>
    </w:p>
    <w:p w14:paraId="02D5F2B9" w14:textId="0F6D6DF5" w:rsidR="005006C5" w:rsidRPr="00CC629D" w:rsidRDefault="00CC629D" w:rsidP="00F471C4">
      <w:pPr>
        <w:jc w:val="both"/>
        <w:rPr>
          <w:rFonts w:ascii="Arial" w:eastAsia="Arial" w:hAnsi="Arial" w:cs="Arial"/>
        </w:rPr>
      </w:pPr>
      <w:r w:rsidRPr="00F471C4">
        <w:rPr>
          <w:rFonts w:ascii="Arial" w:eastAsia="Arial" w:hAnsi="Arial" w:cs="Arial"/>
        </w:rPr>
        <w:t xml:space="preserve">Esta candidatura incorpora a </w:t>
      </w:r>
      <w:r>
        <w:rPr>
          <w:rFonts w:ascii="Arial" w:eastAsia="Arial" w:hAnsi="Arial" w:cs="Arial"/>
        </w:rPr>
        <w:t>r</w:t>
      </w:r>
      <w:r w:rsidRPr="00F471C4">
        <w:rPr>
          <w:rFonts w:ascii="Arial" w:eastAsia="Arial" w:hAnsi="Arial" w:cs="Arial"/>
        </w:rPr>
        <w:t>acionalização da prestação de serviços públicos por meios eletrónicos, a Racionalização das TIC e modernização administrativa dentro dos organismos públicos, potencia a Administração aberta e novos canais de oferta formativa e incorpora o RNID</w:t>
      </w:r>
      <w:r>
        <w:rPr>
          <w:rFonts w:ascii="Arial" w:eastAsia="Arial" w:hAnsi="Arial" w:cs="Arial"/>
        </w:rPr>
        <w:t>.</w:t>
      </w:r>
      <w:bookmarkStart w:id="365" w:name="_heading=h.z337ya"/>
      <w:bookmarkEnd w:id="365"/>
    </w:p>
    <w:p w14:paraId="0C6029C8" w14:textId="5AD1F6D8" w:rsidR="00CC629D" w:rsidRDefault="00CC629D" w:rsidP="00F471C4">
      <w:pPr>
        <w:jc w:val="both"/>
      </w:pPr>
      <w:bookmarkStart w:id="366" w:name="_heading=h.3j2qqm3"/>
      <w:bookmarkEnd w:id="366"/>
      <w:r>
        <w:rPr>
          <w:rFonts w:ascii="Arial" w:eastAsia="Arial" w:hAnsi="Arial" w:cs="Arial"/>
          <w:b/>
        </w:rPr>
        <w:t>Externo</w:t>
      </w:r>
    </w:p>
    <w:p w14:paraId="3342CCF5" w14:textId="448F41EA" w:rsidR="00130EF8" w:rsidRDefault="00821075" w:rsidP="00F471C4">
      <w:pPr>
        <w:jc w:val="both"/>
        <w:rPr>
          <w:rFonts w:ascii="Arial" w:eastAsia="Arial" w:hAnsi="Arial" w:cs="Arial"/>
        </w:rPr>
      </w:pPr>
      <w:r w:rsidRPr="00350557">
        <w:rPr>
          <w:rFonts w:ascii="Arial" w:hAnsi="Arial" w:cs="Arial"/>
        </w:rPr>
        <w:t>Esta operação encontra-se inteiramente voltada para a melhoria da qualidade e da eficácia dos serviços prestados aos cidadãos e à comunidade</w:t>
      </w:r>
      <w:r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pela m</w:t>
      </w:r>
      <w:r w:rsidR="00F471C4" w:rsidRPr="00F471C4">
        <w:rPr>
          <w:rFonts w:ascii="Arial" w:eastAsia="Arial" w:hAnsi="Arial" w:cs="Arial"/>
        </w:rPr>
        <w:t>aior</w:t>
      </w:r>
      <w:r w:rsidR="00130EF8" w:rsidRPr="00F471C4">
        <w:rPr>
          <w:rFonts w:ascii="Arial" w:eastAsia="Arial" w:hAnsi="Arial" w:cs="Arial"/>
        </w:rPr>
        <w:t xml:space="preserve"> facilidade </w:t>
      </w:r>
      <w:r>
        <w:rPr>
          <w:rFonts w:ascii="Arial" w:eastAsia="Arial" w:hAnsi="Arial" w:cs="Arial"/>
        </w:rPr>
        <w:t xml:space="preserve">que confere </w:t>
      </w:r>
      <w:r w:rsidR="00130EF8" w:rsidRPr="00F471C4">
        <w:rPr>
          <w:rFonts w:ascii="Arial" w:eastAsia="Arial" w:hAnsi="Arial" w:cs="Arial"/>
        </w:rPr>
        <w:t xml:space="preserve">no acesso </w:t>
      </w:r>
      <w:r>
        <w:rPr>
          <w:rFonts w:ascii="Arial" w:eastAsia="Arial" w:hAnsi="Arial" w:cs="Arial"/>
        </w:rPr>
        <w:t>à</w:t>
      </w:r>
      <w:r w:rsidR="00F471C4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</w:t>
      </w:r>
      <w:r w:rsidR="00130EF8" w:rsidRPr="00F471C4">
        <w:rPr>
          <w:rFonts w:ascii="Arial" w:eastAsia="Arial" w:hAnsi="Arial" w:cs="Arial"/>
        </w:rPr>
        <w:t xml:space="preserve">formação </w:t>
      </w:r>
      <w:r>
        <w:rPr>
          <w:rFonts w:ascii="Arial" w:eastAsia="Arial" w:hAnsi="Arial" w:cs="Arial"/>
        </w:rPr>
        <w:t xml:space="preserve">prestada, </w:t>
      </w:r>
      <w:r w:rsidR="00130EF8" w:rsidRPr="00F471C4">
        <w:rPr>
          <w:rFonts w:ascii="Arial" w:eastAsia="Arial" w:hAnsi="Arial" w:cs="Arial"/>
        </w:rPr>
        <w:t>te</w:t>
      </w:r>
      <w:r w:rsidR="00F471C4" w:rsidRPr="00F471C4">
        <w:rPr>
          <w:rFonts w:ascii="Arial" w:eastAsia="Arial" w:hAnsi="Arial" w:cs="Arial"/>
        </w:rPr>
        <w:t>ndo</w:t>
      </w:r>
      <w:r w:rsidR="00130EF8" w:rsidRPr="00F471C4">
        <w:rPr>
          <w:rFonts w:ascii="Arial" w:eastAsia="Arial" w:hAnsi="Arial" w:cs="Arial"/>
        </w:rPr>
        <w:t xml:space="preserve"> associada uma maior rapidez na disponibilidade de dados</w:t>
      </w:r>
      <w:r>
        <w:rPr>
          <w:rFonts w:ascii="Arial" w:eastAsia="Arial" w:hAnsi="Arial" w:cs="Arial"/>
        </w:rPr>
        <w:t>.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O acesso à </w:t>
      </w:r>
      <w:r w:rsidR="00130EF8" w:rsidRPr="00F471C4">
        <w:rPr>
          <w:rFonts w:ascii="Arial" w:eastAsia="Arial" w:hAnsi="Arial" w:cs="Arial"/>
        </w:rPr>
        <w:t xml:space="preserve">informação </w:t>
      </w:r>
      <w:r>
        <w:rPr>
          <w:rFonts w:ascii="Arial" w:eastAsia="Arial" w:hAnsi="Arial" w:cs="Arial"/>
        </w:rPr>
        <w:t xml:space="preserve">passa a ser realizada através de uma multiplataforma integradora de conteúdos, pelo que o processo de comunicação do Instituto </w:t>
      </w:r>
      <w:r w:rsidR="00130EF8" w:rsidRPr="00F471C4">
        <w:rPr>
          <w:rFonts w:ascii="Arial" w:eastAsia="Arial" w:hAnsi="Arial" w:cs="Arial"/>
        </w:rPr>
        <w:t xml:space="preserve">junto dos </w:t>
      </w:r>
      <w:proofErr w:type="spellStart"/>
      <w:r w:rsidR="00130EF8" w:rsidRPr="00277BD8">
        <w:rPr>
          <w:rFonts w:ascii="Arial" w:eastAsia="Arial" w:hAnsi="Arial" w:cs="Arial"/>
          <w:i/>
        </w:rPr>
        <w:t>stakeholders</w:t>
      </w:r>
      <w:proofErr w:type="spellEnd"/>
      <w:r w:rsidR="00130EF8" w:rsidRPr="00F471C4">
        <w:rPr>
          <w:rFonts w:ascii="Arial" w:eastAsia="Arial" w:hAnsi="Arial" w:cs="Arial"/>
        </w:rPr>
        <w:t xml:space="preserve"> traduz</w:t>
      </w:r>
      <w:r>
        <w:rPr>
          <w:rFonts w:ascii="Arial" w:eastAsia="Arial" w:hAnsi="Arial" w:cs="Arial"/>
        </w:rPr>
        <w:t>-se</w:t>
      </w:r>
      <w:r w:rsidR="00130EF8" w:rsidRPr="00F471C4">
        <w:rPr>
          <w:rFonts w:ascii="Arial" w:eastAsia="Arial" w:hAnsi="Arial" w:cs="Arial"/>
        </w:rPr>
        <w:t xml:space="preserve"> </w:t>
      </w:r>
      <w:r w:rsidR="00C63199">
        <w:rPr>
          <w:rFonts w:ascii="Arial" w:eastAsia="Arial" w:hAnsi="Arial" w:cs="Arial"/>
        </w:rPr>
        <w:t>numa</w:t>
      </w:r>
      <w:r w:rsidR="00130EF8" w:rsidRPr="00F471C4">
        <w:rPr>
          <w:rFonts w:ascii="Arial" w:eastAsia="Arial" w:hAnsi="Arial" w:cs="Arial"/>
        </w:rPr>
        <w:t xml:space="preserve"> redução do tempo </w:t>
      </w:r>
      <w:r>
        <w:rPr>
          <w:rFonts w:ascii="Arial" w:eastAsia="Arial" w:hAnsi="Arial" w:cs="Arial"/>
        </w:rPr>
        <w:t>necessário para a</w:t>
      </w:r>
      <w:r w:rsidR="00130EF8" w:rsidRPr="00F471C4">
        <w:rPr>
          <w:rFonts w:ascii="Arial" w:eastAsia="Arial" w:hAnsi="Arial" w:cs="Arial"/>
        </w:rPr>
        <w:t xml:space="preserve"> prestação do serviço</w:t>
      </w:r>
      <w:r>
        <w:rPr>
          <w:rFonts w:ascii="Arial" w:eastAsia="Arial" w:hAnsi="Arial" w:cs="Arial"/>
        </w:rPr>
        <w:t>,</w:t>
      </w:r>
      <w:r w:rsidR="00130EF8" w:rsidRPr="00F471C4">
        <w:rPr>
          <w:rFonts w:ascii="Arial" w:eastAsia="Arial" w:hAnsi="Arial" w:cs="Arial"/>
        </w:rPr>
        <w:t xml:space="preserve"> evid</w:t>
      </w:r>
      <w:r>
        <w:rPr>
          <w:rFonts w:ascii="Arial" w:eastAsia="Arial" w:hAnsi="Arial" w:cs="Arial"/>
        </w:rPr>
        <w:t>e</w:t>
      </w:r>
      <w:r w:rsidR="00130EF8" w:rsidRPr="00F471C4">
        <w:rPr>
          <w:rFonts w:ascii="Arial" w:eastAsia="Arial" w:hAnsi="Arial" w:cs="Arial"/>
        </w:rPr>
        <w:t>ncia</w:t>
      </w:r>
      <w:r>
        <w:rPr>
          <w:rFonts w:ascii="Arial" w:eastAsia="Arial" w:hAnsi="Arial" w:cs="Arial"/>
        </w:rPr>
        <w:t>ndo de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forma </w:t>
      </w:r>
      <w:r w:rsidR="00130EF8" w:rsidRPr="00F471C4">
        <w:rPr>
          <w:rFonts w:ascii="Arial" w:eastAsia="Arial" w:hAnsi="Arial" w:cs="Arial"/>
        </w:rPr>
        <w:t xml:space="preserve">clara a forte orientação dos resultados deste projeto para os cidadãos e </w:t>
      </w:r>
      <w:r w:rsidR="00F471C4" w:rsidRPr="00F471C4">
        <w:rPr>
          <w:rFonts w:ascii="Arial" w:eastAsia="Arial" w:hAnsi="Arial" w:cs="Arial"/>
        </w:rPr>
        <w:t xml:space="preserve">para </w:t>
      </w:r>
      <w:r w:rsidR="00130EF8" w:rsidRPr="00F471C4">
        <w:rPr>
          <w:rFonts w:ascii="Arial" w:eastAsia="Arial" w:hAnsi="Arial" w:cs="Arial"/>
        </w:rPr>
        <w:t>as empresas. As operações de interação com os cidadãos e as empresas são assim fortemente simplificadas e o custo da prestação do serviço tem uma forte redução dos respetivos encargos.</w:t>
      </w:r>
    </w:p>
    <w:p w14:paraId="3F5F04BC" w14:textId="50682BEA" w:rsidR="00821075" w:rsidRPr="00350557" w:rsidRDefault="00821075" w:rsidP="00821075">
      <w:pPr>
        <w:pStyle w:val="PargrafodaLista"/>
        <w:spacing w:before="240"/>
        <w:ind w:left="0"/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lastRenderedPageBreak/>
        <w:t xml:space="preserve">O projeto Portal </w:t>
      </w:r>
      <w:r>
        <w:rPr>
          <w:rFonts w:ascii="Arial" w:hAnsi="Arial" w:cs="Arial"/>
        </w:rPr>
        <w:t>Integrado</w:t>
      </w:r>
      <w:r w:rsidRPr="00350557">
        <w:rPr>
          <w:rFonts w:ascii="Arial" w:hAnsi="Arial" w:cs="Arial"/>
        </w:rPr>
        <w:t xml:space="preserve"> é claramente uma operação de modernização e capacitação do </w:t>
      </w:r>
      <w:r w:rsidR="00CC629D">
        <w:rPr>
          <w:rFonts w:ascii="Arial" w:hAnsi="Arial" w:cs="Arial"/>
        </w:rPr>
        <w:t>ISEG</w:t>
      </w:r>
      <w:r>
        <w:rPr>
          <w:rFonts w:ascii="Arial" w:hAnsi="Arial" w:cs="Arial"/>
        </w:rPr>
        <w:t>,</w:t>
      </w:r>
      <w:r w:rsidRPr="00350557">
        <w:rPr>
          <w:rFonts w:ascii="Arial" w:hAnsi="Arial" w:cs="Arial"/>
        </w:rPr>
        <w:t xml:space="preserve"> enquanto organismo da Administração Central</w:t>
      </w:r>
      <w:r>
        <w:rPr>
          <w:rFonts w:ascii="Arial" w:hAnsi="Arial" w:cs="Arial"/>
        </w:rPr>
        <w:t xml:space="preserve">, </w:t>
      </w:r>
      <w:r w:rsidRPr="00350557">
        <w:rPr>
          <w:rFonts w:ascii="Arial" w:hAnsi="Arial" w:cs="Arial"/>
        </w:rPr>
        <w:t xml:space="preserve">que contribui de forma evidente para a melhoria dos serviços prestados pela Administração Pública à comunidade, </w:t>
      </w:r>
      <w:r>
        <w:rPr>
          <w:rFonts w:ascii="Arial" w:hAnsi="Arial" w:cs="Arial"/>
        </w:rPr>
        <w:t xml:space="preserve">e </w:t>
      </w:r>
      <w:r w:rsidRPr="00350557">
        <w:rPr>
          <w:rFonts w:ascii="Arial" w:hAnsi="Arial" w:cs="Arial"/>
        </w:rPr>
        <w:t>que promove alterações de relacionamento com os cidadãos, permit</w:t>
      </w:r>
      <w:r>
        <w:rPr>
          <w:rFonts w:ascii="Arial" w:hAnsi="Arial" w:cs="Arial"/>
        </w:rPr>
        <w:t>e</w:t>
      </w:r>
      <w:r w:rsidRPr="00350557">
        <w:rPr>
          <w:rFonts w:ascii="Arial" w:hAnsi="Arial" w:cs="Arial"/>
        </w:rPr>
        <w:t xml:space="preserve"> a transformação dos processos operacionais e a alteração do modelo de prestação de serviços públicos.</w:t>
      </w:r>
    </w:p>
    <w:p w14:paraId="39C94715" w14:textId="77777777" w:rsidR="00821075" w:rsidRPr="00F471C4" w:rsidRDefault="00821075" w:rsidP="00F471C4">
      <w:pPr>
        <w:jc w:val="both"/>
        <w:rPr>
          <w:rFonts w:ascii="Arial" w:eastAsia="Arial" w:hAnsi="Arial" w:cs="Arial"/>
          <w:b/>
          <w:bCs/>
        </w:rPr>
      </w:pPr>
    </w:p>
    <w:p w14:paraId="3A9A304F" w14:textId="0695C10D" w:rsidR="00CC629D" w:rsidRPr="007351C1" w:rsidRDefault="00616F18" w:rsidP="007351C1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67" w:name="_Toc42356460"/>
      <w:r w:rsidRPr="009B3869">
        <w:rPr>
          <w:rFonts w:ascii="Trebuchet MS" w:hAnsi="Trebuchet MS"/>
          <w:color w:val="1F497D" w:themeColor="text2"/>
          <w:sz w:val="24"/>
          <w:szCs w:val="24"/>
        </w:rPr>
        <w:t>Plano de sustentabilidade</w:t>
      </w:r>
      <w:bookmarkEnd w:id="367"/>
    </w:p>
    <w:p w14:paraId="719BEFE4" w14:textId="3299E441" w:rsidR="00CC629D" w:rsidRDefault="00CC629D" w:rsidP="00CC629D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Tal como já foi referido, os ganhos e as poupanças obtidas serão incorporados na operação e na atividade regular do ISEG, perspetivando-se que </w:t>
      </w:r>
      <w:r w:rsidRPr="0009553E">
        <w:rPr>
          <w:rFonts w:ascii="Arial" w:eastAsia="Arial" w:hAnsi="Arial" w:cs="Arial"/>
        </w:rPr>
        <w:t>os custos operacionais associados a equipamentos e hardware, software, serviços externos no âmbito das TIC se mantenham</w:t>
      </w:r>
      <w:r>
        <w:rPr>
          <w:rFonts w:ascii="Arial" w:eastAsia="Arial" w:hAnsi="Arial" w:cs="Arial"/>
        </w:rPr>
        <w:t>, sem acréscimos,</w:t>
      </w:r>
      <w:r w:rsidRPr="0009553E">
        <w:rPr>
          <w:rFonts w:ascii="Arial" w:eastAsia="Arial" w:hAnsi="Arial" w:cs="Arial"/>
        </w:rPr>
        <w:t xml:space="preserve"> apesar da implementação </w:t>
      </w:r>
      <w:r>
        <w:rPr>
          <w:rFonts w:ascii="Arial" w:eastAsia="Arial" w:hAnsi="Arial" w:cs="Arial"/>
        </w:rPr>
        <w:t>desta operação. Assim sendo, a presente operação não incorporará gastos operacionais adicionais, não incrementando, portanto, a atual estrutura desta natureza de gastos no ISEG.</w:t>
      </w:r>
    </w:p>
    <w:p w14:paraId="7CDA3639" w14:textId="6417CF5D" w:rsidR="00D9791A" w:rsidRDefault="00CC629D" w:rsidP="00D9791A">
      <w:pPr>
        <w:shd w:val="clear" w:color="auto" w:fill="FFFFFF"/>
        <w:jc w:val="both"/>
        <w:rPr>
          <w:ins w:id="368" w:author="João Tomé Calado" w:date="2020-06-10T19:37:00Z"/>
          <w:rFonts w:ascii="Arial" w:eastAsia="Arial" w:hAnsi="Arial" w:cs="Arial"/>
        </w:rPr>
      </w:pPr>
      <w:r w:rsidRPr="00F222E9">
        <w:rPr>
          <w:rFonts w:ascii="Arial" w:eastAsia="Arial" w:hAnsi="Arial" w:cs="Arial"/>
        </w:rPr>
        <w:t>Estima-se</w:t>
      </w:r>
      <w:r>
        <w:rPr>
          <w:rFonts w:ascii="Arial" w:eastAsia="Arial" w:hAnsi="Arial" w:cs="Arial"/>
        </w:rPr>
        <w:t>,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também, </w:t>
      </w:r>
      <w:r w:rsidRPr="00F222E9">
        <w:rPr>
          <w:rFonts w:ascii="Arial" w:eastAsia="Arial" w:hAnsi="Arial" w:cs="Arial"/>
        </w:rPr>
        <w:t>que com a implem</w:t>
      </w:r>
      <w:r w:rsidRPr="0086278E">
        <w:rPr>
          <w:rFonts w:ascii="Arial" w:eastAsia="Arial" w:hAnsi="Arial" w:cs="Arial"/>
        </w:rPr>
        <w:t>entação desta solução se consiga atingir uma libertação de meios humanos, não quantificada, por via da diminuição dos fluxos de atendimento, sobretudo presencial e telefónico</w:t>
      </w:r>
      <w:r>
        <w:rPr>
          <w:rFonts w:ascii="Arial" w:eastAsia="Arial" w:hAnsi="Arial" w:cs="Arial"/>
        </w:rPr>
        <w:t xml:space="preserve">. </w:t>
      </w:r>
      <w:r w:rsidRPr="0086278E">
        <w:rPr>
          <w:rFonts w:ascii="Arial" w:hAnsi="Arial" w:cs="Arial"/>
        </w:rPr>
        <w:t>A libertação des</w:t>
      </w:r>
      <w:r>
        <w:rPr>
          <w:rFonts w:ascii="Arial" w:hAnsi="Arial" w:cs="Arial"/>
        </w:rPr>
        <w:t xml:space="preserve">tes recursos será aproveitada para afetação dos mesmos a outras tarefas dentro da Instituição, aumentando por esta via e de forma indireta, a qualidade da prestação de serviços por parte do ISEG em outras áreas não diretamente relacionadas com a presente candidatura. </w:t>
      </w:r>
      <w:r w:rsidRPr="0086278E">
        <w:rPr>
          <w:rFonts w:ascii="Arial" w:hAnsi="Arial" w:cs="Arial"/>
        </w:rPr>
        <w:t xml:space="preserve">Por outro lado, </w:t>
      </w:r>
      <w:r w:rsidRPr="0086278E">
        <w:rPr>
          <w:rFonts w:ascii="Arial" w:eastAsia="Arial" w:hAnsi="Arial" w:cs="Arial"/>
        </w:rPr>
        <w:t>prevê-se um acrésci</w:t>
      </w:r>
      <w:r>
        <w:rPr>
          <w:rFonts w:ascii="Arial" w:eastAsia="Arial" w:hAnsi="Arial" w:cs="Arial"/>
        </w:rPr>
        <w:t xml:space="preserve">mo de receitas </w:t>
      </w:r>
      <w:bookmarkStart w:id="369" w:name="_Hlk42784678"/>
      <w:ins w:id="370" w:author="João Tomé Calado" w:date="2020-06-10T19:37:00Z">
        <w:r w:rsidR="00D9791A">
          <w:rPr>
            <w:rFonts w:ascii="Arial" w:eastAsia="Arial" w:hAnsi="Arial" w:cs="Arial"/>
          </w:rPr>
          <w:t>por via do aumento da visibilidade do ISEG que estimulará a procura e mediante o aumento da oferta formativa, sobretudo ao nível dos cursos do segundo ciclo de ensino. São expetáveis também impactos nos outros ciclos de ensino e na procura de oferta formativa graduada que irão potenciar este efeito, mas que se optou por não quantificar.</w:t>
        </w:r>
      </w:ins>
    </w:p>
    <w:p w14:paraId="5A5F3053" w14:textId="77777777" w:rsidR="00D9791A" w:rsidRDefault="00D9791A" w:rsidP="00D9791A">
      <w:pPr>
        <w:shd w:val="clear" w:color="auto" w:fill="FFFFFF"/>
        <w:jc w:val="both"/>
        <w:rPr>
          <w:ins w:id="371" w:author="João Tomé Calado" w:date="2020-06-10T19:37:00Z"/>
          <w:rFonts w:ascii="Arial" w:eastAsia="Arial" w:hAnsi="Arial" w:cs="Arial"/>
        </w:rPr>
      </w:pPr>
      <w:ins w:id="372" w:author="João Tomé Calado" w:date="2020-06-10T19:37:00Z">
        <w:r>
          <w:rPr>
            <w:rFonts w:ascii="Arial" w:eastAsia="Arial" w:hAnsi="Arial" w:cs="Arial"/>
          </w:rPr>
          <w:t>Impacto estimado da receita resultante das propinas:</w:t>
        </w:r>
      </w:ins>
    </w:p>
    <w:p w14:paraId="10CDD7AB" w14:textId="77777777" w:rsidR="00D9791A" w:rsidRDefault="00D9791A" w:rsidP="00D9791A">
      <w:pPr>
        <w:shd w:val="clear" w:color="auto" w:fill="FFFFFF"/>
        <w:jc w:val="both"/>
        <w:rPr>
          <w:ins w:id="373" w:author="João Tomé Calado" w:date="2020-06-10T19:37:00Z"/>
          <w:rFonts w:ascii="Arial" w:eastAsia="Arial" w:hAnsi="Arial" w:cs="Arial"/>
        </w:rPr>
      </w:pPr>
      <w:ins w:id="374" w:author="João Tomé Calado" w:date="2020-06-10T19:37:00Z">
        <w:r>
          <w:rPr>
            <w:rFonts w:ascii="Arial" w:eastAsia="Arial" w:hAnsi="Arial" w:cs="Arial"/>
          </w:rPr>
          <w:t>Ano letivo 2020/2021 pelo menos mais 40 alunos matriculados no 1º ano do 2º ciclo de ensino universitário graduado: 40 alunos adicionais * preço médio estimado do 1.º ano (4.000€) = 160.000€;</w:t>
        </w:r>
      </w:ins>
    </w:p>
    <w:p w14:paraId="43D763BB" w14:textId="77777777" w:rsidR="00D9791A" w:rsidRDefault="00D9791A" w:rsidP="00D9791A">
      <w:pPr>
        <w:shd w:val="clear" w:color="auto" w:fill="FFFFFF"/>
        <w:jc w:val="both"/>
        <w:rPr>
          <w:ins w:id="375" w:author="João Tomé Calado" w:date="2020-06-10T19:37:00Z"/>
          <w:rFonts w:ascii="Arial" w:eastAsia="Arial" w:hAnsi="Arial" w:cs="Arial"/>
        </w:rPr>
      </w:pPr>
      <w:ins w:id="376" w:author="João Tomé Calado" w:date="2020-06-10T19:37:00Z">
        <w:r>
          <w:rPr>
            <w:rFonts w:ascii="Arial" w:eastAsia="Arial" w:hAnsi="Arial" w:cs="Arial"/>
          </w:rPr>
          <w:t>Ano letivo 2021/2022 pelo menos mais 40 alunos matriculados no 1º ano e 40 matriculados no 2.ª ano do 2º ciclo de ensino universitário graduado: 40 alunos adicionais 1º ano * preço médio estimado do 1.º ano (4.000€) = 160.000€ + 40 alunos adicionais 2º ano * preço médio estimado do 2.º ano (2.000</w:t>
        </w:r>
        <w:proofErr w:type="gramStart"/>
        <w:r>
          <w:rPr>
            <w:rFonts w:ascii="Arial" w:eastAsia="Arial" w:hAnsi="Arial" w:cs="Arial"/>
          </w:rPr>
          <w:t>€)=</w:t>
        </w:r>
        <w:proofErr w:type="gramEnd"/>
        <w:r>
          <w:rPr>
            <w:rFonts w:ascii="Arial" w:eastAsia="Arial" w:hAnsi="Arial" w:cs="Arial"/>
          </w:rPr>
          <w:t xml:space="preserve"> 80.000€, pelo que o impacto total esperado na receita é de 240.000€;</w:t>
        </w:r>
      </w:ins>
    </w:p>
    <w:p w14:paraId="3919E802" w14:textId="77777777" w:rsidR="00D9791A" w:rsidRDefault="00D9791A" w:rsidP="00D9791A">
      <w:pPr>
        <w:shd w:val="clear" w:color="auto" w:fill="FFFFFF"/>
        <w:jc w:val="both"/>
        <w:rPr>
          <w:ins w:id="377" w:author="João Tomé Calado" w:date="2020-06-10T19:37:00Z"/>
          <w:rFonts w:ascii="Arial" w:eastAsia="Arial" w:hAnsi="Arial" w:cs="Arial"/>
        </w:rPr>
      </w:pPr>
      <w:ins w:id="378" w:author="João Tomé Calado" w:date="2020-06-10T19:37:00Z">
        <w:r>
          <w:rPr>
            <w:rFonts w:ascii="Arial" w:eastAsia="Arial" w:hAnsi="Arial" w:cs="Arial"/>
          </w:rPr>
          <w:t>Ano letivo 2022/2023 pelo menos mais 40 alunos matriculados no 1º ano e 40 matriculados no 2.ª ano do 2º ciclo de ensino universitário graduado: 40 alunos adicionais 1º ano * preço médio estimado do 1.º ano (4.000€) = 160.000€ + 40 alunos adicionais 2º ano * preço médio estimado do 2.º ano (2.000€) = 80.000€, pelo que o impacto total esperado na receita é de 240.000€;</w:t>
        </w:r>
      </w:ins>
    </w:p>
    <w:p w14:paraId="31E65DDC" w14:textId="77777777" w:rsidR="00D9791A" w:rsidRDefault="00D9791A" w:rsidP="00D9791A">
      <w:pPr>
        <w:shd w:val="clear" w:color="auto" w:fill="FFFFFF"/>
        <w:jc w:val="both"/>
        <w:rPr>
          <w:ins w:id="379" w:author="João Tomé Calado" w:date="2020-06-10T19:37:00Z"/>
          <w:rFonts w:ascii="Arial" w:eastAsia="Arial" w:hAnsi="Arial" w:cs="Arial"/>
        </w:rPr>
      </w:pPr>
      <w:ins w:id="380" w:author="João Tomé Calado" w:date="2020-06-10T19:37:00Z">
        <w:r>
          <w:rPr>
            <w:rFonts w:ascii="Arial" w:eastAsia="Arial" w:hAnsi="Arial" w:cs="Arial"/>
          </w:rPr>
          <w:t>Impacto financeiro na receita (propinas): 640.000€</w:t>
        </w:r>
      </w:ins>
    </w:p>
    <w:bookmarkEnd w:id="369"/>
    <w:p w14:paraId="54D64EFB" w14:textId="6DAB7F2F" w:rsidR="00CC629D" w:rsidDel="00D9791A" w:rsidRDefault="00CC629D" w:rsidP="00CC629D">
      <w:pPr>
        <w:shd w:val="clear" w:color="auto" w:fill="FFFFFF"/>
        <w:jc w:val="both"/>
        <w:rPr>
          <w:del w:id="381" w:author="João Tomé Calado" w:date="2020-06-10T19:37:00Z"/>
          <w:rFonts w:ascii="Arial" w:eastAsia="Arial" w:hAnsi="Arial" w:cs="Arial"/>
        </w:rPr>
      </w:pPr>
      <w:del w:id="382" w:author="João Tomé Calado" w:date="2020-06-10T19:37:00Z">
        <w:r w:rsidDel="00D9791A">
          <w:rPr>
            <w:rFonts w:ascii="Arial" w:eastAsia="Arial" w:hAnsi="Arial" w:cs="Arial"/>
          </w:rPr>
          <w:lastRenderedPageBreak/>
          <w:delText xml:space="preserve">resultante do </w:delText>
        </w:r>
        <w:r w:rsidRPr="006701EB" w:rsidDel="00D9791A">
          <w:rPr>
            <w:rFonts w:ascii="Arial" w:eastAsia="Arial" w:hAnsi="Arial" w:cs="Arial"/>
          </w:rPr>
          <w:delText xml:space="preserve">incremento do número de estudantes (num acréscimo de mais </w:delText>
        </w:r>
        <w:r w:rsidR="009C4154" w:rsidDel="00D9791A">
          <w:rPr>
            <w:rFonts w:ascii="Arial" w:eastAsia="Arial" w:hAnsi="Arial" w:cs="Arial"/>
          </w:rPr>
          <w:delText>5</w:delText>
        </w:r>
        <w:r w:rsidRPr="006701EB" w:rsidDel="00D9791A">
          <w:rPr>
            <w:rFonts w:ascii="Arial" w:eastAsia="Arial" w:hAnsi="Arial" w:cs="Arial"/>
          </w:rPr>
          <w:delText>%, ou seja, 1</w:delText>
        </w:r>
        <w:r w:rsidR="009C4154" w:rsidDel="00D9791A">
          <w:rPr>
            <w:rFonts w:ascii="Arial" w:eastAsia="Arial" w:hAnsi="Arial" w:cs="Arial"/>
          </w:rPr>
          <w:delText>3</w:delText>
        </w:r>
        <w:r w:rsidRPr="006701EB" w:rsidDel="00D9791A">
          <w:rPr>
            <w:rFonts w:ascii="Arial" w:eastAsia="Arial" w:hAnsi="Arial" w:cs="Arial"/>
          </w:rPr>
          <w:delText>5*3*</w:delText>
        </w:r>
        <w:r w:rsidR="009C4154" w:rsidDel="00D9791A">
          <w:rPr>
            <w:rFonts w:ascii="Arial" w:eastAsia="Arial" w:hAnsi="Arial" w:cs="Arial"/>
          </w:rPr>
          <w:delText>1.2</w:delText>
        </w:r>
        <w:r w:rsidRPr="006701EB" w:rsidDel="00D9791A">
          <w:rPr>
            <w:rFonts w:ascii="Arial" w:eastAsia="Arial" w:hAnsi="Arial" w:cs="Arial"/>
          </w:rPr>
          <w:delText xml:space="preserve">00€ = </w:delText>
        </w:r>
        <w:r w:rsidR="009C4154" w:rsidDel="00D9791A">
          <w:rPr>
            <w:rFonts w:ascii="Arial" w:eastAsia="Arial" w:hAnsi="Arial" w:cs="Arial"/>
          </w:rPr>
          <w:delText>506</w:delText>
        </w:r>
        <w:r w:rsidRPr="006701EB" w:rsidDel="00D9791A">
          <w:rPr>
            <w:rFonts w:ascii="Arial" w:eastAsia="Arial" w:hAnsi="Arial" w:cs="Arial"/>
          </w:rPr>
          <w:delText xml:space="preserve"> </w:delText>
        </w:r>
        <w:r w:rsidR="009C4154" w:rsidDel="00D9791A">
          <w:rPr>
            <w:rFonts w:ascii="Arial" w:eastAsia="Arial" w:hAnsi="Arial" w:cs="Arial"/>
          </w:rPr>
          <w:delText>2</w:delText>
        </w:r>
        <w:r w:rsidRPr="006701EB" w:rsidDel="00D9791A">
          <w:rPr>
            <w:rFonts w:ascii="Arial" w:eastAsia="Arial" w:hAnsi="Arial" w:cs="Arial"/>
          </w:rPr>
          <w:delText>50€) por via do aumento da visibilidade do I</w:delText>
        </w:r>
        <w:r w:rsidR="009C4154" w:rsidDel="00D9791A">
          <w:rPr>
            <w:rFonts w:ascii="Arial" w:eastAsia="Arial" w:hAnsi="Arial" w:cs="Arial"/>
          </w:rPr>
          <w:delText>SEG</w:delText>
        </w:r>
        <w:r w:rsidRPr="006701EB" w:rsidDel="00D9791A">
          <w:rPr>
            <w:rFonts w:ascii="Arial" w:eastAsia="Arial" w:hAnsi="Arial" w:cs="Arial"/>
          </w:rPr>
          <w:delText xml:space="preserve"> junto dos seus </w:delText>
        </w:r>
        <w:r w:rsidRPr="006701EB" w:rsidDel="00D9791A">
          <w:rPr>
            <w:rFonts w:ascii="Arial" w:eastAsia="Arial" w:hAnsi="Arial" w:cs="Arial"/>
            <w:i/>
          </w:rPr>
          <w:delText>stakeholders</w:delText>
        </w:r>
        <w:r w:rsidR="009C4154" w:rsidRPr="009C4154" w:rsidDel="00D9791A">
          <w:rPr>
            <w:rFonts w:ascii="Arial" w:eastAsia="Arial" w:hAnsi="Arial" w:cs="Arial"/>
            <w:iCs/>
          </w:rPr>
          <w:delText>.</w:delText>
        </w:r>
      </w:del>
    </w:p>
    <w:p w14:paraId="7FC723D3" w14:textId="6213F55E" w:rsidR="009C4154" w:rsidRDefault="009C4154" w:rsidP="009C4154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Tendo por base esta previsão de receitas, que é conservadora, pois não engloba todos os potenciais acordos que poderão ser realizados, nomeada</w:t>
      </w:r>
      <w:r w:rsidRPr="00A65F3F">
        <w:rPr>
          <w:rFonts w:ascii="Arial" w:eastAsia="Arial" w:hAnsi="Arial" w:cs="Arial"/>
        </w:rPr>
        <w:t xml:space="preserve">mente com o setor empresarial, constata-se que o prazo de retorno do investimento global </w:t>
      </w:r>
      <w:r w:rsidRPr="00D9791A">
        <w:rPr>
          <w:rFonts w:ascii="Arial" w:eastAsia="Arial" w:hAnsi="Arial" w:cs="Arial"/>
          <w:highlight w:val="yellow"/>
          <w:rPrChange w:id="383" w:author="João Tomé Calado" w:date="2020-06-10T19:38:00Z">
            <w:rPr>
              <w:rFonts w:ascii="Arial" w:eastAsia="Arial" w:hAnsi="Arial" w:cs="Arial"/>
            </w:rPr>
          </w:rPrChange>
        </w:rPr>
        <w:t>– 397</w:t>
      </w:r>
      <w:del w:id="384" w:author="João Tomé Calado" w:date="2020-06-10T19:38:00Z">
        <w:r w:rsidRPr="00D9791A" w:rsidDel="00D9791A">
          <w:rPr>
            <w:rFonts w:ascii="Arial" w:eastAsia="Arial" w:hAnsi="Arial" w:cs="Arial"/>
            <w:highlight w:val="yellow"/>
            <w:rPrChange w:id="385" w:author="João Tomé Calado" w:date="2020-06-10T19:38:00Z">
              <w:rPr>
                <w:rFonts w:ascii="Arial" w:eastAsia="Arial" w:hAnsi="Arial" w:cs="Arial"/>
              </w:rPr>
            </w:rPrChange>
          </w:rPr>
          <w:delText> </w:delText>
        </w:r>
      </w:del>
      <w:r w:rsidRPr="00D9791A">
        <w:rPr>
          <w:rFonts w:ascii="Arial" w:eastAsia="Arial" w:hAnsi="Arial" w:cs="Arial"/>
          <w:highlight w:val="yellow"/>
          <w:rPrChange w:id="386" w:author="João Tomé Calado" w:date="2020-06-10T19:38:00Z">
            <w:rPr>
              <w:rFonts w:ascii="Arial" w:eastAsia="Arial" w:hAnsi="Arial" w:cs="Arial"/>
            </w:rPr>
          </w:rPrChange>
        </w:rPr>
        <w:t xml:space="preserve">700€ - é inferior a 3 anos, o que podemos considerar </w:t>
      </w:r>
      <w:commentRangeStart w:id="387"/>
      <w:r w:rsidRPr="00D9791A">
        <w:rPr>
          <w:rFonts w:ascii="Arial" w:eastAsia="Arial" w:hAnsi="Arial" w:cs="Arial"/>
          <w:highlight w:val="yellow"/>
          <w:rPrChange w:id="388" w:author="João Tomé Calado" w:date="2020-06-10T19:38:00Z">
            <w:rPr>
              <w:rFonts w:ascii="Arial" w:eastAsia="Arial" w:hAnsi="Arial" w:cs="Arial"/>
            </w:rPr>
          </w:rPrChange>
        </w:rPr>
        <w:t>como</w:t>
      </w:r>
      <w:commentRangeEnd w:id="387"/>
      <w:r w:rsidR="00D9791A">
        <w:rPr>
          <w:rStyle w:val="Refdecomentrio"/>
        </w:rPr>
        <w:commentReference w:id="387"/>
      </w:r>
      <w:r w:rsidRPr="00D9791A">
        <w:rPr>
          <w:rFonts w:ascii="Arial" w:eastAsia="Arial" w:hAnsi="Arial" w:cs="Arial"/>
          <w:highlight w:val="yellow"/>
          <w:rPrChange w:id="389" w:author="João Tomé Calado" w:date="2020-06-10T19:38:00Z">
            <w:rPr>
              <w:rFonts w:ascii="Arial" w:eastAsia="Arial" w:hAnsi="Arial" w:cs="Arial"/>
            </w:rPr>
          </w:rPrChange>
        </w:rPr>
        <w:t xml:space="preserve"> excecionalmente positivo.</w:t>
      </w:r>
    </w:p>
    <w:p w14:paraId="15B65CFA" w14:textId="77777777" w:rsidR="009C4154" w:rsidRPr="00843D20" w:rsidRDefault="009C4154" w:rsidP="009C4154">
      <w:pPr>
        <w:shd w:val="clear" w:color="auto" w:fill="FFFFFF"/>
        <w:jc w:val="both"/>
        <w:rPr>
          <w:rFonts w:ascii="Arial" w:eastAsia="Arial" w:hAnsi="Arial" w:cs="Arial"/>
        </w:rPr>
      </w:pPr>
      <w:r w:rsidRPr="00843D20">
        <w:rPr>
          <w:rFonts w:ascii="Arial" w:eastAsia="Arial" w:hAnsi="Arial" w:cs="Arial"/>
        </w:rPr>
        <w:t xml:space="preserve">Para os cidadãos e </w:t>
      </w:r>
      <w:r>
        <w:rPr>
          <w:rFonts w:ascii="Arial" w:eastAsia="Arial" w:hAnsi="Arial" w:cs="Arial"/>
        </w:rPr>
        <w:t xml:space="preserve">para </w:t>
      </w:r>
      <w:r w:rsidRPr="00843D20">
        <w:rPr>
          <w:rFonts w:ascii="Arial" w:eastAsia="Arial" w:hAnsi="Arial" w:cs="Arial"/>
        </w:rPr>
        <w:t xml:space="preserve">as empresas existe um </w:t>
      </w:r>
      <w:r>
        <w:rPr>
          <w:rFonts w:ascii="Arial" w:eastAsia="Arial" w:hAnsi="Arial" w:cs="Arial"/>
        </w:rPr>
        <w:t>ganho</w:t>
      </w:r>
      <w:r w:rsidRPr="00843D20">
        <w:rPr>
          <w:rFonts w:ascii="Arial" w:eastAsia="Arial" w:hAnsi="Arial" w:cs="Arial"/>
        </w:rPr>
        <w:t xml:space="preserve"> de tempo associad</w:t>
      </w:r>
      <w:r>
        <w:rPr>
          <w:rFonts w:ascii="Arial" w:eastAsia="Arial" w:hAnsi="Arial" w:cs="Arial"/>
        </w:rPr>
        <w:t>o</w:t>
      </w:r>
      <w:r w:rsidRPr="00843D20">
        <w:rPr>
          <w:rFonts w:ascii="Arial" w:eastAsia="Arial" w:hAnsi="Arial" w:cs="Arial"/>
        </w:rPr>
        <w:t xml:space="preserve"> à diminuição do tempo necessário para a prestação de serviços </w:t>
      </w:r>
      <w:r>
        <w:rPr>
          <w:rFonts w:ascii="Arial" w:eastAsia="Arial" w:hAnsi="Arial" w:cs="Arial"/>
        </w:rPr>
        <w:t xml:space="preserve">que estimamos situar-se </w:t>
      </w:r>
      <w:r w:rsidRPr="00843D20">
        <w:rPr>
          <w:rFonts w:ascii="Arial" w:eastAsia="Arial" w:hAnsi="Arial" w:cs="Arial"/>
        </w:rPr>
        <w:t xml:space="preserve">entre os </w:t>
      </w:r>
      <w:r>
        <w:rPr>
          <w:rFonts w:ascii="Arial" w:eastAsia="Arial" w:hAnsi="Arial" w:cs="Arial"/>
        </w:rPr>
        <w:t>25</w:t>
      </w:r>
      <w:r w:rsidRPr="00843D20">
        <w:rPr>
          <w:rFonts w:ascii="Arial" w:eastAsia="Arial" w:hAnsi="Arial" w:cs="Arial"/>
        </w:rPr>
        <w:t xml:space="preserve">% e os </w:t>
      </w:r>
      <w:r>
        <w:rPr>
          <w:rFonts w:ascii="Arial" w:eastAsia="Arial" w:hAnsi="Arial" w:cs="Arial"/>
        </w:rPr>
        <w:t>4</w:t>
      </w:r>
      <w:r w:rsidRPr="00843D20">
        <w:rPr>
          <w:rFonts w:ascii="Arial" w:eastAsia="Arial" w:hAnsi="Arial" w:cs="Arial"/>
        </w:rPr>
        <w:t>0%.</w:t>
      </w:r>
    </w:p>
    <w:p w14:paraId="305DB4A5" w14:textId="40ECB02D" w:rsidR="00CC629D" w:rsidRDefault="009C4154" w:rsidP="009C4154">
      <w:pPr>
        <w:shd w:val="clear" w:color="auto" w:fill="FFFFFF"/>
        <w:jc w:val="both"/>
      </w:pPr>
      <w:r>
        <w:rPr>
          <w:rFonts w:ascii="Arial" w:eastAsia="Arial" w:hAnsi="Arial" w:cs="Arial"/>
        </w:rPr>
        <w:t xml:space="preserve">Estamos, pois, perante um projeto que </w:t>
      </w:r>
      <w:r w:rsidRPr="00843D20">
        <w:rPr>
          <w:rFonts w:ascii="Arial" w:eastAsia="Arial" w:hAnsi="Arial" w:cs="Arial"/>
        </w:rPr>
        <w:t>liberta recursos que serão incorporados de forma automática e imediata devido à desmaterialização</w:t>
      </w:r>
      <w:r>
        <w:rPr>
          <w:rFonts w:ascii="Arial" w:eastAsia="Arial" w:hAnsi="Arial" w:cs="Arial"/>
        </w:rPr>
        <w:t>, simplificação</w:t>
      </w:r>
      <w:r w:rsidRPr="00843D20">
        <w:rPr>
          <w:rFonts w:ascii="Arial" w:eastAsia="Arial" w:hAnsi="Arial" w:cs="Arial"/>
        </w:rPr>
        <w:t xml:space="preserve"> e automatização de processos que estão associados </w:t>
      </w:r>
      <w:r>
        <w:rPr>
          <w:rFonts w:ascii="Arial" w:eastAsia="Arial" w:hAnsi="Arial" w:cs="Arial"/>
        </w:rPr>
        <w:t>a esta</w:t>
      </w:r>
      <w:r w:rsidRPr="00843D20">
        <w:rPr>
          <w:rFonts w:ascii="Arial" w:eastAsia="Arial" w:hAnsi="Arial" w:cs="Arial"/>
        </w:rPr>
        <w:t xml:space="preserve"> solução. De realçar</w:t>
      </w:r>
      <w:r>
        <w:rPr>
          <w:rFonts w:ascii="Arial" w:eastAsia="Arial" w:hAnsi="Arial" w:cs="Arial"/>
        </w:rPr>
        <w:t>, mais uma vez,</w:t>
      </w:r>
      <w:r w:rsidRPr="00843D20">
        <w:rPr>
          <w:rFonts w:ascii="Arial" w:eastAsia="Arial" w:hAnsi="Arial" w:cs="Arial"/>
        </w:rPr>
        <w:t xml:space="preserve"> que esta operação </w:t>
      </w:r>
      <w:proofErr w:type="gramStart"/>
      <w:r w:rsidRPr="00843D20">
        <w:rPr>
          <w:rFonts w:ascii="Arial" w:eastAsia="Arial" w:hAnsi="Arial" w:cs="Arial"/>
        </w:rPr>
        <w:t>cria novas</w:t>
      </w:r>
      <w:proofErr w:type="gramEnd"/>
      <w:r w:rsidRPr="00843D20">
        <w:rPr>
          <w:rFonts w:ascii="Arial" w:eastAsia="Arial" w:hAnsi="Arial" w:cs="Arial"/>
        </w:rPr>
        <w:t xml:space="preserve"> funcionalidades sem acrescentar custos operacionais de contexto em processos já existente</w:t>
      </w:r>
      <w:r>
        <w:rPr>
          <w:rFonts w:ascii="Arial" w:eastAsia="Arial" w:hAnsi="Arial" w:cs="Arial"/>
        </w:rPr>
        <w:t>s</w:t>
      </w:r>
      <w:r w:rsidRPr="00843D20">
        <w:rPr>
          <w:rFonts w:ascii="Arial" w:eastAsia="Arial" w:hAnsi="Arial" w:cs="Arial"/>
        </w:rPr>
        <w:t>, pelo que esta operação para além de criar novas atividades está a otimizar recursos já existentes</w:t>
      </w:r>
      <w:r>
        <w:rPr>
          <w:rFonts w:ascii="Arial" w:eastAsia="Arial" w:hAnsi="Arial" w:cs="Arial"/>
        </w:rPr>
        <w:t>.</w:t>
      </w:r>
    </w:p>
    <w:p w14:paraId="6E10AA5A" w14:textId="1FB62040" w:rsidR="004D187C" w:rsidRDefault="008A0BEA" w:rsidP="008A0BEA">
      <w:pPr>
        <w:spacing w:after="120"/>
        <w:jc w:val="both"/>
        <w:rPr>
          <w:rFonts w:ascii="Arial" w:eastAsia="Arial" w:hAnsi="Arial" w:cs="Arial"/>
          <w:color w:val="000000"/>
          <w:shd w:val="clear" w:color="auto" w:fill="FF9900"/>
        </w:rPr>
      </w:pPr>
      <w:bookmarkStart w:id="390" w:name="_heading=h.4i7ojhp"/>
      <w:bookmarkEnd w:id="390"/>
      <w:r>
        <w:rPr>
          <w:rFonts w:ascii="Arial" w:eastAsia="Arial" w:hAnsi="Arial" w:cs="Arial"/>
          <w:color w:val="000000"/>
        </w:rPr>
        <w:t>Podemos concluir, assim, que o</w:t>
      </w:r>
      <w:r w:rsidR="004D187C">
        <w:rPr>
          <w:rFonts w:ascii="Arial" w:eastAsia="Arial" w:hAnsi="Arial" w:cs="Arial"/>
          <w:color w:val="000000"/>
        </w:rPr>
        <w:t xml:space="preserve"> Projeto é </w:t>
      </w:r>
      <w:r>
        <w:rPr>
          <w:rFonts w:ascii="Arial" w:eastAsia="Arial" w:hAnsi="Arial" w:cs="Arial"/>
          <w:color w:val="000000"/>
        </w:rPr>
        <w:t xml:space="preserve">largamente </w:t>
      </w:r>
      <w:r w:rsidR="004D187C">
        <w:rPr>
          <w:rFonts w:ascii="Arial" w:eastAsia="Arial" w:hAnsi="Arial" w:cs="Arial"/>
          <w:color w:val="000000"/>
        </w:rPr>
        <w:t>sustentável no período pós-financiamento.</w:t>
      </w:r>
    </w:p>
    <w:p w14:paraId="3CDD2D6C" w14:textId="22799E9E" w:rsidR="00843D20" w:rsidRPr="00843D20" w:rsidRDefault="004D187C" w:rsidP="00843D20">
      <w:pPr>
        <w:jc w:val="both"/>
        <w:rPr>
          <w:rFonts w:ascii="Arial" w:eastAsia="Calibri" w:hAnsi="Arial" w:cs="Arial"/>
        </w:rPr>
      </w:pPr>
      <w:r>
        <w:rPr>
          <w:rFonts w:ascii="Arial" w:hAnsi="Arial" w:cs="Arial"/>
        </w:rPr>
        <w:t xml:space="preserve">Mais se declara, sob compromisso de honra que, no âmbito da </w:t>
      </w:r>
      <w:r w:rsidR="008A0BEA">
        <w:rPr>
          <w:rFonts w:ascii="Arial" w:hAnsi="Arial" w:cs="Arial"/>
        </w:rPr>
        <w:t xml:space="preserve">presente </w:t>
      </w:r>
      <w:r>
        <w:rPr>
          <w:rFonts w:ascii="Arial" w:hAnsi="Arial" w:cs="Arial"/>
        </w:rPr>
        <w:t xml:space="preserve">candidatura, serão garantidas todas as condições orçamentais que permitam a cobertura dos </w:t>
      </w:r>
      <w:r w:rsidR="008A0BEA">
        <w:rPr>
          <w:rFonts w:ascii="Arial" w:hAnsi="Arial" w:cs="Arial"/>
        </w:rPr>
        <w:t>valores de financiamento não comparticipados pelo FSE</w:t>
      </w:r>
      <w:r>
        <w:rPr>
          <w:rFonts w:ascii="Arial" w:hAnsi="Arial" w:cs="Arial"/>
        </w:rPr>
        <w:t xml:space="preserve">, </w:t>
      </w:r>
      <w:r w:rsidR="008A0BEA">
        <w:rPr>
          <w:rFonts w:ascii="Arial" w:hAnsi="Arial" w:cs="Arial"/>
        </w:rPr>
        <w:t>bem como</w:t>
      </w:r>
      <w:r>
        <w:rPr>
          <w:rFonts w:ascii="Arial" w:hAnsi="Arial" w:cs="Arial"/>
        </w:rPr>
        <w:t xml:space="preserve"> dos custos de manutenção e de substituição e restantes custos de operação, de modo a que o objeto de cofinanciamento mantenha adequados níveis de operacionalidade durante toda a sua vida útil.</w:t>
      </w:r>
    </w:p>
    <w:p w14:paraId="15D8E958" w14:textId="7B140E1A" w:rsidR="00157842" w:rsidRPr="00157842" w:rsidRDefault="00157842" w:rsidP="00843D20">
      <w:pPr>
        <w:ind w:left="709" w:hanging="851"/>
        <w:jc w:val="both"/>
        <w:rPr>
          <w:rFonts w:ascii="Arial" w:eastAsia="Calibri" w:hAnsi="Arial" w:cs="Arial"/>
        </w:rPr>
      </w:pPr>
    </w:p>
    <w:p w14:paraId="23127EEE" w14:textId="02694E57" w:rsidR="00C2287B" w:rsidRPr="008A0BEA" w:rsidRDefault="00C60E31" w:rsidP="008A0BE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91" w:name="_Toc42356461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do Programa - observações</w:t>
      </w:r>
      <w:bookmarkEnd w:id="391"/>
    </w:p>
    <w:p w14:paraId="7EBF4C06" w14:textId="57B4DC5D" w:rsidR="009C4154" w:rsidRDefault="009C4154" w:rsidP="003646B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presente projeto de candidatura define os seguintes indicadores:</w:t>
      </w:r>
    </w:p>
    <w:p w14:paraId="5EBCC027" w14:textId="01F4E081" w:rsidR="00157842" w:rsidRPr="009C4154" w:rsidRDefault="009C4154" w:rsidP="001E3871">
      <w:pPr>
        <w:pStyle w:val="PargrafodaLista"/>
        <w:numPr>
          <w:ilvl w:val="0"/>
          <w:numId w:val="4"/>
        </w:numPr>
        <w:jc w:val="both"/>
      </w:pPr>
      <w:r w:rsidRPr="009C4154">
        <w:rPr>
          <w:rFonts w:ascii="Arial" w:eastAsia="Arial" w:hAnsi="Arial" w:cs="Arial"/>
          <w:b/>
          <w:i/>
          <w:color w:val="000000"/>
        </w:rPr>
        <w:t>Indicadores de Realizaçã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2A8AB808" w14:textId="57B9CE1B" w:rsidR="009C4154" w:rsidRPr="009C4154" w:rsidRDefault="009C4154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 w:rsidRPr="009C4154">
        <w:rPr>
          <w:rFonts w:ascii="Arial" w:eastAsia="Arial" w:hAnsi="Arial" w:cs="Arial"/>
          <w:bCs/>
          <w:iCs/>
          <w:color w:val="000000"/>
        </w:rPr>
        <w:t>Nº</w:t>
      </w:r>
      <w:r>
        <w:rPr>
          <w:rFonts w:ascii="Arial" w:eastAsia="Arial" w:hAnsi="Arial" w:cs="Arial"/>
          <w:bCs/>
          <w:iCs/>
          <w:color w:val="000000"/>
        </w:rPr>
        <w:t xml:space="preserve"> de novos modelos de inovação </w:t>
      </w:r>
      <w:r>
        <w:rPr>
          <w:rFonts w:ascii="Arial" w:eastAsia="Arial" w:hAnsi="Arial" w:cs="Arial"/>
          <w:color w:val="000000"/>
        </w:rPr>
        <w:t>e de experimentação na Administração Pública = 1 modelo</w:t>
      </w:r>
    </w:p>
    <w:p w14:paraId="0E24B701" w14:textId="025654AF" w:rsidR="009C4154" w:rsidRDefault="009C4154" w:rsidP="009C4154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Operacionalização do novo Portal Integrado ou multiplataforma.</w:t>
      </w:r>
    </w:p>
    <w:p w14:paraId="2402D92F" w14:textId="4B7AB14F" w:rsidR="009C4154" w:rsidRPr="009C4154" w:rsidRDefault="009C4154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 w:rsidRPr="009C4154">
        <w:rPr>
          <w:rFonts w:ascii="Arial" w:eastAsia="Arial" w:hAnsi="Arial" w:cs="Arial"/>
          <w:bCs/>
          <w:iCs/>
          <w:color w:val="000000"/>
        </w:rPr>
        <w:t>Nº</w:t>
      </w:r>
      <w:r>
        <w:rPr>
          <w:rFonts w:ascii="Arial" w:eastAsia="Arial" w:hAnsi="Arial" w:cs="Arial"/>
          <w:bCs/>
          <w:iCs/>
          <w:color w:val="000000"/>
        </w:rPr>
        <w:t xml:space="preserve"> de </w:t>
      </w:r>
      <w:r>
        <w:rPr>
          <w:rFonts w:ascii="Arial" w:eastAsia="Arial" w:hAnsi="Arial" w:cs="Arial"/>
          <w:color w:val="000000"/>
        </w:rPr>
        <w:t xml:space="preserve">serviços públicos objeto de avaliação da respetiva prestação do serviço e da satisfação dos utentes = 5 </w:t>
      </w:r>
      <w:commentRangeStart w:id="392"/>
      <w:commentRangeStart w:id="393"/>
      <w:r>
        <w:rPr>
          <w:rFonts w:ascii="Arial" w:eastAsia="Arial" w:hAnsi="Arial" w:cs="Arial"/>
          <w:color w:val="000000"/>
        </w:rPr>
        <w:t>serviços</w:t>
      </w:r>
      <w:commentRangeEnd w:id="392"/>
      <w:r w:rsidR="00D9791A">
        <w:rPr>
          <w:rStyle w:val="Refdecomentrio"/>
        </w:rPr>
        <w:commentReference w:id="392"/>
      </w:r>
      <w:commentRangeEnd w:id="393"/>
      <w:r w:rsidR="00DD6155">
        <w:rPr>
          <w:rStyle w:val="Refdecomentrio"/>
        </w:rPr>
        <w:commentReference w:id="393"/>
      </w:r>
    </w:p>
    <w:p w14:paraId="5851678F" w14:textId="77777777" w:rsidR="009C4154" w:rsidRDefault="009C4154" w:rsidP="009C4154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avaliação incidirá nos novos serviços disponibilizados através do Portal Integrado:</w:t>
      </w:r>
    </w:p>
    <w:p w14:paraId="45FEB6E9" w14:textId="4AEC3D71" w:rsidR="009C4154" w:rsidRPr="009A0115" w:rsidRDefault="009C4154" w:rsidP="001E3871">
      <w:pPr>
        <w:pStyle w:val="PargrafodaLista"/>
        <w:numPr>
          <w:ilvl w:val="0"/>
          <w:numId w:val="12"/>
        </w:numPr>
        <w:spacing w:after="120"/>
        <w:ind w:left="1560" w:hanging="284"/>
        <w:jc w:val="both"/>
        <w:rPr>
          <w:rFonts w:ascii="Arial" w:eastAsia="Arial" w:hAnsi="Arial" w:cs="Arial"/>
          <w:bCs/>
        </w:rPr>
      </w:pPr>
      <w:r w:rsidRPr="009A0115">
        <w:rPr>
          <w:rFonts w:ascii="Arial" w:hAnsi="Arial" w:cs="Arial"/>
          <w:bCs/>
        </w:rPr>
        <w:t>Oferta Formativa</w:t>
      </w:r>
    </w:p>
    <w:p w14:paraId="57BBD9F1" w14:textId="57FB3494" w:rsidR="009C4154" w:rsidRPr="009A0115" w:rsidRDefault="009C4154" w:rsidP="001E3871">
      <w:pPr>
        <w:pStyle w:val="PargrafodaLista"/>
        <w:numPr>
          <w:ilvl w:val="0"/>
          <w:numId w:val="12"/>
        </w:numPr>
        <w:spacing w:before="120" w:after="120"/>
        <w:ind w:left="1560" w:hanging="284"/>
        <w:jc w:val="both"/>
        <w:rPr>
          <w:rFonts w:ascii="Arial" w:eastAsia="Arial" w:hAnsi="Arial" w:cs="Arial"/>
          <w:bCs/>
        </w:rPr>
      </w:pPr>
      <w:r w:rsidRPr="009A0115">
        <w:rPr>
          <w:rFonts w:ascii="Arial" w:hAnsi="Arial" w:cs="Arial"/>
          <w:bCs/>
        </w:rPr>
        <w:t>Comunidade</w:t>
      </w:r>
      <w:r>
        <w:rPr>
          <w:rFonts w:ascii="Arial" w:hAnsi="Arial" w:cs="Arial"/>
          <w:bCs/>
        </w:rPr>
        <w:t xml:space="preserve"> e Eventos</w:t>
      </w:r>
    </w:p>
    <w:p w14:paraId="5CA4CF76" w14:textId="0AAA02C2" w:rsidR="009C4154" w:rsidRPr="009A0115" w:rsidRDefault="009C4154" w:rsidP="001E3871">
      <w:pPr>
        <w:pStyle w:val="PargrafodaLista"/>
        <w:numPr>
          <w:ilvl w:val="0"/>
          <w:numId w:val="12"/>
        </w:numPr>
        <w:spacing w:before="120" w:after="120"/>
        <w:ind w:left="1560" w:hanging="284"/>
        <w:jc w:val="both"/>
        <w:rPr>
          <w:rFonts w:ascii="Arial" w:eastAsia="Arial" w:hAnsi="Arial" w:cs="Arial"/>
          <w:bCs/>
        </w:rPr>
      </w:pPr>
      <w:r w:rsidRPr="009A0115">
        <w:rPr>
          <w:rFonts w:ascii="Arial" w:hAnsi="Arial" w:cs="Arial"/>
          <w:bCs/>
        </w:rPr>
        <w:t>I&amp;DI</w:t>
      </w:r>
    </w:p>
    <w:p w14:paraId="39B7C4B3" w14:textId="31DE2E38" w:rsidR="009C4154" w:rsidRPr="009C4154" w:rsidRDefault="009C4154" w:rsidP="001E3871">
      <w:pPr>
        <w:pStyle w:val="PargrafodaLista"/>
        <w:numPr>
          <w:ilvl w:val="0"/>
          <w:numId w:val="12"/>
        </w:numPr>
        <w:spacing w:before="120" w:after="120"/>
        <w:ind w:left="1560" w:hanging="284"/>
        <w:jc w:val="both"/>
        <w:rPr>
          <w:rFonts w:ascii="Arial" w:eastAsia="Arial" w:hAnsi="Arial" w:cs="Arial"/>
          <w:bCs/>
        </w:rPr>
      </w:pPr>
      <w:r w:rsidRPr="009A0115">
        <w:rPr>
          <w:rFonts w:ascii="Arial" w:hAnsi="Arial" w:cs="Arial"/>
          <w:bCs/>
        </w:rPr>
        <w:t>Empreendedorismo</w:t>
      </w:r>
    </w:p>
    <w:p w14:paraId="18D3498A" w14:textId="43AE3B60" w:rsidR="00157842" w:rsidRPr="007351C1" w:rsidRDefault="009C4154" w:rsidP="001E3871">
      <w:pPr>
        <w:pStyle w:val="PargrafodaLista"/>
        <w:numPr>
          <w:ilvl w:val="0"/>
          <w:numId w:val="12"/>
        </w:numPr>
        <w:spacing w:before="120" w:after="0"/>
        <w:ind w:left="1560" w:hanging="284"/>
        <w:jc w:val="both"/>
        <w:rPr>
          <w:rFonts w:ascii="Arial" w:eastAsia="Arial" w:hAnsi="Arial" w:cs="Arial"/>
          <w:bCs/>
        </w:rPr>
      </w:pPr>
      <w:r>
        <w:rPr>
          <w:rFonts w:ascii="Arial" w:hAnsi="Arial" w:cs="Arial"/>
          <w:bCs/>
        </w:rPr>
        <w:t>Empregabilidade</w:t>
      </w:r>
    </w:p>
    <w:p w14:paraId="60372554" w14:textId="06395508" w:rsidR="007351C1" w:rsidRPr="007351C1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bCs/>
          <w:iCs/>
          <w:color w:val="000000"/>
        </w:rPr>
        <w:t xml:space="preserve">Nº de </w:t>
      </w:r>
      <w:r w:rsidRPr="008A0BEA">
        <w:rPr>
          <w:rFonts w:ascii="Arial" w:eastAsia="Arial" w:hAnsi="Arial" w:cs="Arial"/>
          <w:color w:val="000000"/>
        </w:rPr>
        <w:t>ações de promoção e divulgação com vista à disseminação de melhores práticas e partilha de conhecimento de novas formas de organização interna e de prestação de serviços públicos aos cidadãos e às empresas = 6 açõe</w:t>
      </w:r>
      <w:r>
        <w:rPr>
          <w:rFonts w:ascii="Arial" w:eastAsia="Arial" w:hAnsi="Arial" w:cs="Arial"/>
          <w:color w:val="000000"/>
        </w:rPr>
        <w:t>s</w:t>
      </w:r>
    </w:p>
    <w:p w14:paraId="55CA1D5A" w14:textId="77777777" w:rsidR="007351C1" w:rsidRDefault="007351C1" w:rsidP="003646B2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Estas ações consistirão na realização das seguintes atividades de promoção e divulgação:</w:t>
      </w:r>
    </w:p>
    <w:p w14:paraId="39D044A6" w14:textId="16A47516" w:rsidR="00157842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7351C1">
        <w:rPr>
          <w:rFonts w:ascii="Arial" w:eastAsia="Arial" w:hAnsi="Arial" w:cs="Arial"/>
          <w:color w:val="000000"/>
        </w:rPr>
        <w:lastRenderedPageBreak/>
        <w:t xml:space="preserve">Workshops com </w:t>
      </w:r>
      <w:proofErr w:type="spellStart"/>
      <w:r w:rsidRPr="007351C1">
        <w:rPr>
          <w:rFonts w:ascii="Arial" w:eastAsia="Arial" w:hAnsi="Arial" w:cs="Arial"/>
          <w:i/>
          <w:color w:val="000000"/>
        </w:rPr>
        <w:t>stakeholders</w:t>
      </w:r>
      <w:proofErr w:type="spellEnd"/>
    </w:p>
    <w:p w14:paraId="3E2C9CDE" w14:textId="6AE3F864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3646B2">
        <w:rPr>
          <w:rFonts w:ascii="Arial" w:eastAsia="Arial" w:hAnsi="Arial" w:cs="Arial"/>
          <w:color w:val="000000"/>
        </w:rPr>
        <w:t>Evento de início do Projet</w:t>
      </w:r>
      <w:r>
        <w:rPr>
          <w:rFonts w:ascii="Arial" w:eastAsia="Arial" w:hAnsi="Arial" w:cs="Arial"/>
          <w:color w:val="000000"/>
        </w:rPr>
        <w:t>o</w:t>
      </w:r>
    </w:p>
    <w:p w14:paraId="46BD114F" w14:textId="016AACC8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3646B2">
        <w:rPr>
          <w:rFonts w:ascii="Arial" w:eastAsia="Arial" w:hAnsi="Arial" w:cs="Arial"/>
          <w:color w:val="000000"/>
        </w:rPr>
        <w:t>Evento de apresentação pública dos resultado</w:t>
      </w:r>
      <w:r>
        <w:rPr>
          <w:rFonts w:ascii="Arial" w:eastAsia="Arial" w:hAnsi="Arial" w:cs="Arial"/>
          <w:color w:val="000000"/>
        </w:rPr>
        <w:t>s</w:t>
      </w:r>
    </w:p>
    <w:p w14:paraId="74731912" w14:textId="0FCF73D4" w:rsid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>Newsletter</w:t>
      </w:r>
    </w:p>
    <w:p w14:paraId="249B3A53" w14:textId="7E521E5C" w:rsid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 xml:space="preserve">Publicidade e campanhas </w:t>
      </w:r>
      <w:proofErr w:type="spellStart"/>
      <w:r>
        <w:rPr>
          <w:rFonts w:ascii="Arial" w:eastAsia="Arial" w:hAnsi="Arial" w:cs="Arial"/>
          <w:iCs/>
          <w:color w:val="000000"/>
        </w:rPr>
        <w:t>adwords</w:t>
      </w:r>
      <w:proofErr w:type="spellEnd"/>
    </w:p>
    <w:p w14:paraId="2F63B625" w14:textId="186177BB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proofErr w:type="spellStart"/>
      <w:r w:rsidRPr="003646B2">
        <w:rPr>
          <w:rFonts w:ascii="Arial" w:eastAsia="Arial" w:hAnsi="Arial" w:cs="Arial"/>
          <w:color w:val="000000"/>
        </w:rPr>
        <w:t>Press</w:t>
      </w:r>
      <w:proofErr w:type="spellEnd"/>
      <w:r w:rsidRPr="003646B2">
        <w:rPr>
          <w:rFonts w:ascii="Arial" w:eastAsia="Arial" w:hAnsi="Arial" w:cs="Arial"/>
          <w:color w:val="000000"/>
        </w:rPr>
        <w:t xml:space="preserve"> </w:t>
      </w:r>
      <w:proofErr w:type="spellStart"/>
      <w:r w:rsidRPr="003646B2">
        <w:rPr>
          <w:rFonts w:ascii="Arial" w:eastAsia="Arial" w:hAnsi="Arial" w:cs="Arial"/>
          <w:color w:val="000000"/>
        </w:rPr>
        <w:t>Release</w:t>
      </w:r>
      <w:proofErr w:type="spellEnd"/>
      <w:r w:rsidRPr="003646B2">
        <w:rPr>
          <w:rFonts w:ascii="Arial" w:eastAsia="Arial" w:hAnsi="Arial" w:cs="Arial"/>
          <w:color w:val="000000"/>
        </w:rPr>
        <w:t xml:space="preserve"> sobre o Projet</w:t>
      </w:r>
      <w:r>
        <w:rPr>
          <w:rFonts w:ascii="Arial" w:eastAsia="Arial" w:hAnsi="Arial" w:cs="Arial"/>
          <w:color w:val="000000"/>
        </w:rPr>
        <w:t>o</w:t>
      </w:r>
    </w:p>
    <w:p w14:paraId="5F5306F3" w14:textId="77777777" w:rsidR="007351C1" w:rsidRDefault="007351C1" w:rsidP="003646B2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</w:p>
    <w:p w14:paraId="04547FB7" w14:textId="2ADD5AE9" w:rsidR="007351C1" w:rsidRPr="009C4154" w:rsidRDefault="007351C1" w:rsidP="001E3871">
      <w:pPr>
        <w:pStyle w:val="PargrafodaLista"/>
        <w:numPr>
          <w:ilvl w:val="0"/>
          <w:numId w:val="4"/>
        </w:numPr>
        <w:jc w:val="both"/>
      </w:pPr>
      <w:r w:rsidRPr="009C4154">
        <w:rPr>
          <w:rFonts w:ascii="Arial" w:eastAsia="Arial" w:hAnsi="Arial" w:cs="Arial"/>
          <w:b/>
          <w:i/>
          <w:color w:val="000000"/>
        </w:rPr>
        <w:t xml:space="preserve">Indicadores de </w:t>
      </w:r>
      <w:r>
        <w:rPr>
          <w:rFonts w:ascii="Arial" w:eastAsia="Arial" w:hAnsi="Arial" w:cs="Arial"/>
          <w:b/>
          <w:i/>
          <w:color w:val="000000"/>
        </w:rPr>
        <w:t>Resultado</w:t>
      </w:r>
    </w:p>
    <w:p w14:paraId="38B4505F" w14:textId="62D8766A" w:rsidR="007351C1" w:rsidRPr="009C4154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color w:val="000000"/>
        </w:rPr>
        <w:t>% de Processos objeto de reengenharia e/ou simplificação implementados, um ano após a conclusão da operação = 100%</w:t>
      </w:r>
    </w:p>
    <w:p w14:paraId="787C0B86" w14:textId="0C24A435" w:rsidR="007351C1" w:rsidRDefault="007351C1" w:rsidP="007351C1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reengenharia/simplificação de processos incide no novo modelo de interação com os </w:t>
      </w:r>
      <w:proofErr w:type="spellStart"/>
      <w:r>
        <w:rPr>
          <w:rFonts w:ascii="Arial" w:eastAsia="Arial" w:hAnsi="Arial" w:cs="Arial"/>
          <w:i/>
          <w:color w:val="000000"/>
        </w:rPr>
        <w:t>s</w:t>
      </w:r>
      <w:r w:rsidRPr="00277BD8">
        <w:rPr>
          <w:rFonts w:ascii="Arial" w:eastAsia="Arial" w:hAnsi="Arial" w:cs="Arial"/>
          <w:i/>
          <w:color w:val="000000"/>
        </w:rPr>
        <w:t>takeholders</w:t>
      </w:r>
      <w:proofErr w:type="spellEnd"/>
      <w:r>
        <w:rPr>
          <w:rFonts w:ascii="Arial" w:eastAsia="Arial" w:hAnsi="Arial" w:cs="Arial"/>
          <w:color w:val="000000"/>
        </w:rPr>
        <w:t xml:space="preserve"> através do Portal Integrado. Após a conclusão do projeto, este processo deverá estar implementado.</w:t>
      </w:r>
    </w:p>
    <w:p w14:paraId="72AD66D0" w14:textId="78F81735" w:rsidR="007351C1" w:rsidRPr="009C4154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color w:val="000000"/>
        </w:rPr>
        <w:t>% de serviços em que a metodologia de avaliação da satisfação, monitorização de níveis de serviço e/ou avaliação da qualidade, foi implementada um ano após a conclusão da operação = 100%</w:t>
      </w:r>
    </w:p>
    <w:p w14:paraId="1F12124B" w14:textId="12D7DFBC" w:rsidR="00157842" w:rsidRDefault="007351C1" w:rsidP="007351C1">
      <w:pPr>
        <w:ind w:left="993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color w:val="000000"/>
        </w:rPr>
        <w:t>O n.º de serviços objeto de avaliação da satisfação dos utentes será o Portal Integrado, pretendendo-se que o sistema de avaliação esteja implementado um ano após a conclusão do projeto.</w:t>
      </w:r>
    </w:p>
    <w:p w14:paraId="3EEBF722" w14:textId="77777777" w:rsidR="00F361B1" w:rsidRDefault="00F361B1" w:rsidP="00D837C5">
      <w:pPr>
        <w:rPr>
          <w:rFonts w:ascii="Trebuchet MS" w:hAnsi="Trebuchet MS"/>
          <w:color w:val="FF0000"/>
          <w:sz w:val="24"/>
          <w:szCs w:val="24"/>
        </w:rPr>
      </w:pPr>
    </w:p>
    <w:p w14:paraId="597111DF" w14:textId="77777777" w:rsidR="003B242E" w:rsidRPr="009B3869" w:rsidRDefault="003B242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94" w:name="_Toc42356462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relevantes na perspetiva do beneficiário/operação</w:t>
      </w:r>
      <w:bookmarkEnd w:id="394"/>
    </w:p>
    <w:p w14:paraId="643F1195" w14:textId="035EEF8D" w:rsidR="00F02E87" w:rsidRDefault="00D837C5" w:rsidP="007F7B9B">
      <w:pPr>
        <w:ind w:left="737"/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Não Aplicável</w:t>
      </w:r>
    </w:p>
    <w:p w14:paraId="78A00C42" w14:textId="77777777" w:rsidR="009A0115" w:rsidRPr="008764D5" w:rsidRDefault="009A0115" w:rsidP="009A0115">
      <w:pPr>
        <w:jc w:val="both"/>
        <w:rPr>
          <w:rFonts w:eastAsia="Arial" w:cstheme="minorHAnsi"/>
        </w:rPr>
      </w:pPr>
    </w:p>
    <w:sectPr w:rsidR="009A0115" w:rsidRPr="008764D5" w:rsidSect="005F2BC3">
      <w:headerReference w:type="default" r:id="rId26"/>
      <w:footerReference w:type="default" r:id="rId27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16" w:author="João Tomé Calado" w:date="2020-06-10T17:00:00Z" w:initials="JC">
    <w:p w14:paraId="4281DE9D" w14:textId="70646638" w:rsidR="00D93AD2" w:rsidRDefault="00D93AD2">
      <w:pPr>
        <w:pStyle w:val="Textodecomentrio"/>
      </w:pPr>
      <w:r>
        <w:rPr>
          <w:rStyle w:val="Refdecomentrio"/>
        </w:rPr>
        <w:annotationRef/>
      </w:r>
      <w:r>
        <w:t>Parece-lhe bem estes dois novos objetivos?</w:t>
      </w:r>
    </w:p>
  </w:comment>
  <w:comment w:id="117" w:author="João Carlos Rodrigue" w:date="2020-06-11T16:05:00Z" w:initials="JCR">
    <w:p w14:paraId="41E62905" w14:textId="7674135C" w:rsidR="005E3815" w:rsidRDefault="005E3815">
      <w:pPr>
        <w:pStyle w:val="Textodecomentrio"/>
      </w:pPr>
      <w:r>
        <w:rPr>
          <w:rStyle w:val="Refdecomentrio"/>
        </w:rPr>
        <w:annotationRef/>
      </w:r>
      <w:r>
        <w:t>Claro, muito bem</w:t>
      </w:r>
    </w:p>
  </w:comment>
  <w:comment w:id="127" w:author="João Tomé Calado" w:date="2020-06-10T17:06:00Z" w:initials="JC">
    <w:p w14:paraId="6EFAFEAE" w14:textId="4F52F597" w:rsidR="00D93AD2" w:rsidRDefault="00D93AD2">
      <w:pPr>
        <w:pStyle w:val="Textodecomentrio"/>
      </w:pPr>
      <w:r>
        <w:rPr>
          <w:rStyle w:val="Refdecomentrio"/>
        </w:rPr>
        <w:annotationRef/>
      </w:r>
      <w:r>
        <w:t xml:space="preserve">Não temos outras </w:t>
      </w:r>
      <w:proofErr w:type="gramStart"/>
      <w:r>
        <w:t>operações</w:t>
      </w:r>
      <w:proofErr w:type="gramEnd"/>
      <w:r>
        <w:t xml:space="preserve"> mas convém ver com Clara se há algum projeto de investigação que me esteja a esquecer.</w:t>
      </w:r>
    </w:p>
  </w:comment>
  <w:comment w:id="128" w:author="João Carlos Rodrigue" w:date="2020-06-11T15:23:00Z" w:initials="JCR">
    <w:p w14:paraId="41F3C062" w14:textId="76FB9499" w:rsidR="00D93AD2" w:rsidRDefault="00D93AD2">
      <w:pPr>
        <w:pStyle w:val="Textodecomentrio"/>
      </w:pPr>
      <w:r>
        <w:rPr>
          <w:rStyle w:val="Refdecomentrio"/>
        </w:rPr>
        <w:annotationRef/>
      </w:r>
      <w:r>
        <w:t>Só importam as Operações SAMA QREN</w:t>
      </w:r>
    </w:p>
  </w:comment>
  <w:comment w:id="129" w:author="João Tomé Calado" w:date="2020-06-10T17:06:00Z" w:initials="JC">
    <w:p w14:paraId="3CA48B94" w14:textId="15AB0C83" w:rsidR="00D93AD2" w:rsidRDefault="00D93AD2">
      <w:pPr>
        <w:pStyle w:val="Textodecomentrio"/>
      </w:pPr>
      <w:r>
        <w:rPr>
          <w:rStyle w:val="Refdecomentrio"/>
        </w:rPr>
        <w:annotationRef/>
      </w:r>
      <w:r>
        <w:t>Idem.</w:t>
      </w:r>
    </w:p>
  </w:comment>
  <w:comment w:id="130" w:author="João Tomé Calado" w:date="2020-06-10T17:07:00Z" w:initials="JC">
    <w:p w14:paraId="5E0BBF60" w14:textId="7921BEBC" w:rsidR="00D93AD2" w:rsidRDefault="00D93AD2">
      <w:pPr>
        <w:pStyle w:val="Textodecomentrio"/>
      </w:pPr>
      <w:r>
        <w:rPr>
          <w:rStyle w:val="Refdecomentrio"/>
        </w:rPr>
        <w:annotationRef/>
      </w:r>
      <w:r>
        <w:t xml:space="preserve">Penso que não teremos nenhum </w:t>
      </w:r>
      <w:proofErr w:type="spellStart"/>
      <w:r>
        <w:t>excepto</w:t>
      </w:r>
      <w:proofErr w:type="spellEnd"/>
      <w:r>
        <w:t xml:space="preserve"> se tivermos de </w:t>
      </w:r>
      <w:proofErr w:type="spellStart"/>
      <w:r>
        <w:t>reverir</w:t>
      </w:r>
      <w:proofErr w:type="spellEnd"/>
      <w:r>
        <w:t xml:space="preserve"> o do </w:t>
      </w:r>
      <w:proofErr w:type="spellStart"/>
      <w:r>
        <w:t>workflow</w:t>
      </w:r>
      <w:proofErr w:type="spellEnd"/>
      <w:r>
        <w:t xml:space="preserve"> aqui???????? O João pode confirmar por favor?</w:t>
      </w:r>
    </w:p>
  </w:comment>
  <w:comment w:id="131" w:author="João Carlos Rodrigue" w:date="2020-06-11T15:24:00Z" w:initials="JCR">
    <w:p w14:paraId="2C809A8F" w14:textId="3B9CE60F" w:rsidR="00D93AD2" w:rsidRDefault="00D93AD2">
      <w:pPr>
        <w:pStyle w:val="Textodecomentrio"/>
      </w:pPr>
      <w:r>
        <w:rPr>
          <w:rStyle w:val="Refdecomentrio"/>
        </w:rPr>
        <w:annotationRef/>
      </w:r>
      <w:r>
        <w:t xml:space="preserve">Não é necessário referir a operação de </w:t>
      </w:r>
      <w:proofErr w:type="spellStart"/>
      <w:r>
        <w:t>Workflow</w:t>
      </w:r>
      <w:proofErr w:type="spellEnd"/>
      <w:r>
        <w:t xml:space="preserve">, pois só têm </w:t>
      </w:r>
      <w:r w:rsidR="00332B97">
        <w:t>de</w:t>
      </w:r>
      <w:r>
        <w:t xml:space="preserve"> ser identificadas as Operações já aprovadas</w:t>
      </w:r>
    </w:p>
  </w:comment>
  <w:comment w:id="240" w:author="João Tomé Calado" w:date="2020-06-10T19:08:00Z" w:initials="JC">
    <w:p w14:paraId="279C1049" w14:textId="39F83D0C" w:rsidR="00D93AD2" w:rsidRDefault="00D93AD2">
      <w:pPr>
        <w:pStyle w:val="Textodecomentrio"/>
      </w:pPr>
      <w:r>
        <w:rPr>
          <w:rStyle w:val="Refdecomentrio"/>
        </w:rPr>
        <w:annotationRef/>
      </w:r>
      <w:r>
        <w:t>João não tenho presente o que pretende aqui, é os dados do Alexandre?</w:t>
      </w:r>
    </w:p>
  </w:comment>
  <w:comment w:id="241" w:author="João Carlos Rodrigue" w:date="2020-06-11T15:52:00Z" w:initials="JCR">
    <w:p w14:paraId="60478FBA" w14:textId="7DD1E74C" w:rsidR="00D70482" w:rsidRDefault="00D70482">
      <w:pPr>
        <w:pStyle w:val="Textodecomentrio"/>
      </w:pPr>
      <w:r>
        <w:rPr>
          <w:rStyle w:val="Refdecomentrio"/>
        </w:rPr>
        <w:annotationRef/>
      </w:r>
      <w:r>
        <w:t>Afirmativo</w:t>
      </w:r>
    </w:p>
  </w:comment>
  <w:comment w:id="248" w:author="João Tomé Calado" w:date="2020-06-10T19:13:00Z" w:initials="JC">
    <w:p w14:paraId="7603EB09" w14:textId="3A3E6B62" w:rsidR="00D93AD2" w:rsidRDefault="00D93AD2">
      <w:pPr>
        <w:pStyle w:val="Textodecomentrio"/>
      </w:pPr>
      <w:r>
        <w:rPr>
          <w:rStyle w:val="Refdecomentrio"/>
        </w:rPr>
        <w:annotationRef/>
      </w:r>
      <w:r>
        <w:t>João os dados das empresas e dos estudantes foram todos dados pelo ISEG????</w:t>
      </w:r>
    </w:p>
  </w:comment>
  <w:comment w:id="249" w:author="João Carlos Rodrigue" w:date="2020-06-11T15:53:00Z" w:initials="JCR">
    <w:p w14:paraId="78A34DFC" w14:textId="3F45937F" w:rsidR="00D70482" w:rsidRDefault="00D70482">
      <w:pPr>
        <w:pStyle w:val="Textodecomentrio"/>
      </w:pPr>
      <w:r>
        <w:rPr>
          <w:rStyle w:val="Refdecomentrio"/>
        </w:rPr>
        <w:annotationRef/>
      </w:r>
      <w:r>
        <w:t>Os dados sobre empresas foram obtidos através de uma base de dados da Informa DB, tendo por base a entrega dos IES 2018. Os restantes dados são meramente exemplificativos, e podem não espelhar (não espelham, provavelmente) a realidade do ISEG</w:t>
      </w:r>
    </w:p>
  </w:comment>
  <w:comment w:id="289" w:author="João Tomé Calado" w:date="2020-06-10T19:19:00Z" w:initials="JC">
    <w:p w14:paraId="28FB35E3" w14:textId="474F9F21" w:rsidR="00D93AD2" w:rsidRDefault="00D93AD2">
      <w:pPr>
        <w:pStyle w:val="Textodecomentrio"/>
      </w:pPr>
      <w:r>
        <w:rPr>
          <w:rStyle w:val="Refdecomentrio"/>
        </w:rPr>
        <w:annotationRef/>
      </w:r>
      <w:r>
        <w:t xml:space="preserve">João, temos tudo isto as datas é que podem ser algo </w:t>
      </w:r>
      <w:proofErr w:type="gramStart"/>
      <w:r>
        <w:t>diferentes</w:t>
      </w:r>
      <w:proofErr w:type="gramEnd"/>
      <w:r>
        <w:t xml:space="preserve"> mas não mexi porque é fácil de compatibilizar.</w:t>
      </w:r>
    </w:p>
  </w:comment>
  <w:comment w:id="290" w:author="João Carlos Rodrigue" w:date="2020-06-11T15:59:00Z" w:initials="JCR">
    <w:p w14:paraId="31CA36C1" w14:textId="274074F2" w:rsidR="005E3815" w:rsidRDefault="005E3815">
      <w:pPr>
        <w:pStyle w:val="Textodecomentrio"/>
      </w:pPr>
      <w:r>
        <w:rPr>
          <w:rStyle w:val="Refdecomentrio"/>
        </w:rPr>
        <w:annotationRef/>
      </w:r>
      <w:r>
        <w:t>As datas poderão ser alteradas. Para todos os efeitos as datas indicadas não são vinculativas e podem ser alteradas em qualquer fase do projeto. As iniciativas têm de ser cumpridas, mas as datas são meramente indicativas</w:t>
      </w:r>
    </w:p>
  </w:comment>
  <w:comment w:id="291" w:author="João Tomé Calado" w:date="2020-06-10T19:20:00Z" w:initials="JC">
    <w:p w14:paraId="6AC3A48B" w14:textId="77777777" w:rsidR="00D93AD2" w:rsidRDefault="00D93AD2">
      <w:pPr>
        <w:pStyle w:val="Textodecomentrio"/>
      </w:pPr>
      <w:r>
        <w:rPr>
          <w:rStyle w:val="Refdecomentrio"/>
        </w:rPr>
        <w:annotationRef/>
      </w:r>
      <w:r>
        <w:t xml:space="preserve">Vou ter de lançar um concurso para o site este </w:t>
      </w:r>
      <w:proofErr w:type="spellStart"/>
      <w:r>
        <w:t>mÊs</w:t>
      </w:r>
      <w:proofErr w:type="spellEnd"/>
      <w:r>
        <w:t>, já o posso incluir no projeto?</w:t>
      </w:r>
    </w:p>
    <w:p w14:paraId="3F547B2B" w14:textId="1FE0BC30" w:rsidR="00D93AD2" w:rsidRDefault="00D93AD2">
      <w:pPr>
        <w:pStyle w:val="Textodecomentrio"/>
      </w:pPr>
    </w:p>
  </w:comment>
  <w:comment w:id="292" w:author="João Carlos Rodrigue" w:date="2020-06-11T16:02:00Z" w:initials="JCR">
    <w:p w14:paraId="6ED32FEB" w14:textId="3638F39A" w:rsidR="005E3815" w:rsidRDefault="005E3815">
      <w:pPr>
        <w:pStyle w:val="Textodecomentrio"/>
      </w:pPr>
      <w:r>
        <w:rPr>
          <w:rStyle w:val="Refdecomentrio"/>
        </w:rPr>
        <w:annotationRef/>
      </w:r>
      <w:r>
        <w:t>O projeto pode ter início imediatamente após a submissão da candidatura. No entanto, existe um pequeno pormenor que terão de ter em consideração: a data da primeira fatura assinala o arranque do projeto. Após essa data o projeto tem de ser concluído em 24 meses (poder-se-á prorrogar por mais 12 num total de 36 meses)</w:t>
      </w:r>
    </w:p>
  </w:comment>
  <w:comment w:id="295" w:author="João Tomé Calado" w:date="2020-06-10T19:23:00Z" w:initials="JC">
    <w:p w14:paraId="0302EE02" w14:textId="496235C6" w:rsidR="00D93AD2" w:rsidRDefault="00D93AD2">
      <w:pPr>
        <w:pStyle w:val="Textodecomentrio"/>
      </w:pPr>
      <w:r>
        <w:rPr>
          <w:rStyle w:val="Refdecomentrio"/>
        </w:rPr>
        <w:annotationRef/>
      </w:r>
      <w:r>
        <w:t>Era bom inserir aqui o site porque já está em marcha. Como se poderá fazer? Talvez na atividade 5, que me diz? O site servirá para a divulgação.</w:t>
      </w:r>
    </w:p>
  </w:comment>
  <w:comment w:id="296" w:author="João Carlos Rodrigue" w:date="2020-06-11T16:07:00Z" w:initials="JCR">
    <w:p w14:paraId="5E179AD2" w14:textId="1DC52085" w:rsidR="005E3815" w:rsidRDefault="005E3815">
      <w:pPr>
        <w:pStyle w:val="Textodecomentrio"/>
      </w:pPr>
      <w:r>
        <w:rPr>
          <w:rStyle w:val="Refdecomentrio"/>
        </w:rPr>
        <w:annotationRef/>
      </w:r>
      <w:r>
        <w:t>Concordo. A atividade 5 parece-me a mais indicada. Para além disso é uma das atividades que marca o arranque do Projeto</w:t>
      </w:r>
    </w:p>
  </w:comment>
  <w:comment w:id="304" w:author="João Tomé Calado" w:date="2020-06-10T19:29:00Z" w:initials="JC">
    <w:p w14:paraId="34F07141" w14:textId="252DDCBC" w:rsidR="00D93AD2" w:rsidRDefault="00D93AD2">
      <w:pPr>
        <w:pStyle w:val="Textodecomentrio"/>
      </w:pPr>
      <w:r>
        <w:rPr>
          <w:rStyle w:val="Refdecomentrio"/>
        </w:rPr>
        <w:annotationRef/>
      </w:r>
      <w:r>
        <w:t>João temos de rever estes dados os dois.</w:t>
      </w:r>
    </w:p>
  </w:comment>
  <w:comment w:id="305" w:author="João Carlos Rodrigue" w:date="2020-06-11T16:11:00Z" w:initials="JCR">
    <w:p w14:paraId="4303CA1A" w14:textId="7FA11762" w:rsidR="00106FB7" w:rsidRDefault="00106FB7">
      <w:pPr>
        <w:pStyle w:val="Textodecomentrio"/>
      </w:pPr>
      <w:r>
        <w:rPr>
          <w:rStyle w:val="Refdecomentrio"/>
        </w:rPr>
        <w:annotationRef/>
      </w:r>
      <w:r>
        <w:t>Penso que o ISEG terá quase todos estes dados</w:t>
      </w:r>
    </w:p>
  </w:comment>
  <w:comment w:id="331" w:author="João Tomé Calado" w:date="2020-06-10T19:30:00Z" w:initials="JC">
    <w:p w14:paraId="1317F462" w14:textId="1ABE0FE5" w:rsidR="00D93AD2" w:rsidRDefault="00D93AD2">
      <w:pPr>
        <w:pStyle w:val="Textodecomentrio"/>
      </w:pPr>
      <w:r>
        <w:rPr>
          <w:rStyle w:val="Refdecomentrio"/>
        </w:rPr>
        <w:annotationRef/>
      </w:r>
      <w:r>
        <w:t xml:space="preserve">É realista? Não me parece </w:t>
      </w:r>
      <w:proofErr w:type="gramStart"/>
      <w:r>
        <w:t>mal</w:t>
      </w:r>
      <w:proofErr w:type="gramEnd"/>
      <w:r>
        <w:t xml:space="preserve"> mas preciso da sua opinião.</w:t>
      </w:r>
    </w:p>
  </w:comment>
  <w:comment w:id="332" w:author="João Carlos Rodrigue" w:date="2020-06-11T16:08:00Z" w:initials="JCR">
    <w:p w14:paraId="387343A9" w14:textId="77777777" w:rsidR="00106FB7" w:rsidRDefault="00106FB7">
      <w:pPr>
        <w:pStyle w:val="Textodecomentrio"/>
      </w:pPr>
      <w:r>
        <w:rPr>
          <w:rStyle w:val="Refdecomentrio"/>
        </w:rPr>
        <w:annotationRef/>
      </w:r>
      <w:r>
        <w:t>Poderá ser algo exagerado, mas defensável. O objetivo do empolamento deste é o nº da população alvo, uma vez que na plataforma terei de indicar o custo per capita do projeto (total do investimento/população alvo)</w:t>
      </w:r>
    </w:p>
    <w:p w14:paraId="157A33E4" w14:textId="21FB5BF7" w:rsidR="00106FB7" w:rsidRDefault="00106FB7">
      <w:pPr>
        <w:pStyle w:val="Textodecomentrio"/>
      </w:pPr>
      <w:r>
        <w:t>Poderemos sempre argumentar que a maior parte dos acessos serão meramente na procura de informação</w:t>
      </w:r>
    </w:p>
  </w:comment>
  <w:comment w:id="334" w:author="João Tomé Calado" w:date="2020-06-10T19:32:00Z" w:initials="JC">
    <w:p w14:paraId="61B5877F" w14:textId="7AA2FCD9" w:rsidR="00D93AD2" w:rsidRDefault="00D93AD2">
      <w:pPr>
        <w:pStyle w:val="Textodecomentrio"/>
      </w:pPr>
      <w:r>
        <w:rPr>
          <w:rStyle w:val="Refdecomentrio"/>
        </w:rPr>
        <w:annotationRef/>
      </w:r>
      <w:r>
        <w:t>Temos de falar sobre estes dados e ajustar os mesmos valores para todo o documento, OK?</w:t>
      </w:r>
    </w:p>
  </w:comment>
  <w:comment w:id="335" w:author="João Carlos Rodrigue" w:date="2020-06-11T16:12:00Z" w:initials="JCR">
    <w:p w14:paraId="620B19DD" w14:textId="53B66338" w:rsidR="00106FB7" w:rsidRDefault="00106FB7">
      <w:pPr>
        <w:pStyle w:val="Textodecomentrio"/>
      </w:pPr>
      <w:r>
        <w:rPr>
          <w:rStyle w:val="Refdecomentrio"/>
        </w:rPr>
        <w:annotationRef/>
      </w:r>
      <w:r>
        <w:t>Os dados anteriores sim. Estes dados só aparecem refletidos neste ponto.</w:t>
      </w:r>
    </w:p>
  </w:comment>
  <w:comment w:id="387" w:author="João Tomé Calado" w:date="2020-06-10T19:38:00Z" w:initials="JC">
    <w:p w14:paraId="007B0E89" w14:textId="1EEC4E2C" w:rsidR="00D93AD2" w:rsidRDefault="00D93AD2">
      <w:pPr>
        <w:pStyle w:val="Textodecomentrio"/>
      </w:pPr>
      <w:r>
        <w:rPr>
          <w:rStyle w:val="Refdecomentrio"/>
        </w:rPr>
        <w:annotationRef/>
      </w:r>
      <w:r>
        <w:t>João: Avaliarmos se está bem.</w:t>
      </w:r>
    </w:p>
  </w:comment>
  <w:comment w:id="392" w:author="João Tomé Calado" w:date="2020-06-10T19:39:00Z" w:initials="JC">
    <w:p w14:paraId="6A7FAF65" w14:textId="2DF4B7A8" w:rsidR="00D93AD2" w:rsidRDefault="00D93AD2">
      <w:pPr>
        <w:pStyle w:val="Textodecomentrio"/>
      </w:pPr>
      <w:r>
        <w:t xml:space="preserve">João: </w:t>
      </w:r>
      <w:r>
        <w:rPr>
          <w:rStyle w:val="Refdecomentrio"/>
        </w:rPr>
        <w:annotationRef/>
      </w:r>
      <w:r>
        <w:t>Não sei avaliar.</w:t>
      </w:r>
    </w:p>
  </w:comment>
  <w:comment w:id="393" w:author="João Carlos Rodrigue" w:date="2020-06-11T16:20:00Z" w:initials="JCR">
    <w:p w14:paraId="5B2215FA" w14:textId="4C01C30D" w:rsidR="00DD6155" w:rsidRDefault="00DD6155">
      <w:pPr>
        <w:pStyle w:val="Textodecomentrio"/>
      </w:pPr>
      <w:r>
        <w:rPr>
          <w:rStyle w:val="Refdecomentrio"/>
        </w:rPr>
        <w:annotationRef/>
      </w:r>
      <w:r>
        <w:t>Não é fácil. Aqui utilizamos alguma criatividade, que tem resultado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281DE9D" w15:done="0"/>
  <w15:commentEx w15:paraId="41E62905" w15:paraIdParent="4281DE9D" w15:done="0"/>
  <w15:commentEx w15:paraId="6EFAFEAE" w15:done="0"/>
  <w15:commentEx w15:paraId="41F3C062" w15:paraIdParent="6EFAFEAE" w15:done="0"/>
  <w15:commentEx w15:paraId="3CA48B94" w15:done="0"/>
  <w15:commentEx w15:paraId="5E0BBF60" w15:done="0"/>
  <w15:commentEx w15:paraId="2C809A8F" w15:paraIdParent="5E0BBF60" w15:done="0"/>
  <w15:commentEx w15:paraId="279C1049" w15:done="0"/>
  <w15:commentEx w15:paraId="60478FBA" w15:paraIdParent="279C1049" w15:done="0"/>
  <w15:commentEx w15:paraId="7603EB09" w15:done="0"/>
  <w15:commentEx w15:paraId="78A34DFC" w15:paraIdParent="7603EB09" w15:done="0"/>
  <w15:commentEx w15:paraId="28FB35E3" w15:done="0"/>
  <w15:commentEx w15:paraId="31CA36C1" w15:paraIdParent="28FB35E3" w15:done="0"/>
  <w15:commentEx w15:paraId="3F547B2B" w15:done="0"/>
  <w15:commentEx w15:paraId="6ED32FEB" w15:paraIdParent="3F547B2B" w15:done="0"/>
  <w15:commentEx w15:paraId="0302EE02" w15:done="0"/>
  <w15:commentEx w15:paraId="5E179AD2" w15:paraIdParent="0302EE02" w15:done="0"/>
  <w15:commentEx w15:paraId="34F07141" w15:done="0"/>
  <w15:commentEx w15:paraId="4303CA1A" w15:paraIdParent="34F07141" w15:done="0"/>
  <w15:commentEx w15:paraId="1317F462" w15:done="0"/>
  <w15:commentEx w15:paraId="157A33E4" w15:paraIdParent="1317F462" w15:done="0"/>
  <w15:commentEx w15:paraId="61B5877F" w15:done="0"/>
  <w15:commentEx w15:paraId="620B19DD" w15:paraIdParent="61B5877F" w15:done="0"/>
  <w15:commentEx w15:paraId="007B0E89" w15:done="0"/>
  <w15:commentEx w15:paraId="6A7FAF65" w15:done="0"/>
  <w15:commentEx w15:paraId="5B2215FA" w15:paraIdParent="6A7FAF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8CD4BE" w16cex:dateUtc="2020-06-11T15:05:00Z"/>
  <w16cex:commentExtensible w16cex:durableId="228CCAE9" w16cex:dateUtc="2020-06-11T14:23:00Z"/>
  <w16cex:commentExtensible w16cex:durableId="228CCB10" w16cex:dateUtc="2020-06-11T14:24:00Z"/>
  <w16cex:commentExtensible w16cex:durableId="228CD1CC" w16cex:dateUtc="2020-06-11T14:52:00Z"/>
  <w16cex:commentExtensible w16cex:durableId="228CD1F0" w16cex:dateUtc="2020-06-11T14:53:00Z"/>
  <w16cex:commentExtensible w16cex:durableId="228CD363" w16cex:dateUtc="2020-06-11T14:59:00Z"/>
  <w16cex:commentExtensible w16cex:durableId="228CD3FB" w16cex:dateUtc="2020-06-11T15:02:00Z"/>
  <w16cex:commentExtensible w16cex:durableId="228CD525" w16cex:dateUtc="2020-06-11T15:07:00Z"/>
  <w16cex:commentExtensible w16cex:durableId="228CD64B" w16cex:dateUtc="2020-06-11T15:11:00Z"/>
  <w16cex:commentExtensible w16cex:durableId="228CD57B" w16cex:dateUtc="2020-06-11T15:08:00Z"/>
  <w16cex:commentExtensible w16cex:durableId="228CD67F" w16cex:dateUtc="2020-06-11T15:12:00Z"/>
  <w16cex:commentExtensible w16cex:durableId="228CD833" w16cex:dateUtc="2020-06-11T15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281DE9D" w16cid:durableId="228B9032"/>
  <w16cid:commentId w16cid:paraId="41E62905" w16cid:durableId="228CD4BE"/>
  <w16cid:commentId w16cid:paraId="6EFAFEAE" w16cid:durableId="228B9189"/>
  <w16cid:commentId w16cid:paraId="41F3C062" w16cid:durableId="228CCAE9"/>
  <w16cid:commentId w16cid:paraId="3CA48B94" w16cid:durableId="228B91AE"/>
  <w16cid:commentId w16cid:paraId="5E0BBF60" w16cid:durableId="228B91C1"/>
  <w16cid:commentId w16cid:paraId="2C809A8F" w16cid:durableId="228CCB10"/>
  <w16cid:commentId w16cid:paraId="279C1049" w16cid:durableId="228BAE14"/>
  <w16cid:commentId w16cid:paraId="60478FBA" w16cid:durableId="228CD1CC"/>
  <w16cid:commentId w16cid:paraId="7603EB09" w16cid:durableId="228BAF3F"/>
  <w16cid:commentId w16cid:paraId="78A34DFC" w16cid:durableId="228CD1F0"/>
  <w16cid:commentId w16cid:paraId="28FB35E3" w16cid:durableId="228BB0B2"/>
  <w16cid:commentId w16cid:paraId="31CA36C1" w16cid:durableId="228CD363"/>
  <w16cid:commentId w16cid:paraId="3F547B2B" w16cid:durableId="228BB115"/>
  <w16cid:commentId w16cid:paraId="6ED32FEB" w16cid:durableId="228CD3FB"/>
  <w16cid:commentId w16cid:paraId="0302EE02" w16cid:durableId="228BB19C"/>
  <w16cid:commentId w16cid:paraId="5E179AD2" w16cid:durableId="228CD525"/>
  <w16cid:commentId w16cid:paraId="34F07141" w16cid:durableId="228BB32E"/>
  <w16cid:commentId w16cid:paraId="4303CA1A" w16cid:durableId="228CD64B"/>
  <w16cid:commentId w16cid:paraId="1317F462" w16cid:durableId="228BB35F"/>
  <w16cid:commentId w16cid:paraId="157A33E4" w16cid:durableId="228CD57B"/>
  <w16cid:commentId w16cid:paraId="61B5877F" w16cid:durableId="228BB3B4"/>
  <w16cid:commentId w16cid:paraId="620B19DD" w16cid:durableId="228CD67F"/>
  <w16cid:commentId w16cid:paraId="007B0E89" w16cid:durableId="228BB53D"/>
  <w16cid:commentId w16cid:paraId="6A7FAF65" w16cid:durableId="228BB578"/>
  <w16cid:commentId w16cid:paraId="5B2215FA" w16cid:durableId="228CD8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4E0A2B" w14:textId="77777777" w:rsidR="00A0181D" w:rsidRDefault="00A0181D" w:rsidP="00F46B80">
      <w:pPr>
        <w:spacing w:after="0" w:line="240" w:lineRule="auto"/>
      </w:pPr>
      <w:r>
        <w:separator/>
      </w:r>
    </w:p>
  </w:endnote>
  <w:endnote w:type="continuationSeparator" w:id="0">
    <w:p w14:paraId="7039E57F" w14:textId="77777777" w:rsidR="00A0181D" w:rsidRDefault="00A0181D" w:rsidP="00F4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-Regu">
    <w:altName w:val="Calibr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5626646"/>
      <w:docPartObj>
        <w:docPartGallery w:val="Page Numbers (Bottom of Page)"/>
        <w:docPartUnique/>
      </w:docPartObj>
    </w:sdtPr>
    <w:sdtContent>
      <w:sdt>
        <w:sdtPr>
          <w:id w:val="-2069947949"/>
          <w:docPartObj>
            <w:docPartGallery w:val="Page Numbers (Top of Page)"/>
            <w:docPartUnique/>
          </w:docPartObj>
        </w:sdtPr>
        <w:sdtContent>
          <w:p w14:paraId="7E349D01" w14:textId="77777777" w:rsidR="00D93AD2" w:rsidRDefault="00D93AD2" w:rsidP="00D35517">
            <w:pPr>
              <w:pStyle w:val="Rodap"/>
              <w:jc w:val="right"/>
            </w:pPr>
            <w:r>
              <w:t>____________________________________________________________________________</w:t>
            </w:r>
          </w:p>
          <w:tbl>
            <w:tblPr>
              <w:tblStyle w:val="TabelacomGrelha"/>
              <w:tblW w:w="0" w:type="auto"/>
              <w:tblInd w:w="2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46"/>
              <w:gridCol w:w="1448"/>
            </w:tblGrid>
            <w:tr w:rsidR="00D93AD2" w:rsidRPr="00561740" w14:paraId="13F2D04F" w14:textId="77777777" w:rsidTr="004A3C1F">
              <w:tc>
                <w:tcPr>
                  <w:tcW w:w="6946" w:type="dxa"/>
                </w:tcPr>
                <w:p w14:paraId="4378236D" w14:textId="77777777" w:rsidR="00D93AD2" w:rsidRPr="00561740" w:rsidRDefault="00D93AD2" w:rsidP="00687A25">
                  <w:pPr>
                    <w:pStyle w:val="Rodap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48" w:type="dxa"/>
                </w:tcPr>
                <w:p w14:paraId="72F3F45F" w14:textId="116FAB3B" w:rsidR="00D93AD2" w:rsidRPr="00561740" w:rsidRDefault="00D93AD2" w:rsidP="00D35517">
                  <w:pPr>
                    <w:pStyle w:val="Rodap"/>
                    <w:jc w:val="right"/>
                    <w:rPr>
                      <w:sz w:val="18"/>
                      <w:szCs w:val="18"/>
                    </w:rPr>
                  </w:pPr>
                  <w:r w:rsidRPr="00561740">
                    <w:rPr>
                      <w:sz w:val="18"/>
                      <w:szCs w:val="18"/>
                    </w:rPr>
                    <w:t xml:space="preserve">Página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PAGE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1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  <w:r w:rsidRPr="00561740">
                    <w:rPr>
                      <w:sz w:val="18"/>
                      <w:szCs w:val="18"/>
                    </w:rPr>
                    <w:t xml:space="preserve"> de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NUMPAGES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39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652E1A79" w14:textId="77777777" w:rsidR="00D93AD2" w:rsidRPr="00D35517" w:rsidRDefault="00D93AD2" w:rsidP="00D35517">
            <w:pPr>
              <w:pStyle w:val="Rodap"/>
              <w:jc w:val="right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2D448A" w14:textId="77777777" w:rsidR="00A0181D" w:rsidRDefault="00A0181D" w:rsidP="00F46B80">
      <w:pPr>
        <w:spacing w:after="0" w:line="240" w:lineRule="auto"/>
      </w:pPr>
      <w:r>
        <w:separator/>
      </w:r>
    </w:p>
  </w:footnote>
  <w:footnote w:type="continuationSeparator" w:id="0">
    <w:p w14:paraId="0CFABEB6" w14:textId="77777777" w:rsidR="00A0181D" w:rsidRDefault="00A0181D" w:rsidP="00F46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A0656" w14:textId="77777777" w:rsidR="00D93AD2" w:rsidRDefault="00D93AD2" w:rsidP="009F3197">
    <w:pPr>
      <w:pStyle w:val="Cabealho"/>
      <w:jc w:val="center"/>
    </w:pPr>
    <w:r w:rsidRPr="000927A5">
      <w:rPr>
        <w:rFonts w:ascii="Trebuchet MS" w:hAnsi="Trebuchet MS"/>
        <w:b/>
        <w:noProof/>
        <w:sz w:val="12"/>
        <w:szCs w:val="12"/>
        <w:lang w:eastAsia="pt-PT"/>
      </w:rPr>
      <w:drawing>
        <wp:inline distT="0" distB="0" distL="0" distR="0" wp14:anchorId="10CF274B" wp14:editId="762325E9">
          <wp:extent cx="3437218" cy="744926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37218" cy="744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219D7" w14:textId="77777777" w:rsidR="00D93AD2" w:rsidRDefault="00D93A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77600"/>
    <w:multiLevelType w:val="hybridMultilevel"/>
    <w:tmpl w:val="668447A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8795C"/>
    <w:multiLevelType w:val="hybridMultilevel"/>
    <w:tmpl w:val="2714A5E6"/>
    <w:lvl w:ilvl="0" w:tplc="0816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5D97F19"/>
    <w:multiLevelType w:val="hybridMultilevel"/>
    <w:tmpl w:val="7F6E0C5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B75C2"/>
    <w:multiLevelType w:val="multilevel"/>
    <w:tmpl w:val="CE68E63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EE49CB"/>
    <w:multiLevelType w:val="multilevel"/>
    <w:tmpl w:val="7EF2A9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5780D91"/>
    <w:multiLevelType w:val="hybridMultilevel"/>
    <w:tmpl w:val="29C4A624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306A2"/>
    <w:multiLevelType w:val="hybridMultilevel"/>
    <w:tmpl w:val="5A5AA31A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3BAA2F19"/>
    <w:multiLevelType w:val="multilevel"/>
    <w:tmpl w:val="3AEE1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BB006A3"/>
    <w:multiLevelType w:val="hybridMultilevel"/>
    <w:tmpl w:val="BCEAD4B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F6F76"/>
    <w:multiLevelType w:val="hybridMultilevel"/>
    <w:tmpl w:val="310ABF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45E86"/>
    <w:multiLevelType w:val="hybridMultilevel"/>
    <w:tmpl w:val="E4AC1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45991"/>
    <w:multiLevelType w:val="hybridMultilevel"/>
    <w:tmpl w:val="BF4C6CFE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19A7150"/>
    <w:multiLevelType w:val="multilevel"/>
    <w:tmpl w:val="8EB409B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1AC184B"/>
    <w:multiLevelType w:val="hybridMultilevel"/>
    <w:tmpl w:val="3162011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05D50"/>
    <w:multiLevelType w:val="multilevel"/>
    <w:tmpl w:val="9FD2C27E"/>
    <w:lvl w:ilvl="0">
      <w:start w:val="1"/>
      <w:numFmt w:val="lowerLetter"/>
      <w:lvlText w:val="%1)"/>
      <w:lvlJc w:val="left"/>
      <w:pPr>
        <w:ind w:left="1069" w:hanging="360"/>
      </w:pPr>
      <w:rPr>
        <w:rFonts w:ascii="Arial" w:hAnsi="Arial" w:cs="Arial" w:hint="default"/>
        <w:b/>
        <w:bCs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F03B8D"/>
    <w:multiLevelType w:val="hybridMultilevel"/>
    <w:tmpl w:val="8B6E67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B3DD7"/>
    <w:multiLevelType w:val="hybridMultilevel"/>
    <w:tmpl w:val="E5D003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34914"/>
    <w:multiLevelType w:val="hybridMultilevel"/>
    <w:tmpl w:val="B4EE8C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96F75"/>
    <w:multiLevelType w:val="hybridMultilevel"/>
    <w:tmpl w:val="6A70D01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C59A8"/>
    <w:multiLevelType w:val="multilevel"/>
    <w:tmpl w:val="7E46A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E495D6B"/>
    <w:multiLevelType w:val="hybridMultilevel"/>
    <w:tmpl w:val="2ABE47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81FA5"/>
    <w:multiLevelType w:val="hybridMultilevel"/>
    <w:tmpl w:val="59B25C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F53B1B"/>
    <w:multiLevelType w:val="hybridMultilevel"/>
    <w:tmpl w:val="7C5C613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1462B"/>
    <w:multiLevelType w:val="hybridMultilevel"/>
    <w:tmpl w:val="A524F81C"/>
    <w:lvl w:ilvl="0" w:tplc="7974C5D8"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B850DCA"/>
    <w:multiLevelType w:val="hybridMultilevel"/>
    <w:tmpl w:val="5FACAB50"/>
    <w:lvl w:ilvl="0" w:tplc="0816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5" w15:restartNumberingAfterBreak="0">
    <w:nsid w:val="7EC23659"/>
    <w:multiLevelType w:val="hybridMultilevel"/>
    <w:tmpl w:val="7A4423D8"/>
    <w:lvl w:ilvl="0" w:tplc="38D4A8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6927C8"/>
    <w:multiLevelType w:val="hybridMultilevel"/>
    <w:tmpl w:val="E1C62E18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16"/>
  </w:num>
  <w:num w:numId="7">
    <w:abstractNumId w:val="8"/>
  </w:num>
  <w:num w:numId="8">
    <w:abstractNumId w:val="12"/>
  </w:num>
  <w:num w:numId="9">
    <w:abstractNumId w:val="13"/>
  </w:num>
  <w:num w:numId="10">
    <w:abstractNumId w:val="25"/>
  </w:num>
  <w:num w:numId="11">
    <w:abstractNumId w:val="22"/>
  </w:num>
  <w:num w:numId="12">
    <w:abstractNumId w:val="24"/>
  </w:num>
  <w:num w:numId="13">
    <w:abstractNumId w:val="5"/>
  </w:num>
  <w:num w:numId="14">
    <w:abstractNumId w:val="20"/>
  </w:num>
  <w:num w:numId="15">
    <w:abstractNumId w:val="15"/>
  </w:num>
  <w:num w:numId="16">
    <w:abstractNumId w:val="10"/>
  </w:num>
  <w:num w:numId="17">
    <w:abstractNumId w:val="23"/>
  </w:num>
  <w:num w:numId="18">
    <w:abstractNumId w:val="17"/>
  </w:num>
  <w:num w:numId="19">
    <w:abstractNumId w:val="18"/>
  </w:num>
  <w:num w:numId="20">
    <w:abstractNumId w:val="0"/>
  </w:num>
  <w:num w:numId="21">
    <w:abstractNumId w:val="21"/>
  </w:num>
  <w:num w:numId="22">
    <w:abstractNumId w:val="26"/>
  </w:num>
  <w:num w:numId="23">
    <w:abstractNumId w:val="11"/>
  </w:num>
  <w:num w:numId="24">
    <w:abstractNumId w:val="1"/>
  </w:num>
  <w:num w:numId="25">
    <w:abstractNumId w:val="2"/>
  </w:num>
  <w:num w:numId="26">
    <w:abstractNumId w:val="9"/>
  </w:num>
  <w:num w:numId="27">
    <w:abstractNumId w:val="6"/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oão Tomé Calado">
    <w15:presenceInfo w15:providerId="Windows Live" w15:userId="12afdfa1d8e51c75"/>
  </w15:person>
  <w15:person w15:author="João Carlos Rodrigue">
    <w15:presenceInfo w15:providerId="None" w15:userId="João Carlos Rodrigu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20"/>
    <w:rsid w:val="00001D9A"/>
    <w:rsid w:val="00002DFB"/>
    <w:rsid w:val="00002ED0"/>
    <w:rsid w:val="000038E8"/>
    <w:rsid w:val="00003E15"/>
    <w:rsid w:val="00004FA0"/>
    <w:rsid w:val="000062A2"/>
    <w:rsid w:val="00007B20"/>
    <w:rsid w:val="0001099B"/>
    <w:rsid w:val="0001446E"/>
    <w:rsid w:val="000145A2"/>
    <w:rsid w:val="00014EA2"/>
    <w:rsid w:val="00015472"/>
    <w:rsid w:val="00017CB2"/>
    <w:rsid w:val="00017E0B"/>
    <w:rsid w:val="0002163D"/>
    <w:rsid w:val="0002267F"/>
    <w:rsid w:val="00023169"/>
    <w:rsid w:val="0002605C"/>
    <w:rsid w:val="00026530"/>
    <w:rsid w:val="00026D1F"/>
    <w:rsid w:val="00027B11"/>
    <w:rsid w:val="00033144"/>
    <w:rsid w:val="00034359"/>
    <w:rsid w:val="0003453F"/>
    <w:rsid w:val="00035E01"/>
    <w:rsid w:val="00040ACC"/>
    <w:rsid w:val="00042AF0"/>
    <w:rsid w:val="00043C0D"/>
    <w:rsid w:val="0004585E"/>
    <w:rsid w:val="000461E8"/>
    <w:rsid w:val="000466FE"/>
    <w:rsid w:val="000474FA"/>
    <w:rsid w:val="000503D1"/>
    <w:rsid w:val="0005228A"/>
    <w:rsid w:val="00053145"/>
    <w:rsid w:val="0005357E"/>
    <w:rsid w:val="000539B7"/>
    <w:rsid w:val="000545B7"/>
    <w:rsid w:val="000566DD"/>
    <w:rsid w:val="00060B12"/>
    <w:rsid w:val="000612F7"/>
    <w:rsid w:val="00061671"/>
    <w:rsid w:val="000658E8"/>
    <w:rsid w:val="00067775"/>
    <w:rsid w:val="0007051B"/>
    <w:rsid w:val="000740D6"/>
    <w:rsid w:val="000751EE"/>
    <w:rsid w:val="00080659"/>
    <w:rsid w:val="00080A38"/>
    <w:rsid w:val="00081177"/>
    <w:rsid w:val="00082447"/>
    <w:rsid w:val="0008394D"/>
    <w:rsid w:val="00083A5F"/>
    <w:rsid w:val="000866CF"/>
    <w:rsid w:val="000873B4"/>
    <w:rsid w:val="00090CA2"/>
    <w:rsid w:val="00092F26"/>
    <w:rsid w:val="0009553E"/>
    <w:rsid w:val="000A0282"/>
    <w:rsid w:val="000A18F1"/>
    <w:rsid w:val="000A3663"/>
    <w:rsid w:val="000A523C"/>
    <w:rsid w:val="000A5B41"/>
    <w:rsid w:val="000A6687"/>
    <w:rsid w:val="000A7C89"/>
    <w:rsid w:val="000B099E"/>
    <w:rsid w:val="000B09A3"/>
    <w:rsid w:val="000B1FF6"/>
    <w:rsid w:val="000B454E"/>
    <w:rsid w:val="000B497A"/>
    <w:rsid w:val="000B5595"/>
    <w:rsid w:val="000B7703"/>
    <w:rsid w:val="000C086C"/>
    <w:rsid w:val="000C122F"/>
    <w:rsid w:val="000C17D5"/>
    <w:rsid w:val="000C195F"/>
    <w:rsid w:val="000C23EB"/>
    <w:rsid w:val="000C51EF"/>
    <w:rsid w:val="000C5633"/>
    <w:rsid w:val="000D1758"/>
    <w:rsid w:val="000D1A34"/>
    <w:rsid w:val="000D3197"/>
    <w:rsid w:val="000D477A"/>
    <w:rsid w:val="000D55F6"/>
    <w:rsid w:val="000D669E"/>
    <w:rsid w:val="000D6A27"/>
    <w:rsid w:val="000D6FC4"/>
    <w:rsid w:val="000D73B7"/>
    <w:rsid w:val="000D7C46"/>
    <w:rsid w:val="000E0AD3"/>
    <w:rsid w:val="000E3C28"/>
    <w:rsid w:val="000E4062"/>
    <w:rsid w:val="000E5ECB"/>
    <w:rsid w:val="000E76BF"/>
    <w:rsid w:val="000E7F4E"/>
    <w:rsid w:val="000F298A"/>
    <w:rsid w:val="000F363C"/>
    <w:rsid w:val="000F4734"/>
    <w:rsid w:val="000F7D2A"/>
    <w:rsid w:val="00101F3C"/>
    <w:rsid w:val="00104082"/>
    <w:rsid w:val="00105A41"/>
    <w:rsid w:val="00105D53"/>
    <w:rsid w:val="00106D0B"/>
    <w:rsid w:val="00106FB7"/>
    <w:rsid w:val="001072C0"/>
    <w:rsid w:val="0011084D"/>
    <w:rsid w:val="00110E87"/>
    <w:rsid w:val="00112039"/>
    <w:rsid w:val="00114BE8"/>
    <w:rsid w:val="00121FCE"/>
    <w:rsid w:val="00122D07"/>
    <w:rsid w:val="0012445C"/>
    <w:rsid w:val="001250EF"/>
    <w:rsid w:val="001305EA"/>
    <w:rsid w:val="00130EF8"/>
    <w:rsid w:val="00133A64"/>
    <w:rsid w:val="0013745D"/>
    <w:rsid w:val="0013760A"/>
    <w:rsid w:val="00137BA7"/>
    <w:rsid w:val="001404DF"/>
    <w:rsid w:val="00141800"/>
    <w:rsid w:val="0014312E"/>
    <w:rsid w:val="00145249"/>
    <w:rsid w:val="001471A3"/>
    <w:rsid w:val="00147CAD"/>
    <w:rsid w:val="00152047"/>
    <w:rsid w:val="0015433C"/>
    <w:rsid w:val="00154913"/>
    <w:rsid w:val="001556ED"/>
    <w:rsid w:val="00157842"/>
    <w:rsid w:val="00161C26"/>
    <w:rsid w:val="00162E87"/>
    <w:rsid w:val="0016470F"/>
    <w:rsid w:val="001658F5"/>
    <w:rsid w:val="00165992"/>
    <w:rsid w:val="00170968"/>
    <w:rsid w:val="001712D7"/>
    <w:rsid w:val="00172591"/>
    <w:rsid w:val="0017581D"/>
    <w:rsid w:val="00176880"/>
    <w:rsid w:val="00181C37"/>
    <w:rsid w:val="00182316"/>
    <w:rsid w:val="001828C3"/>
    <w:rsid w:val="00182EF6"/>
    <w:rsid w:val="001917FA"/>
    <w:rsid w:val="00193C86"/>
    <w:rsid w:val="00193EE1"/>
    <w:rsid w:val="001A18EC"/>
    <w:rsid w:val="001A56CB"/>
    <w:rsid w:val="001A5AE9"/>
    <w:rsid w:val="001A6173"/>
    <w:rsid w:val="001B3818"/>
    <w:rsid w:val="001B73C7"/>
    <w:rsid w:val="001C3703"/>
    <w:rsid w:val="001C6C30"/>
    <w:rsid w:val="001D13BA"/>
    <w:rsid w:val="001D2621"/>
    <w:rsid w:val="001D6D67"/>
    <w:rsid w:val="001E2C1D"/>
    <w:rsid w:val="001E3871"/>
    <w:rsid w:val="001E3E3C"/>
    <w:rsid w:val="001E3EBC"/>
    <w:rsid w:val="001E3FAE"/>
    <w:rsid w:val="001E434D"/>
    <w:rsid w:val="001E7C1F"/>
    <w:rsid w:val="001F0C77"/>
    <w:rsid w:val="001F14D1"/>
    <w:rsid w:val="001F2BF0"/>
    <w:rsid w:val="001F5B24"/>
    <w:rsid w:val="001F63F4"/>
    <w:rsid w:val="002003C4"/>
    <w:rsid w:val="00201136"/>
    <w:rsid w:val="00201423"/>
    <w:rsid w:val="00201986"/>
    <w:rsid w:val="0020598C"/>
    <w:rsid w:val="00207F4D"/>
    <w:rsid w:val="00210936"/>
    <w:rsid w:val="00212C88"/>
    <w:rsid w:val="002139D0"/>
    <w:rsid w:val="002168E5"/>
    <w:rsid w:val="00222DB5"/>
    <w:rsid w:val="00226830"/>
    <w:rsid w:val="00226D49"/>
    <w:rsid w:val="00226DA8"/>
    <w:rsid w:val="002323B0"/>
    <w:rsid w:val="002353CB"/>
    <w:rsid w:val="00235784"/>
    <w:rsid w:val="00240156"/>
    <w:rsid w:val="00240532"/>
    <w:rsid w:val="00240BFB"/>
    <w:rsid w:val="00240D78"/>
    <w:rsid w:val="00240E05"/>
    <w:rsid w:val="002433FB"/>
    <w:rsid w:val="0024353D"/>
    <w:rsid w:val="00245574"/>
    <w:rsid w:val="00245C8F"/>
    <w:rsid w:val="00247366"/>
    <w:rsid w:val="00252F44"/>
    <w:rsid w:val="002546B1"/>
    <w:rsid w:val="002547E2"/>
    <w:rsid w:val="0025521C"/>
    <w:rsid w:val="00257DFF"/>
    <w:rsid w:val="002614C8"/>
    <w:rsid w:val="00261CD8"/>
    <w:rsid w:val="00261EEB"/>
    <w:rsid w:val="00262AE2"/>
    <w:rsid w:val="00263EFB"/>
    <w:rsid w:val="00265C15"/>
    <w:rsid w:val="00270270"/>
    <w:rsid w:val="0027640F"/>
    <w:rsid w:val="00276514"/>
    <w:rsid w:val="00277BD8"/>
    <w:rsid w:val="00277FCC"/>
    <w:rsid w:val="0028254E"/>
    <w:rsid w:val="00284307"/>
    <w:rsid w:val="00284C0B"/>
    <w:rsid w:val="0029166E"/>
    <w:rsid w:val="0029175C"/>
    <w:rsid w:val="00291ED5"/>
    <w:rsid w:val="00292E40"/>
    <w:rsid w:val="00294239"/>
    <w:rsid w:val="00296F62"/>
    <w:rsid w:val="002A00AD"/>
    <w:rsid w:val="002A150A"/>
    <w:rsid w:val="002A1537"/>
    <w:rsid w:val="002A2B17"/>
    <w:rsid w:val="002A3A7E"/>
    <w:rsid w:val="002A3F68"/>
    <w:rsid w:val="002A518F"/>
    <w:rsid w:val="002A5328"/>
    <w:rsid w:val="002A6CBF"/>
    <w:rsid w:val="002A73D9"/>
    <w:rsid w:val="002B039E"/>
    <w:rsid w:val="002B1482"/>
    <w:rsid w:val="002B2B2B"/>
    <w:rsid w:val="002B5C95"/>
    <w:rsid w:val="002B5FA5"/>
    <w:rsid w:val="002C20E1"/>
    <w:rsid w:val="002C40C1"/>
    <w:rsid w:val="002C47F5"/>
    <w:rsid w:val="002C569F"/>
    <w:rsid w:val="002C5861"/>
    <w:rsid w:val="002C58C1"/>
    <w:rsid w:val="002D07D8"/>
    <w:rsid w:val="002D7EB3"/>
    <w:rsid w:val="002E4D7C"/>
    <w:rsid w:val="002E5402"/>
    <w:rsid w:val="002E5FCB"/>
    <w:rsid w:val="002E72BF"/>
    <w:rsid w:val="002F006E"/>
    <w:rsid w:val="002F0190"/>
    <w:rsid w:val="002F0BA1"/>
    <w:rsid w:val="002F1F38"/>
    <w:rsid w:val="002F5957"/>
    <w:rsid w:val="002F73AD"/>
    <w:rsid w:val="002F7663"/>
    <w:rsid w:val="00300363"/>
    <w:rsid w:val="00302578"/>
    <w:rsid w:val="00304ABD"/>
    <w:rsid w:val="00311682"/>
    <w:rsid w:val="00312810"/>
    <w:rsid w:val="00314403"/>
    <w:rsid w:val="00315C55"/>
    <w:rsid w:val="00315C85"/>
    <w:rsid w:val="00317610"/>
    <w:rsid w:val="00321D05"/>
    <w:rsid w:val="00323346"/>
    <w:rsid w:val="003253CC"/>
    <w:rsid w:val="00327B04"/>
    <w:rsid w:val="00327C5F"/>
    <w:rsid w:val="00331033"/>
    <w:rsid w:val="0033155C"/>
    <w:rsid w:val="00331C38"/>
    <w:rsid w:val="00331FB9"/>
    <w:rsid w:val="00332B97"/>
    <w:rsid w:val="00334A5B"/>
    <w:rsid w:val="00335273"/>
    <w:rsid w:val="0033795F"/>
    <w:rsid w:val="00337F7F"/>
    <w:rsid w:val="00340FBE"/>
    <w:rsid w:val="00341B62"/>
    <w:rsid w:val="0034480C"/>
    <w:rsid w:val="00345E81"/>
    <w:rsid w:val="00347BB0"/>
    <w:rsid w:val="00350969"/>
    <w:rsid w:val="00351005"/>
    <w:rsid w:val="00351369"/>
    <w:rsid w:val="00351735"/>
    <w:rsid w:val="0035186E"/>
    <w:rsid w:val="00352460"/>
    <w:rsid w:val="00352BB0"/>
    <w:rsid w:val="00357979"/>
    <w:rsid w:val="00357F1D"/>
    <w:rsid w:val="00362FFB"/>
    <w:rsid w:val="003646B2"/>
    <w:rsid w:val="00373032"/>
    <w:rsid w:val="00375716"/>
    <w:rsid w:val="003838A5"/>
    <w:rsid w:val="00383A9A"/>
    <w:rsid w:val="00384395"/>
    <w:rsid w:val="00387825"/>
    <w:rsid w:val="003901BA"/>
    <w:rsid w:val="00391269"/>
    <w:rsid w:val="00392655"/>
    <w:rsid w:val="00394B6E"/>
    <w:rsid w:val="0039564E"/>
    <w:rsid w:val="00396477"/>
    <w:rsid w:val="003A31C1"/>
    <w:rsid w:val="003A3259"/>
    <w:rsid w:val="003A6082"/>
    <w:rsid w:val="003A7CB9"/>
    <w:rsid w:val="003B242E"/>
    <w:rsid w:val="003B3E95"/>
    <w:rsid w:val="003B437F"/>
    <w:rsid w:val="003B4BC6"/>
    <w:rsid w:val="003B5454"/>
    <w:rsid w:val="003B5C44"/>
    <w:rsid w:val="003B613F"/>
    <w:rsid w:val="003B6E9D"/>
    <w:rsid w:val="003C19BC"/>
    <w:rsid w:val="003C1CBF"/>
    <w:rsid w:val="003C4F9F"/>
    <w:rsid w:val="003C6816"/>
    <w:rsid w:val="003C685E"/>
    <w:rsid w:val="003C6B28"/>
    <w:rsid w:val="003C6E16"/>
    <w:rsid w:val="003D0DB5"/>
    <w:rsid w:val="003D13BE"/>
    <w:rsid w:val="003D1A63"/>
    <w:rsid w:val="003D1B02"/>
    <w:rsid w:val="003D24E6"/>
    <w:rsid w:val="003D4846"/>
    <w:rsid w:val="003E2BBD"/>
    <w:rsid w:val="003E5662"/>
    <w:rsid w:val="003F0A3B"/>
    <w:rsid w:val="003F0ACF"/>
    <w:rsid w:val="003F1FE8"/>
    <w:rsid w:val="003F5E5F"/>
    <w:rsid w:val="003F6FD5"/>
    <w:rsid w:val="0040092C"/>
    <w:rsid w:val="00401141"/>
    <w:rsid w:val="00402F9E"/>
    <w:rsid w:val="00403F2E"/>
    <w:rsid w:val="00404572"/>
    <w:rsid w:val="00404903"/>
    <w:rsid w:val="00404EB0"/>
    <w:rsid w:val="0041309E"/>
    <w:rsid w:val="004157F5"/>
    <w:rsid w:val="00415939"/>
    <w:rsid w:val="00415A8B"/>
    <w:rsid w:val="004225DF"/>
    <w:rsid w:val="00426DEC"/>
    <w:rsid w:val="00431ACB"/>
    <w:rsid w:val="00432B01"/>
    <w:rsid w:val="004338DB"/>
    <w:rsid w:val="004343EE"/>
    <w:rsid w:val="004348C8"/>
    <w:rsid w:val="0043643F"/>
    <w:rsid w:val="004368A9"/>
    <w:rsid w:val="0044089D"/>
    <w:rsid w:val="004411DF"/>
    <w:rsid w:val="00441EEC"/>
    <w:rsid w:val="00442D7E"/>
    <w:rsid w:val="00442D98"/>
    <w:rsid w:val="00444F6C"/>
    <w:rsid w:val="00446744"/>
    <w:rsid w:val="0045169B"/>
    <w:rsid w:val="00451EA5"/>
    <w:rsid w:val="0045591E"/>
    <w:rsid w:val="0045612C"/>
    <w:rsid w:val="004567C6"/>
    <w:rsid w:val="00457398"/>
    <w:rsid w:val="004605E6"/>
    <w:rsid w:val="00470563"/>
    <w:rsid w:val="004715D3"/>
    <w:rsid w:val="00471E37"/>
    <w:rsid w:val="004732D6"/>
    <w:rsid w:val="004742A9"/>
    <w:rsid w:val="00474411"/>
    <w:rsid w:val="00476023"/>
    <w:rsid w:val="00477451"/>
    <w:rsid w:val="0048003E"/>
    <w:rsid w:val="004810B5"/>
    <w:rsid w:val="0048722E"/>
    <w:rsid w:val="00487B1B"/>
    <w:rsid w:val="00490621"/>
    <w:rsid w:val="00492E03"/>
    <w:rsid w:val="00493371"/>
    <w:rsid w:val="004937F4"/>
    <w:rsid w:val="004A1790"/>
    <w:rsid w:val="004A2566"/>
    <w:rsid w:val="004A3C1F"/>
    <w:rsid w:val="004A3E0E"/>
    <w:rsid w:val="004A607A"/>
    <w:rsid w:val="004A6B9A"/>
    <w:rsid w:val="004B01C3"/>
    <w:rsid w:val="004B0CAB"/>
    <w:rsid w:val="004B155F"/>
    <w:rsid w:val="004B4FD5"/>
    <w:rsid w:val="004B62A5"/>
    <w:rsid w:val="004C0F9B"/>
    <w:rsid w:val="004C32ED"/>
    <w:rsid w:val="004C365F"/>
    <w:rsid w:val="004C39BF"/>
    <w:rsid w:val="004C4188"/>
    <w:rsid w:val="004C52A6"/>
    <w:rsid w:val="004D187C"/>
    <w:rsid w:val="004D352C"/>
    <w:rsid w:val="004D383E"/>
    <w:rsid w:val="004D39D4"/>
    <w:rsid w:val="004D4619"/>
    <w:rsid w:val="004D6B16"/>
    <w:rsid w:val="004D7672"/>
    <w:rsid w:val="004E2902"/>
    <w:rsid w:val="004E313A"/>
    <w:rsid w:val="004E4D00"/>
    <w:rsid w:val="004E6775"/>
    <w:rsid w:val="004E6A9A"/>
    <w:rsid w:val="004E7607"/>
    <w:rsid w:val="004F2158"/>
    <w:rsid w:val="004F21B1"/>
    <w:rsid w:val="004F745C"/>
    <w:rsid w:val="004F78FB"/>
    <w:rsid w:val="00500603"/>
    <w:rsid w:val="005006C5"/>
    <w:rsid w:val="00503228"/>
    <w:rsid w:val="00512DD0"/>
    <w:rsid w:val="0051442E"/>
    <w:rsid w:val="00515100"/>
    <w:rsid w:val="00526CBB"/>
    <w:rsid w:val="00530263"/>
    <w:rsid w:val="00530818"/>
    <w:rsid w:val="00532686"/>
    <w:rsid w:val="005331EB"/>
    <w:rsid w:val="00535105"/>
    <w:rsid w:val="005359FA"/>
    <w:rsid w:val="00535ADC"/>
    <w:rsid w:val="00543C8E"/>
    <w:rsid w:val="0054473C"/>
    <w:rsid w:val="00544BE5"/>
    <w:rsid w:val="00545C67"/>
    <w:rsid w:val="005466B0"/>
    <w:rsid w:val="00550CFA"/>
    <w:rsid w:val="00552336"/>
    <w:rsid w:val="005528CE"/>
    <w:rsid w:val="005530FB"/>
    <w:rsid w:val="00553520"/>
    <w:rsid w:val="0055354B"/>
    <w:rsid w:val="00553666"/>
    <w:rsid w:val="005550B7"/>
    <w:rsid w:val="005560F2"/>
    <w:rsid w:val="00557A0B"/>
    <w:rsid w:val="00560F96"/>
    <w:rsid w:val="00561740"/>
    <w:rsid w:val="005628BD"/>
    <w:rsid w:val="00565493"/>
    <w:rsid w:val="0056670A"/>
    <w:rsid w:val="00566A6B"/>
    <w:rsid w:val="00567C34"/>
    <w:rsid w:val="00567E7C"/>
    <w:rsid w:val="00567E92"/>
    <w:rsid w:val="005722F1"/>
    <w:rsid w:val="0057269F"/>
    <w:rsid w:val="005729CA"/>
    <w:rsid w:val="005747BE"/>
    <w:rsid w:val="00575D49"/>
    <w:rsid w:val="005761F0"/>
    <w:rsid w:val="005763F3"/>
    <w:rsid w:val="00580771"/>
    <w:rsid w:val="00580911"/>
    <w:rsid w:val="00584952"/>
    <w:rsid w:val="00591116"/>
    <w:rsid w:val="00591329"/>
    <w:rsid w:val="005958B8"/>
    <w:rsid w:val="00597B58"/>
    <w:rsid w:val="005A1775"/>
    <w:rsid w:val="005A3B5D"/>
    <w:rsid w:val="005A4162"/>
    <w:rsid w:val="005A49DD"/>
    <w:rsid w:val="005B0EA8"/>
    <w:rsid w:val="005B41A6"/>
    <w:rsid w:val="005D07F4"/>
    <w:rsid w:val="005D0E4D"/>
    <w:rsid w:val="005D2BDE"/>
    <w:rsid w:val="005D3278"/>
    <w:rsid w:val="005D3FB5"/>
    <w:rsid w:val="005D45EB"/>
    <w:rsid w:val="005D5133"/>
    <w:rsid w:val="005D6B3D"/>
    <w:rsid w:val="005D779B"/>
    <w:rsid w:val="005E2F45"/>
    <w:rsid w:val="005E3815"/>
    <w:rsid w:val="005E4AF6"/>
    <w:rsid w:val="005F2BC3"/>
    <w:rsid w:val="005F7D41"/>
    <w:rsid w:val="0060014D"/>
    <w:rsid w:val="00600E18"/>
    <w:rsid w:val="00600F47"/>
    <w:rsid w:val="00602B39"/>
    <w:rsid w:val="00612440"/>
    <w:rsid w:val="00612585"/>
    <w:rsid w:val="006140B8"/>
    <w:rsid w:val="00614D31"/>
    <w:rsid w:val="00615F69"/>
    <w:rsid w:val="00616F18"/>
    <w:rsid w:val="0062067B"/>
    <w:rsid w:val="00623AFA"/>
    <w:rsid w:val="00627665"/>
    <w:rsid w:val="00627C64"/>
    <w:rsid w:val="00633F97"/>
    <w:rsid w:val="00635E04"/>
    <w:rsid w:val="00636E2E"/>
    <w:rsid w:val="006370E1"/>
    <w:rsid w:val="006371EF"/>
    <w:rsid w:val="00642D0D"/>
    <w:rsid w:val="00643D15"/>
    <w:rsid w:val="0064406E"/>
    <w:rsid w:val="00645541"/>
    <w:rsid w:val="006549C1"/>
    <w:rsid w:val="00656199"/>
    <w:rsid w:val="00661858"/>
    <w:rsid w:val="00661B16"/>
    <w:rsid w:val="0066340A"/>
    <w:rsid w:val="00663C3D"/>
    <w:rsid w:val="00664100"/>
    <w:rsid w:val="006641EC"/>
    <w:rsid w:val="006656BA"/>
    <w:rsid w:val="00667766"/>
    <w:rsid w:val="006701EB"/>
    <w:rsid w:val="00670C42"/>
    <w:rsid w:val="00670C62"/>
    <w:rsid w:val="00671106"/>
    <w:rsid w:val="00686843"/>
    <w:rsid w:val="00687A25"/>
    <w:rsid w:val="006914F0"/>
    <w:rsid w:val="006949EF"/>
    <w:rsid w:val="00697917"/>
    <w:rsid w:val="006A0ADD"/>
    <w:rsid w:val="006A1B5C"/>
    <w:rsid w:val="006A2331"/>
    <w:rsid w:val="006A26F6"/>
    <w:rsid w:val="006A45BA"/>
    <w:rsid w:val="006A6B97"/>
    <w:rsid w:val="006A78F5"/>
    <w:rsid w:val="006B0676"/>
    <w:rsid w:val="006B0B9A"/>
    <w:rsid w:val="006B3326"/>
    <w:rsid w:val="006B4820"/>
    <w:rsid w:val="006C0823"/>
    <w:rsid w:val="006C0BE2"/>
    <w:rsid w:val="006C11B1"/>
    <w:rsid w:val="006C1FE9"/>
    <w:rsid w:val="006C23B4"/>
    <w:rsid w:val="006C2C96"/>
    <w:rsid w:val="006D0037"/>
    <w:rsid w:val="006D186F"/>
    <w:rsid w:val="006D4BDB"/>
    <w:rsid w:val="006D7567"/>
    <w:rsid w:val="006E2D60"/>
    <w:rsid w:val="006E411A"/>
    <w:rsid w:val="006E5958"/>
    <w:rsid w:val="006F65F5"/>
    <w:rsid w:val="0070170F"/>
    <w:rsid w:val="007031A9"/>
    <w:rsid w:val="00703DD4"/>
    <w:rsid w:val="00704D50"/>
    <w:rsid w:val="007051E2"/>
    <w:rsid w:val="00706B40"/>
    <w:rsid w:val="00711B24"/>
    <w:rsid w:val="00716710"/>
    <w:rsid w:val="007211BB"/>
    <w:rsid w:val="00721582"/>
    <w:rsid w:val="00721F6F"/>
    <w:rsid w:val="0072336D"/>
    <w:rsid w:val="0072544B"/>
    <w:rsid w:val="007254EB"/>
    <w:rsid w:val="00732989"/>
    <w:rsid w:val="0073373E"/>
    <w:rsid w:val="0073380C"/>
    <w:rsid w:val="00734674"/>
    <w:rsid w:val="007351C1"/>
    <w:rsid w:val="007355CB"/>
    <w:rsid w:val="00736833"/>
    <w:rsid w:val="007376DD"/>
    <w:rsid w:val="0074076F"/>
    <w:rsid w:val="007441AB"/>
    <w:rsid w:val="00745267"/>
    <w:rsid w:val="007471C8"/>
    <w:rsid w:val="0074787D"/>
    <w:rsid w:val="007539C5"/>
    <w:rsid w:val="00754050"/>
    <w:rsid w:val="00756BF2"/>
    <w:rsid w:val="00757295"/>
    <w:rsid w:val="00761243"/>
    <w:rsid w:val="00762428"/>
    <w:rsid w:val="007624B6"/>
    <w:rsid w:val="00764ECC"/>
    <w:rsid w:val="00765828"/>
    <w:rsid w:val="00766BED"/>
    <w:rsid w:val="00767A23"/>
    <w:rsid w:val="0077028B"/>
    <w:rsid w:val="00771647"/>
    <w:rsid w:val="007749CB"/>
    <w:rsid w:val="007766BE"/>
    <w:rsid w:val="0077698C"/>
    <w:rsid w:val="00777504"/>
    <w:rsid w:val="0078212B"/>
    <w:rsid w:val="007834F8"/>
    <w:rsid w:val="00783D27"/>
    <w:rsid w:val="007844FD"/>
    <w:rsid w:val="00784520"/>
    <w:rsid w:val="007874D0"/>
    <w:rsid w:val="00787A53"/>
    <w:rsid w:val="00791B46"/>
    <w:rsid w:val="00793DBC"/>
    <w:rsid w:val="00793FA0"/>
    <w:rsid w:val="007949BA"/>
    <w:rsid w:val="00795D9C"/>
    <w:rsid w:val="007974A5"/>
    <w:rsid w:val="007A0AB8"/>
    <w:rsid w:val="007A4733"/>
    <w:rsid w:val="007B0DE0"/>
    <w:rsid w:val="007B29CF"/>
    <w:rsid w:val="007B3B17"/>
    <w:rsid w:val="007B439B"/>
    <w:rsid w:val="007C08EE"/>
    <w:rsid w:val="007C0FBE"/>
    <w:rsid w:val="007C1BCD"/>
    <w:rsid w:val="007C427A"/>
    <w:rsid w:val="007C75BE"/>
    <w:rsid w:val="007D008A"/>
    <w:rsid w:val="007D1A37"/>
    <w:rsid w:val="007D3E29"/>
    <w:rsid w:val="007D4967"/>
    <w:rsid w:val="007D596D"/>
    <w:rsid w:val="007E27A0"/>
    <w:rsid w:val="007E293D"/>
    <w:rsid w:val="007E52B1"/>
    <w:rsid w:val="007F023B"/>
    <w:rsid w:val="007F761C"/>
    <w:rsid w:val="007F7B9B"/>
    <w:rsid w:val="0081079E"/>
    <w:rsid w:val="00811E25"/>
    <w:rsid w:val="0081323C"/>
    <w:rsid w:val="0081335B"/>
    <w:rsid w:val="00813D1D"/>
    <w:rsid w:val="00820495"/>
    <w:rsid w:val="00821075"/>
    <w:rsid w:val="00822D2E"/>
    <w:rsid w:val="0082451B"/>
    <w:rsid w:val="008245A7"/>
    <w:rsid w:val="00826E81"/>
    <w:rsid w:val="008272AD"/>
    <w:rsid w:val="008309B8"/>
    <w:rsid w:val="00837BE0"/>
    <w:rsid w:val="00842C1B"/>
    <w:rsid w:val="00843D20"/>
    <w:rsid w:val="00847120"/>
    <w:rsid w:val="008501A2"/>
    <w:rsid w:val="008508B3"/>
    <w:rsid w:val="008518FE"/>
    <w:rsid w:val="0085606A"/>
    <w:rsid w:val="0085682A"/>
    <w:rsid w:val="00860DF8"/>
    <w:rsid w:val="0086278E"/>
    <w:rsid w:val="00863A8E"/>
    <w:rsid w:val="0086482B"/>
    <w:rsid w:val="00864D0F"/>
    <w:rsid w:val="00865D4F"/>
    <w:rsid w:val="008667B0"/>
    <w:rsid w:val="00870EAD"/>
    <w:rsid w:val="00873267"/>
    <w:rsid w:val="00880299"/>
    <w:rsid w:val="00883F55"/>
    <w:rsid w:val="00886538"/>
    <w:rsid w:val="00887B0E"/>
    <w:rsid w:val="00891B0F"/>
    <w:rsid w:val="00891DB0"/>
    <w:rsid w:val="008923A0"/>
    <w:rsid w:val="00894847"/>
    <w:rsid w:val="00894A35"/>
    <w:rsid w:val="008A0BEA"/>
    <w:rsid w:val="008B1448"/>
    <w:rsid w:val="008B19F1"/>
    <w:rsid w:val="008B1B20"/>
    <w:rsid w:val="008B1EDF"/>
    <w:rsid w:val="008B4FAA"/>
    <w:rsid w:val="008B6B5C"/>
    <w:rsid w:val="008B70B6"/>
    <w:rsid w:val="008B7F0C"/>
    <w:rsid w:val="008C01DE"/>
    <w:rsid w:val="008C07A0"/>
    <w:rsid w:val="008C1572"/>
    <w:rsid w:val="008C25C5"/>
    <w:rsid w:val="008C36CE"/>
    <w:rsid w:val="008D003D"/>
    <w:rsid w:val="008D0135"/>
    <w:rsid w:val="008D089A"/>
    <w:rsid w:val="008D17BD"/>
    <w:rsid w:val="008D1B7F"/>
    <w:rsid w:val="008D5D66"/>
    <w:rsid w:val="008D647F"/>
    <w:rsid w:val="008D6583"/>
    <w:rsid w:val="008D6B10"/>
    <w:rsid w:val="008D71A6"/>
    <w:rsid w:val="008D7EC4"/>
    <w:rsid w:val="008E3D72"/>
    <w:rsid w:val="008E5886"/>
    <w:rsid w:val="008F127A"/>
    <w:rsid w:val="008F1B15"/>
    <w:rsid w:val="008F46BB"/>
    <w:rsid w:val="008F7917"/>
    <w:rsid w:val="008F7B74"/>
    <w:rsid w:val="008F7FA6"/>
    <w:rsid w:val="00900581"/>
    <w:rsid w:val="00900AD6"/>
    <w:rsid w:val="00901C7A"/>
    <w:rsid w:val="00901F8B"/>
    <w:rsid w:val="00902C41"/>
    <w:rsid w:val="00903D93"/>
    <w:rsid w:val="00905737"/>
    <w:rsid w:val="00906EA8"/>
    <w:rsid w:val="009073DC"/>
    <w:rsid w:val="009109B7"/>
    <w:rsid w:val="009112CE"/>
    <w:rsid w:val="00911831"/>
    <w:rsid w:val="0091685A"/>
    <w:rsid w:val="0092577A"/>
    <w:rsid w:val="00926D86"/>
    <w:rsid w:val="00927FC6"/>
    <w:rsid w:val="00930681"/>
    <w:rsid w:val="009319D6"/>
    <w:rsid w:val="00932ABE"/>
    <w:rsid w:val="00936C25"/>
    <w:rsid w:val="00942BAC"/>
    <w:rsid w:val="0094729D"/>
    <w:rsid w:val="00961D45"/>
    <w:rsid w:val="00962AC4"/>
    <w:rsid w:val="009668FA"/>
    <w:rsid w:val="009702A3"/>
    <w:rsid w:val="00971095"/>
    <w:rsid w:val="00972560"/>
    <w:rsid w:val="00972D5C"/>
    <w:rsid w:val="00974451"/>
    <w:rsid w:val="0098063F"/>
    <w:rsid w:val="00984373"/>
    <w:rsid w:val="00986C2E"/>
    <w:rsid w:val="00991F70"/>
    <w:rsid w:val="0099464E"/>
    <w:rsid w:val="00995533"/>
    <w:rsid w:val="009960DC"/>
    <w:rsid w:val="00996F92"/>
    <w:rsid w:val="00997E8E"/>
    <w:rsid w:val="009A0115"/>
    <w:rsid w:val="009A0FB4"/>
    <w:rsid w:val="009A22A2"/>
    <w:rsid w:val="009A4D0D"/>
    <w:rsid w:val="009A4D1C"/>
    <w:rsid w:val="009B37B9"/>
    <w:rsid w:val="009B3869"/>
    <w:rsid w:val="009B392D"/>
    <w:rsid w:val="009B5E08"/>
    <w:rsid w:val="009B7777"/>
    <w:rsid w:val="009C1285"/>
    <w:rsid w:val="009C4154"/>
    <w:rsid w:val="009C5071"/>
    <w:rsid w:val="009D3C1E"/>
    <w:rsid w:val="009D53BD"/>
    <w:rsid w:val="009D6CBF"/>
    <w:rsid w:val="009D6E2D"/>
    <w:rsid w:val="009D79A4"/>
    <w:rsid w:val="009E0C89"/>
    <w:rsid w:val="009E1553"/>
    <w:rsid w:val="009E4DF7"/>
    <w:rsid w:val="009E5991"/>
    <w:rsid w:val="009F3197"/>
    <w:rsid w:val="009F4614"/>
    <w:rsid w:val="00A0090F"/>
    <w:rsid w:val="00A0181D"/>
    <w:rsid w:val="00A02B07"/>
    <w:rsid w:val="00A03512"/>
    <w:rsid w:val="00A1096B"/>
    <w:rsid w:val="00A116AB"/>
    <w:rsid w:val="00A126FA"/>
    <w:rsid w:val="00A13B98"/>
    <w:rsid w:val="00A1486A"/>
    <w:rsid w:val="00A229BA"/>
    <w:rsid w:val="00A22B83"/>
    <w:rsid w:val="00A2349B"/>
    <w:rsid w:val="00A24A94"/>
    <w:rsid w:val="00A24CB8"/>
    <w:rsid w:val="00A27D7F"/>
    <w:rsid w:val="00A27E1A"/>
    <w:rsid w:val="00A32E16"/>
    <w:rsid w:val="00A35A7D"/>
    <w:rsid w:val="00A406D6"/>
    <w:rsid w:val="00A42B82"/>
    <w:rsid w:val="00A436E7"/>
    <w:rsid w:val="00A43D5E"/>
    <w:rsid w:val="00A444DE"/>
    <w:rsid w:val="00A45079"/>
    <w:rsid w:val="00A50C82"/>
    <w:rsid w:val="00A50F08"/>
    <w:rsid w:val="00A52D6A"/>
    <w:rsid w:val="00A53E0D"/>
    <w:rsid w:val="00A55751"/>
    <w:rsid w:val="00A56C81"/>
    <w:rsid w:val="00A57226"/>
    <w:rsid w:val="00A57697"/>
    <w:rsid w:val="00A60422"/>
    <w:rsid w:val="00A614A6"/>
    <w:rsid w:val="00A6197E"/>
    <w:rsid w:val="00A62604"/>
    <w:rsid w:val="00A6564B"/>
    <w:rsid w:val="00A65F3F"/>
    <w:rsid w:val="00A71579"/>
    <w:rsid w:val="00A73697"/>
    <w:rsid w:val="00A77735"/>
    <w:rsid w:val="00A81882"/>
    <w:rsid w:val="00A82CC8"/>
    <w:rsid w:val="00A91604"/>
    <w:rsid w:val="00A91723"/>
    <w:rsid w:val="00A91D0C"/>
    <w:rsid w:val="00A92096"/>
    <w:rsid w:val="00A92D66"/>
    <w:rsid w:val="00A94C6D"/>
    <w:rsid w:val="00A94FDB"/>
    <w:rsid w:val="00A9549C"/>
    <w:rsid w:val="00A9648C"/>
    <w:rsid w:val="00AA2CB1"/>
    <w:rsid w:val="00AA6216"/>
    <w:rsid w:val="00AB616C"/>
    <w:rsid w:val="00AB76DE"/>
    <w:rsid w:val="00AC1A8E"/>
    <w:rsid w:val="00AC39A1"/>
    <w:rsid w:val="00AC5172"/>
    <w:rsid w:val="00AD7B47"/>
    <w:rsid w:val="00AE0BA4"/>
    <w:rsid w:val="00AE1805"/>
    <w:rsid w:val="00AE290F"/>
    <w:rsid w:val="00AE45FC"/>
    <w:rsid w:val="00AE4924"/>
    <w:rsid w:val="00AE7DB3"/>
    <w:rsid w:val="00AF26EC"/>
    <w:rsid w:val="00AF28D5"/>
    <w:rsid w:val="00AF3463"/>
    <w:rsid w:val="00AF421D"/>
    <w:rsid w:val="00AF513F"/>
    <w:rsid w:val="00AF7446"/>
    <w:rsid w:val="00B03014"/>
    <w:rsid w:val="00B04E9E"/>
    <w:rsid w:val="00B1061F"/>
    <w:rsid w:val="00B12892"/>
    <w:rsid w:val="00B208E2"/>
    <w:rsid w:val="00B25A21"/>
    <w:rsid w:val="00B25F09"/>
    <w:rsid w:val="00B25FDF"/>
    <w:rsid w:val="00B27D60"/>
    <w:rsid w:val="00B34192"/>
    <w:rsid w:val="00B373EE"/>
    <w:rsid w:val="00B37CE1"/>
    <w:rsid w:val="00B42877"/>
    <w:rsid w:val="00B439AA"/>
    <w:rsid w:val="00B44D59"/>
    <w:rsid w:val="00B45EAE"/>
    <w:rsid w:val="00B50666"/>
    <w:rsid w:val="00B51223"/>
    <w:rsid w:val="00B555ED"/>
    <w:rsid w:val="00B55C94"/>
    <w:rsid w:val="00B60251"/>
    <w:rsid w:val="00B6105F"/>
    <w:rsid w:val="00B617AE"/>
    <w:rsid w:val="00B653EA"/>
    <w:rsid w:val="00B66451"/>
    <w:rsid w:val="00B73AAE"/>
    <w:rsid w:val="00B75CEC"/>
    <w:rsid w:val="00B761C9"/>
    <w:rsid w:val="00B771F7"/>
    <w:rsid w:val="00B80569"/>
    <w:rsid w:val="00B80B1F"/>
    <w:rsid w:val="00B82151"/>
    <w:rsid w:val="00B83C09"/>
    <w:rsid w:val="00B84A6D"/>
    <w:rsid w:val="00B85CAC"/>
    <w:rsid w:val="00B86961"/>
    <w:rsid w:val="00B86F58"/>
    <w:rsid w:val="00B9015C"/>
    <w:rsid w:val="00B94ABD"/>
    <w:rsid w:val="00B97FEE"/>
    <w:rsid w:val="00BA059D"/>
    <w:rsid w:val="00BA19E5"/>
    <w:rsid w:val="00BA38F1"/>
    <w:rsid w:val="00BA42EA"/>
    <w:rsid w:val="00BA6794"/>
    <w:rsid w:val="00BB05B6"/>
    <w:rsid w:val="00BB1DAB"/>
    <w:rsid w:val="00BB1DAD"/>
    <w:rsid w:val="00BB6DA2"/>
    <w:rsid w:val="00BB7DE9"/>
    <w:rsid w:val="00BC098F"/>
    <w:rsid w:val="00BC3502"/>
    <w:rsid w:val="00BC3FE3"/>
    <w:rsid w:val="00BC6A60"/>
    <w:rsid w:val="00BC6D8D"/>
    <w:rsid w:val="00BD0139"/>
    <w:rsid w:val="00BD176E"/>
    <w:rsid w:val="00BD25CF"/>
    <w:rsid w:val="00BD35CD"/>
    <w:rsid w:val="00BD4DF4"/>
    <w:rsid w:val="00BD57DD"/>
    <w:rsid w:val="00BE3115"/>
    <w:rsid w:val="00BE6251"/>
    <w:rsid w:val="00BF0850"/>
    <w:rsid w:val="00BF2BEC"/>
    <w:rsid w:val="00BF43C3"/>
    <w:rsid w:val="00BF4474"/>
    <w:rsid w:val="00BF6075"/>
    <w:rsid w:val="00BF6A86"/>
    <w:rsid w:val="00BF7508"/>
    <w:rsid w:val="00BF7FDC"/>
    <w:rsid w:val="00C00949"/>
    <w:rsid w:val="00C00CAB"/>
    <w:rsid w:val="00C00FAE"/>
    <w:rsid w:val="00C0434B"/>
    <w:rsid w:val="00C046F5"/>
    <w:rsid w:val="00C04DD2"/>
    <w:rsid w:val="00C05BBE"/>
    <w:rsid w:val="00C05C6F"/>
    <w:rsid w:val="00C11722"/>
    <w:rsid w:val="00C117DB"/>
    <w:rsid w:val="00C11920"/>
    <w:rsid w:val="00C159A6"/>
    <w:rsid w:val="00C220C6"/>
    <w:rsid w:val="00C2287B"/>
    <w:rsid w:val="00C24FD4"/>
    <w:rsid w:val="00C35F76"/>
    <w:rsid w:val="00C36A99"/>
    <w:rsid w:val="00C3726A"/>
    <w:rsid w:val="00C37E09"/>
    <w:rsid w:val="00C4019E"/>
    <w:rsid w:val="00C429AB"/>
    <w:rsid w:val="00C44488"/>
    <w:rsid w:val="00C50B26"/>
    <w:rsid w:val="00C50DCD"/>
    <w:rsid w:val="00C6013B"/>
    <w:rsid w:val="00C609BA"/>
    <w:rsid w:val="00C60E31"/>
    <w:rsid w:val="00C62817"/>
    <w:rsid w:val="00C63052"/>
    <w:rsid w:val="00C63199"/>
    <w:rsid w:val="00C67191"/>
    <w:rsid w:val="00C6728E"/>
    <w:rsid w:val="00C7169E"/>
    <w:rsid w:val="00C717FC"/>
    <w:rsid w:val="00C721EB"/>
    <w:rsid w:val="00C72242"/>
    <w:rsid w:val="00C72FE4"/>
    <w:rsid w:val="00C74C1D"/>
    <w:rsid w:val="00C751E3"/>
    <w:rsid w:val="00C828DD"/>
    <w:rsid w:val="00C87036"/>
    <w:rsid w:val="00C905C7"/>
    <w:rsid w:val="00C91106"/>
    <w:rsid w:val="00C9132C"/>
    <w:rsid w:val="00C9293D"/>
    <w:rsid w:val="00C935B6"/>
    <w:rsid w:val="00C9364E"/>
    <w:rsid w:val="00C94D2F"/>
    <w:rsid w:val="00C97B4E"/>
    <w:rsid w:val="00C97E13"/>
    <w:rsid w:val="00CA0FC5"/>
    <w:rsid w:val="00CA3314"/>
    <w:rsid w:val="00CA3BA2"/>
    <w:rsid w:val="00CA5AB2"/>
    <w:rsid w:val="00CA5BE3"/>
    <w:rsid w:val="00CA6851"/>
    <w:rsid w:val="00CB069D"/>
    <w:rsid w:val="00CB4799"/>
    <w:rsid w:val="00CB53E1"/>
    <w:rsid w:val="00CB6695"/>
    <w:rsid w:val="00CB7027"/>
    <w:rsid w:val="00CC149A"/>
    <w:rsid w:val="00CC14C9"/>
    <w:rsid w:val="00CC20D9"/>
    <w:rsid w:val="00CC4B2A"/>
    <w:rsid w:val="00CC629D"/>
    <w:rsid w:val="00CC680A"/>
    <w:rsid w:val="00CC6E7B"/>
    <w:rsid w:val="00CD030E"/>
    <w:rsid w:val="00CD1B00"/>
    <w:rsid w:val="00CE0AD9"/>
    <w:rsid w:val="00CE2664"/>
    <w:rsid w:val="00CE73B5"/>
    <w:rsid w:val="00CF0C06"/>
    <w:rsid w:val="00CF1A66"/>
    <w:rsid w:val="00CF1C8E"/>
    <w:rsid w:val="00CF2A3A"/>
    <w:rsid w:val="00D02727"/>
    <w:rsid w:val="00D02869"/>
    <w:rsid w:val="00D03A6C"/>
    <w:rsid w:val="00D03FC5"/>
    <w:rsid w:val="00D0673D"/>
    <w:rsid w:val="00D07B60"/>
    <w:rsid w:val="00D13917"/>
    <w:rsid w:val="00D13EAE"/>
    <w:rsid w:val="00D142D2"/>
    <w:rsid w:val="00D15485"/>
    <w:rsid w:val="00D15949"/>
    <w:rsid w:val="00D17F8C"/>
    <w:rsid w:val="00D20AFA"/>
    <w:rsid w:val="00D20E48"/>
    <w:rsid w:val="00D27DAA"/>
    <w:rsid w:val="00D30A82"/>
    <w:rsid w:val="00D3303D"/>
    <w:rsid w:val="00D33F49"/>
    <w:rsid w:val="00D34F20"/>
    <w:rsid w:val="00D35517"/>
    <w:rsid w:val="00D35DD0"/>
    <w:rsid w:val="00D4051E"/>
    <w:rsid w:val="00D52632"/>
    <w:rsid w:val="00D53A48"/>
    <w:rsid w:val="00D550E7"/>
    <w:rsid w:val="00D6005F"/>
    <w:rsid w:val="00D63CBE"/>
    <w:rsid w:val="00D6402C"/>
    <w:rsid w:val="00D64A8E"/>
    <w:rsid w:val="00D6561D"/>
    <w:rsid w:val="00D70482"/>
    <w:rsid w:val="00D7253F"/>
    <w:rsid w:val="00D837C5"/>
    <w:rsid w:val="00D83E8B"/>
    <w:rsid w:val="00D87937"/>
    <w:rsid w:val="00D92D40"/>
    <w:rsid w:val="00D93AD2"/>
    <w:rsid w:val="00D96712"/>
    <w:rsid w:val="00D96905"/>
    <w:rsid w:val="00D9791A"/>
    <w:rsid w:val="00D97936"/>
    <w:rsid w:val="00DA1F89"/>
    <w:rsid w:val="00DA51FF"/>
    <w:rsid w:val="00DA76DD"/>
    <w:rsid w:val="00DB165E"/>
    <w:rsid w:val="00DB4D38"/>
    <w:rsid w:val="00DC1A70"/>
    <w:rsid w:val="00DC5206"/>
    <w:rsid w:val="00DC560C"/>
    <w:rsid w:val="00DD3D45"/>
    <w:rsid w:val="00DD3D74"/>
    <w:rsid w:val="00DD507B"/>
    <w:rsid w:val="00DD51C2"/>
    <w:rsid w:val="00DD6155"/>
    <w:rsid w:val="00DD7540"/>
    <w:rsid w:val="00DE21DE"/>
    <w:rsid w:val="00DE283F"/>
    <w:rsid w:val="00DE2A42"/>
    <w:rsid w:val="00DE3198"/>
    <w:rsid w:val="00DE4DDF"/>
    <w:rsid w:val="00DE5875"/>
    <w:rsid w:val="00DE7A73"/>
    <w:rsid w:val="00DF1FAF"/>
    <w:rsid w:val="00DF4737"/>
    <w:rsid w:val="00E00808"/>
    <w:rsid w:val="00E01FD0"/>
    <w:rsid w:val="00E02264"/>
    <w:rsid w:val="00E03F02"/>
    <w:rsid w:val="00E115BD"/>
    <w:rsid w:val="00E12FCF"/>
    <w:rsid w:val="00E145B9"/>
    <w:rsid w:val="00E226A8"/>
    <w:rsid w:val="00E25A22"/>
    <w:rsid w:val="00E271E5"/>
    <w:rsid w:val="00E32ADE"/>
    <w:rsid w:val="00E431EA"/>
    <w:rsid w:val="00E43520"/>
    <w:rsid w:val="00E461B5"/>
    <w:rsid w:val="00E50753"/>
    <w:rsid w:val="00E520E5"/>
    <w:rsid w:val="00E56158"/>
    <w:rsid w:val="00E614AD"/>
    <w:rsid w:val="00E63218"/>
    <w:rsid w:val="00E641D8"/>
    <w:rsid w:val="00E67B80"/>
    <w:rsid w:val="00E71579"/>
    <w:rsid w:val="00E72969"/>
    <w:rsid w:val="00E72D47"/>
    <w:rsid w:val="00E7577C"/>
    <w:rsid w:val="00E81891"/>
    <w:rsid w:val="00E839D1"/>
    <w:rsid w:val="00E850C5"/>
    <w:rsid w:val="00E85951"/>
    <w:rsid w:val="00E911E8"/>
    <w:rsid w:val="00E940E8"/>
    <w:rsid w:val="00E964EE"/>
    <w:rsid w:val="00E967B0"/>
    <w:rsid w:val="00E96A3F"/>
    <w:rsid w:val="00E973E0"/>
    <w:rsid w:val="00E97A60"/>
    <w:rsid w:val="00EA22C8"/>
    <w:rsid w:val="00EA4CCE"/>
    <w:rsid w:val="00EA6ED9"/>
    <w:rsid w:val="00EB0317"/>
    <w:rsid w:val="00EB4196"/>
    <w:rsid w:val="00EB5218"/>
    <w:rsid w:val="00EB543B"/>
    <w:rsid w:val="00EB6C6B"/>
    <w:rsid w:val="00EC07E1"/>
    <w:rsid w:val="00EC17F3"/>
    <w:rsid w:val="00EC3A1A"/>
    <w:rsid w:val="00EC53E8"/>
    <w:rsid w:val="00EC59D8"/>
    <w:rsid w:val="00EC5F8B"/>
    <w:rsid w:val="00EC6ADE"/>
    <w:rsid w:val="00ED004E"/>
    <w:rsid w:val="00ED1578"/>
    <w:rsid w:val="00ED2C81"/>
    <w:rsid w:val="00ED4FA9"/>
    <w:rsid w:val="00ED7B3C"/>
    <w:rsid w:val="00EE0875"/>
    <w:rsid w:val="00EE1D0D"/>
    <w:rsid w:val="00EE22FA"/>
    <w:rsid w:val="00EE2B1A"/>
    <w:rsid w:val="00EE3D93"/>
    <w:rsid w:val="00EF1047"/>
    <w:rsid w:val="00EF3C61"/>
    <w:rsid w:val="00EF4F72"/>
    <w:rsid w:val="00EF585B"/>
    <w:rsid w:val="00F00EA9"/>
    <w:rsid w:val="00F02E87"/>
    <w:rsid w:val="00F032DE"/>
    <w:rsid w:val="00F10529"/>
    <w:rsid w:val="00F12A65"/>
    <w:rsid w:val="00F20118"/>
    <w:rsid w:val="00F246E8"/>
    <w:rsid w:val="00F24866"/>
    <w:rsid w:val="00F24E8C"/>
    <w:rsid w:val="00F267D1"/>
    <w:rsid w:val="00F30D95"/>
    <w:rsid w:val="00F33FEE"/>
    <w:rsid w:val="00F34396"/>
    <w:rsid w:val="00F353F7"/>
    <w:rsid w:val="00F361B1"/>
    <w:rsid w:val="00F37AF8"/>
    <w:rsid w:val="00F42F57"/>
    <w:rsid w:val="00F432C4"/>
    <w:rsid w:val="00F46B80"/>
    <w:rsid w:val="00F46C23"/>
    <w:rsid w:val="00F471C4"/>
    <w:rsid w:val="00F47EC6"/>
    <w:rsid w:val="00F51483"/>
    <w:rsid w:val="00F5305E"/>
    <w:rsid w:val="00F5455C"/>
    <w:rsid w:val="00F54930"/>
    <w:rsid w:val="00F5717F"/>
    <w:rsid w:val="00F57924"/>
    <w:rsid w:val="00F60898"/>
    <w:rsid w:val="00F627A6"/>
    <w:rsid w:val="00F66B3E"/>
    <w:rsid w:val="00F72CDB"/>
    <w:rsid w:val="00F75EEF"/>
    <w:rsid w:val="00F80C1F"/>
    <w:rsid w:val="00F825F1"/>
    <w:rsid w:val="00F83609"/>
    <w:rsid w:val="00F83E23"/>
    <w:rsid w:val="00F83ED7"/>
    <w:rsid w:val="00F87138"/>
    <w:rsid w:val="00F87747"/>
    <w:rsid w:val="00F87E2D"/>
    <w:rsid w:val="00F90F1B"/>
    <w:rsid w:val="00F928CC"/>
    <w:rsid w:val="00F928D3"/>
    <w:rsid w:val="00F942A2"/>
    <w:rsid w:val="00F950CA"/>
    <w:rsid w:val="00F9790C"/>
    <w:rsid w:val="00FA0483"/>
    <w:rsid w:val="00FA14FE"/>
    <w:rsid w:val="00FA1699"/>
    <w:rsid w:val="00FA2233"/>
    <w:rsid w:val="00FA319B"/>
    <w:rsid w:val="00FA383E"/>
    <w:rsid w:val="00FA495D"/>
    <w:rsid w:val="00FB04E2"/>
    <w:rsid w:val="00FB15A6"/>
    <w:rsid w:val="00FB304C"/>
    <w:rsid w:val="00FB3C78"/>
    <w:rsid w:val="00FC2EF7"/>
    <w:rsid w:val="00FC3D82"/>
    <w:rsid w:val="00FC4014"/>
    <w:rsid w:val="00FC5C4D"/>
    <w:rsid w:val="00FC5C77"/>
    <w:rsid w:val="00FD1CF1"/>
    <w:rsid w:val="00FD3955"/>
    <w:rsid w:val="00FD54F2"/>
    <w:rsid w:val="00FD64E2"/>
    <w:rsid w:val="00FD7E5E"/>
    <w:rsid w:val="00FE2D27"/>
    <w:rsid w:val="00FE4239"/>
    <w:rsid w:val="00FE461F"/>
    <w:rsid w:val="00FE4DAC"/>
    <w:rsid w:val="00FE5C4D"/>
    <w:rsid w:val="00FF182C"/>
    <w:rsid w:val="00FF3001"/>
    <w:rsid w:val="00FF34CF"/>
    <w:rsid w:val="00FF513A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64D8DF"/>
  <w15:docId w15:val="{76A0F52E-5121-456A-99A5-7936F81E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28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2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6B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84520"/>
    <w:pPr>
      <w:ind w:left="720"/>
      <w:contextualSpacing/>
    </w:pPr>
  </w:style>
  <w:style w:type="paragraph" w:customStyle="1" w:styleId="Normal1">
    <w:name w:val="Normal1"/>
    <w:basedOn w:val="Normal"/>
    <w:rsid w:val="00ED2C81"/>
    <w:pPr>
      <w:spacing w:after="120" w:line="360" w:lineRule="atLeast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D2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C8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46B80"/>
  </w:style>
  <w:style w:type="paragraph" w:styleId="Rodap">
    <w:name w:val="footer"/>
    <w:basedOn w:val="Normal"/>
    <w:link w:val="Rodap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46B80"/>
  </w:style>
  <w:style w:type="character" w:customStyle="1" w:styleId="Ttulo1Carter">
    <w:name w:val="Título 1 Caráter"/>
    <w:basedOn w:val="Tipodeletrapredefinidodopargrafo"/>
    <w:link w:val="Ttulo1"/>
    <w:uiPriority w:val="9"/>
    <w:rsid w:val="005628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628BD"/>
    <w:pPr>
      <w:outlineLvl w:val="9"/>
    </w:pPr>
    <w:rPr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2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6B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dice1">
    <w:name w:val="toc 1"/>
    <w:basedOn w:val="Normal"/>
    <w:next w:val="Normal"/>
    <w:autoRedefine/>
    <w:uiPriority w:val="39"/>
    <w:unhideWhenUsed/>
    <w:rsid w:val="003B3E95"/>
    <w:pPr>
      <w:tabs>
        <w:tab w:val="left" w:pos="1276"/>
        <w:tab w:val="left" w:pos="8505"/>
      </w:tabs>
      <w:spacing w:after="100"/>
      <w:ind w:left="1276" w:right="1133" w:hanging="426"/>
      <w:jc w:val="both"/>
    </w:pPr>
  </w:style>
  <w:style w:type="paragraph" w:styleId="ndice2">
    <w:name w:val="toc 2"/>
    <w:basedOn w:val="Normal"/>
    <w:next w:val="Normal"/>
    <w:autoRedefine/>
    <w:uiPriority w:val="39"/>
    <w:unhideWhenUsed/>
    <w:rsid w:val="00961D4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61D45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961D45"/>
    <w:rPr>
      <w:color w:val="0000FF" w:themeColor="hyperlink"/>
      <w:u w:val="single"/>
    </w:rPr>
  </w:style>
  <w:style w:type="table" w:styleId="TabelacomGrelha">
    <w:name w:val="Table Grid"/>
    <w:basedOn w:val="Tabelanormal"/>
    <w:uiPriority w:val="59"/>
    <w:rsid w:val="006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har"/>
    <w:qFormat/>
    <w:rsid w:val="008C25C5"/>
    <w:pPr>
      <w:spacing w:before="60" w:line="320" w:lineRule="exact"/>
      <w:jc w:val="both"/>
    </w:pPr>
    <w:rPr>
      <w:rFonts w:ascii="Calibri" w:eastAsia="Times New Roman" w:hAnsi="Calibri" w:cs="EUAlbertina-Regu"/>
      <w:bCs/>
      <w:color w:val="404040"/>
      <w:sz w:val="20"/>
      <w:szCs w:val="20"/>
    </w:rPr>
  </w:style>
  <w:style w:type="character" w:customStyle="1" w:styleId="textoChar">
    <w:name w:val="texto Char"/>
    <w:basedOn w:val="Tipodeletrapredefinidodopargrafo"/>
    <w:link w:val="texto"/>
    <w:rsid w:val="008C25C5"/>
    <w:rPr>
      <w:rFonts w:ascii="Calibri" w:eastAsia="Times New Roman" w:hAnsi="Calibri" w:cs="EUAlbertina-Regu"/>
      <w:bCs/>
      <w:color w:val="404040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45739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5739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57398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5739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57398"/>
    <w:rPr>
      <w:b/>
      <w:bCs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5455C"/>
    <w:rPr>
      <w:color w:val="808080"/>
    </w:rPr>
  </w:style>
  <w:style w:type="paragraph" w:styleId="SemEspaamento">
    <w:name w:val="No Spacing"/>
    <w:basedOn w:val="Normal"/>
    <w:uiPriority w:val="99"/>
    <w:qFormat/>
    <w:rsid w:val="000E0AD3"/>
    <w:pPr>
      <w:spacing w:after="0" w:line="240" w:lineRule="auto"/>
    </w:pPr>
    <w:rPr>
      <w:rFonts w:eastAsiaTheme="minorEastAsia"/>
      <w:color w:val="000000" w:themeColor="text1"/>
      <w:sz w:val="20"/>
      <w:szCs w:val="20"/>
      <w:lang w:eastAsia="ja-JP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1442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0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Standard">
    <w:name w:val="Standard"/>
    <w:rsid w:val="006949EF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296F62"/>
  </w:style>
  <w:style w:type="paragraph" w:customStyle="1" w:styleId="Default">
    <w:name w:val="Default"/>
    <w:rsid w:val="00642D0D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customStyle="1" w:styleId="m8714806180168954394msolistparagraph">
    <w:name w:val="m_8714806180168954394msolistparagraph"/>
    <w:basedOn w:val="Normal"/>
    <w:rsid w:val="0078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bodyblack">
    <w:name w:val="body_black"/>
    <w:basedOn w:val="Normal"/>
    <w:rsid w:val="00612585"/>
    <w:pPr>
      <w:spacing w:before="100" w:beforeAutospacing="1" w:after="100" w:afterAutospacing="1" w:line="180" w:lineRule="atLeast"/>
    </w:pPr>
    <w:rPr>
      <w:rFonts w:ascii="Verdana" w:hAnsi="Verdana" w:cs="Times New Roman"/>
      <w:color w:val="000000"/>
      <w:sz w:val="15"/>
      <w:szCs w:val="15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t.wikipedia.org/wiki/Universidade_de_Lisboa" TargetMode="External"/><Relationship Id="rId18" Type="http://schemas.openxmlformats.org/officeDocument/2006/relationships/hyperlink" Target="https://pt.wikipedia.org/wiki/Aula_do_Com%C3%A9rcio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pt.wikipedia.org/wiki/Instituto_Superior_de_Economia_e_Gest%C3%A3o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pt.wikipedia.org/wiki/Institui%C3%A7%C3%A3o_de_ensino_superior" TargetMode="External"/><Relationship Id="rId17" Type="http://schemas.openxmlformats.org/officeDocument/2006/relationships/hyperlink" Target="https://pt.wikipedia.org/wiki/Instituto_Industrial_e_Comercial_de_Lisboa" TargetMode="External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hyperlink" Target="https://pt.wikipedia.org/wiki/Gest%C3%A3o" TargetMode="External"/><Relationship Id="rId20" Type="http://schemas.openxmlformats.org/officeDocument/2006/relationships/hyperlink" Target="https://pt.wikipedia.org/wiki/Portugal" TargetMode="External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yperlink" Target="https://pt.wikipedia.org/wiki/Finan%C3%A7as" TargetMode="External"/><Relationship Id="rId23" Type="http://schemas.microsoft.com/office/2011/relationships/commentsExtended" Target="commentsExtended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pt.wikipedia.org/wiki/Marqu%C3%AAs_de_Pomba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t.wikipedia.org/wiki/Economia" TargetMode="External"/><Relationship Id="rId22" Type="http://schemas.openxmlformats.org/officeDocument/2006/relationships/comments" Target="comments.xm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A93C426796249892150F5D5DA67DF" ma:contentTypeVersion="13" ma:contentTypeDescription="Create a new document." ma:contentTypeScope="" ma:versionID="d528e3e7d208d2bf1faf103c50867684">
  <xsd:schema xmlns:xsd="http://www.w3.org/2001/XMLSchema" xmlns:xs="http://www.w3.org/2001/XMLSchema" xmlns:p="http://schemas.microsoft.com/office/2006/metadata/properties" xmlns:ns3="1c5dc48f-89a0-41b0-8383-cfb12ac0252f" xmlns:ns4="64588582-9a1f-4b16-aaf6-9ce6e6b7ff7f" targetNamespace="http://schemas.microsoft.com/office/2006/metadata/properties" ma:root="true" ma:fieldsID="c751f844de7fe962e1db781f5bbdbeb6" ns3:_="" ns4:_="">
    <xsd:import namespace="1c5dc48f-89a0-41b0-8383-cfb12ac0252f"/>
    <xsd:import namespace="64588582-9a1f-4b16-aaf6-9ce6e6b7ff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dc48f-89a0-41b0-8383-cfb12ac025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88582-9a1f-4b16-aaf6-9ce6e6b7f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635A0B-5BC6-4EB6-A986-CFC78064F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93BD04-7C29-42C3-A41F-D984C0498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4DB565-121C-4104-99DB-E20576B4B1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8CC7EC-44AA-4711-AEB3-A94D5DDB9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dc48f-89a0-41b0-8383-cfb12ac0252f"/>
    <ds:schemaRef ds:uri="64588582-9a1f-4b16-aaf6-9ce6e6b7f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14215</Words>
  <Characters>76767</Characters>
  <Application>Microsoft Office Word</Application>
  <DocSecurity>0</DocSecurity>
  <Lines>639</Lines>
  <Paragraphs>181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 Teixeira</dc:creator>
  <cp:lastModifiedBy>João Carlos Rodrigue</cp:lastModifiedBy>
  <cp:revision>2</cp:revision>
  <cp:lastPrinted>2020-05-28T18:13:00Z</cp:lastPrinted>
  <dcterms:created xsi:type="dcterms:W3CDTF">2020-06-11T15:21:00Z</dcterms:created>
  <dcterms:modified xsi:type="dcterms:W3CDTF">2020-06-11T15:21:00Z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0x01010041EA93C426796249892150F5D5DA67DF</vt:lpwstr>
  </property>
</Properties>
</file>