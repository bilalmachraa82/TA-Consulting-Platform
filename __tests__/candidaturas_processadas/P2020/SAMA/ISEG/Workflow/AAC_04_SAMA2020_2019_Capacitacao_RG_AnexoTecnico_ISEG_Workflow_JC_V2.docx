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0E64C9" w14:textId="77777777" w:rsidR="00ED2C81" w:rsidRPr="00080A38" w:rsidRDefault="00ED2C81" w:rsidP="00BB05B6">
      <w:pPr>
        <w:jc w:val="both"/>
        <w:rPr>
          <w:rFonts w:ascii="Trebuchet MS" w:hAnsi="Trebuchet MS"/>
        </w:rPr>
      </w:pPr>
    </w:p>
    <w:p w14:paraId="393D69EE" w14:textId="77777777" w:rsidR="000A3663" w:rsidRDefault="000A3663" w:rsidP="00302578">
      <w:pPr>
        <w:spacing w:before="120" w:after="120"/>
        <w:jc w:val="center"/>
        <w:rPr>
          <w:rFonts w:ascii="Trebuchet MS" w:hAnsi="Trebuchet MS" w:cs="Trebuchet MS"/>
          <w:b/>
          <w:color w:val="FFFFFF" w:themeColor="background1"/>
          <w:sz w:val="28"/>
        </w:rPr>
      </w:pPr>
    </w:p>
    <w:p w14:paraId="0415B37F" w14:textId="77777777" w:rsidR="00D0673D" w:rsidRPr="00302578" w:rsidRDefault="00D0673D" w:rsidP="00302578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40"/>
          <w:szCs w:val="40"/>
        </w:rPr>
      </w:pPr>
      <w:r w:rsidRPr="00302578">
        <w:rPr>
          <w:rFonts w:ascii="Trebuchet MS" w:hAnsi="Trebuchet MS" w:cs="Arial Black"/>
          <w:b/>
          <w:caps/>
          <w:color w:val="002060"/>
          <w:sz w:val="40"/>
          <w:szCs w:val="40"/>
        </w:rPr>
        <w:t xml:space="preserve">Anexo </w:t>
      </w:r>
      <w:r w:rsidR="0048722E" w:rsidRPr="00302578">
        <w:rPr>
          <w:rFonts w:ascii="Trebuchet MS" w:hAnsi="Trebuchet MS" w:cs="Arial Black"/>
          <w:b/>
          <w:caps/>
          <w:color w:val="002060"/>
          <w:sz w:val="40"/>
          <w:szCs w:val="40"/>
        </w:rPr>
        <w:t>Técnico</w:t>
      </w:r>
    </w:p>
    <w:p w14:paraId="4F93AF0E" w14:textId="77777777" w:rsidR="00154913" w:rsidRDefault="00154913" w:rsidP="0024353D">
      <w:pPr>
        <w:spacing w:before="120" w:after="600"/>
        <w:jc w:val="center"/>
        <w:rPr>
          <w:rFonts w:ascii="Trebuchet MS" w:eastAsia="Times New Roman" w:hAnsi="Trebuchet MS" w:cs="Times New Roman"/>
          <w:caps/>
          <w:color w:val="003399"/>
          <w:sz w:val="26"/>
          <w:szCs w:val="26"/>
          <w:lang w:eastAsia="pt-PT"/>
        </w:rPr>
      </w:pPr>
    </w:p>
    <w:p w14:paraId="6FAF9475" w14:textId="77777777" w:rsidR="00302578" w:rsidRPr="00267CBF" w:rsidRDefault="00302578" w:rsidP="00302578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40"/>
          <w:szCs w:val="40"/>
        </w:rPr>
      </w:pPr>
      <w:r w:rsidRPr="00267CBF">
        <w:rPr>
          <w:rFonts w:ascii="Trebuchet MS" w:hAnsi="Trebuchet MS" w:cs="Arial Black"/>
          <w:b/>
          <w:caps/>
          <w:color w:val="002060"/>
          <w:sz w:val="40"/>
          <w:szCs w:val="40"/>
        </w:rPr>
        <w:t>Sistema de APOIO À MODERNIZAÇÃO E</w:t>
      </w:r>
    </w:p>
    <w:p w14:paraId="3DDF4DAE" w14:textId="77777777" w:rsidR="00302578" w:rsidRPr="00267CBF" w:rsidRDefault="00302578" w:rsidP="00302578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40"/>
          <w:szCs w:val="40"/>
        </w:rPr>
      </w:pPr>
      <w:r w:rsidRPr="00267CBF">
        <w:rPr>
          <w:rFonts w:ascii="Trebuchet MS" w:hAnsi="Trebuchet MS" w:cs="Arial Black"/>
          <w:b/>
          <w:caps/>
          <w:color w:val="002060"/>
          <w:sz w:val="40"/>
          <w:szCs w:val="40"/>
        </w:rPr>
        <w:t>CAPACITAÇÃO DA ADMINISTRAÇÃO PÚBLICA</w:t>
      </w:r>
    </w:p>
    <w:p w14:paraId="3AB3EBBF" w14:textId="77777777" w:rsidR="00154913" w:rsidRDefault="00302578" w:rsidP="00302578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40"/>
          <w:szCs w:val="40"/>
        </w:rPr>
      </w:pPr>
      <w:r w:rsidRPr="00267CBF">
        <w:rPr>
          <w:rFonts w:ascii="Trebuchet MS" w:hAnsi="Trebuchet MS" w:cs="Arial Black"/>
          <w:b/>
          <w:caps/>
          <w:color w:val="002060"/>
          <w:sz w:val="40"/>
          <w:szCs w:val="40"/>
        </w:rPr>
        <w:t>(SAMA</w:t>
      </w:r>
      <w:r w:rsidR="00661B16">
        <w:rPr>
          <w:rFonts w:ascii="Trebuchet MS" w:hAnsi="Trebuchet MS" w:cs="Arial Black"/>
          <w:b/>
          <w:caps/>
          <w:color w:val="002060"/>
          <w:sz w:val="40"/>
          <w:szCs w:val="40"/>
        </w:rPr>
        <w:t xml:space="preserve"> </w:t>
      </w:r>
      <w:r w:rsidRPr="00267CBF">
        <w:rPr>
          <w:rFonts w:ascii="Trebuchet MS" w:hAnsi="Trebuchet MS" w:cs="Arial Black"/>
          <w:b/>
          <w:caps/>
          <w:color w:val="002060"/>
          <w:sz w:val="40"/>
          <w:szCs w:val="40"/>
        </w:rPr>
        <w:t>2020)</w:t>
      </w:r>
    </w:p>
    <w:p w14:paraId="2367C891" w14:textId="77777777" w:rsidR="00302578" w:rsidRDefault="00302578" w:rsidP="00302578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40"/>
          <w:szCs w:val="40"/>
        </w:rPr>
      </w:pPr>
    </w:p>
    <w:p w14:paraId="5F8635C5" w14:textId="77777777" w:rsidR="00315C55" w:rsidRPr="00302578" w:rsidRDefault="00315C55" w:rsidP="00302578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40"/>
          <w:szCs w:val="40"/>
        </w:rPr>
      </w:pPr>
    </w:p>
    <w:p w14:paraId="3AC9B144" w14:textId="77777777" w:rsidR="0024353D" w:rsidRDefault="0024353D" w:rsidP="00302578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40"/>
          <w:szCs w:val="40"/>
        </w:rPr>
      </w:pPr>
      <w:r w:rsidRPr="001917FA">
        <w:rPr>
          <w:rFonts w:ascii="Trebuchet MS" w:hAnsi="Trebuchet MS" w:cs="Arial Black"/>
          <w:b/>
          <w:caps/>
          <w:color w:val="002060"/>
          <w:sz w:val="40"/>
          <w:szCs w:val="40"/>
        </w:rPr>
        <w:t xml:space="preserve">AVISO Nº </w:t>
      </w:r>
      <w:r w:rsidR="001917FA" w:rsidRPr="001917FA">
        <w:rPr>
          <w:rFonts w:ascii="Trebuchet MS" w:hAnsi="Trebuchet MS" w:cs="Arial Black"/>
          <w:b/>
          <w:caps/>
          <w:color w:val="002060"/>
          <w:sz w:val="40"/>
          <w:szCs w:val="40"/>
        </w:rPr>
        <w:t>0</w:t>
      </w:r>
      <w:r w:rsidR="00357979">
        <w:rPr>
          <w:rFonts w:ascii="Trebuchet MS" w:hAnsi="Trebuchet MS" w:cs="Arial Black"/>
          <w:b/>
          <w:caps/>
          <w:color w:val="002060"/>
          <w:sz w:val="40"/>
          <w:szCs w:val="40"/>
        </w:rPr>
        <w:t>4</w:t>
      </w:r>
      <w:r w:rsidR="007471C8" w:rsidRPr="001917FA">
        <w:rPr>
          <w:rFonts w:ascii="Trebuchet MS" w:hAnsi="Trebuchet MS" w:cs="Arial Black"/>
          <w:b/>
          <w:caps/>
          <w:color w:val="002060"/>
          <w:sz w:val="40"/>
          <w:szCs w:val="40"/>
        </w:rPr>
        <w:t>/</w:t>
      </w:r>
      <w:r w:rsidR="00DC5206" w:rsidRPr="001917FA">
        <w:rPr>
          <w:rFonts w:ascii="Trebuchet MS" w:hAnsi="Trebuchet MS" w:cs="Arial Black"/>
          <w:b/>
          <w:caps/>
          <w:color w:val="002060"/>
          <w:sz w:val="40"/>
          <w:szCs w:val="40"/>
        </w:rPr>
        <w:t>SAMA2020/</w:t>
      </w:r>
      <w:r w:rsidR="007471C8" w:rsidRPr="001917FA">
        <w:rPr>
          <w:rFonts w:ascii="Trebuchet MS" w:hAnsi="Trebuchet MS" w:cs="Arial Black"/>
          <w:b/>
          <w:caps/>
          <w:color w:val="002060"/>
          <w:sz w:val="40"/>
          <w:szCs w:val="40"/>
        </w:rPr>
        <w:t>201</w:t>
      </w:r>
      <w:r w:rsidR="00670C42" w:rsidRPr="001917FA">
        <w:rPr>
          <w:rFonts w:ascii="Trebuchet MS" w:hAnsi="Trebuchet MS" w:cs="Arial Black"/>
          <w:b/>
          <w:caps/>
          <w:color w:val="002060"/>
          <w:sz w:val="40"/>
          <w:szCs w:val="40"/>
        </w:rPr>
        <w:t>9</w:t>
      </w:r>
    </w:p>
    <w:p w14:paraId="66A24A5A" w14:textId="77777777" w:rsidR="00302578" w:rsidRDefault="00302578" w:rsidP="00302578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40"/>
          <w:szCs w:val="40"/>
        </w:rPr>
      </w:pPr>
    </w:p>
    <w:p w14:paraId="7B0B57ED" w14:textId="77777777" w:rsidR="00315C55" w:rsidRDefault="00315C55" w:rsidP="00302578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40"/>
          <w:szCs w:val="40"/>
        </w:rPr>
      </w:pPr>
    </w:p>
    <w:p w14:paraId="7D391B40" w14:textId="77777777" w:rsidR="00302578" w:rsidRDefault="00302578" w:rsidP="00302578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28"/>
          <w:szCs w:val="28"/>
        </w:rPr>
      </w:pPr>
      <w:r w:rsidRPr="00E16C41">
        <w:rPr>
          <w:rFonts w:ascii="Trebuchet MS" w:hAnsi="Trebuchet MS" w:cs="Arial Black"/>
          <w:b/>
          <w:caps/>
          <w:color w:val="002060"/>
          <w:sz w:val="28"/>
          <w:szCs w:val="28"/>
        </w:rPr>
        <w:t xml:space="preserve">Operações de Capacitação (PI 11.1) </w:t>
      </w:r>
    </w:p>
    <w:p w14:paraId="12D765B5" w14:textId="77777777" w:rsidR="00302578" w:rsidRDefault="00302578" w:rsidP="00302578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28"/>
          <w:szCs w:val="28"/>
        </w:rPr>
      </w:pPr>
      <w:r w:rsidRPr="00E16C41">
        <w:rPr>
          <w:rFonts w:ascii="Trebuchet MS" w:hAnsi="Trebuchet MS" w:cs="Arial Black"/>
          <w:b/>
          <w:caps/>
          <w:color w:val="002060"/>
          <w:sz w:val="28"/>
          <w:szCs w:val="28"/>
        </w:rPr>
        <w:t>da Administração</w:t>
      </w:r>
      <w:r>
        <w:rPr>
          <w:rFonts w:ascii="Trebuchet MS" w:hAnsi="Trebuchet MS" w:cs="Arial Black"/>
          <w:b/>
          <w:caps/>
          <w:color w:val="002060"/>
          <w:sz w:val="28"/>
          <w:szCs w:val="28"/>
        </w:rPr>
        <w:t xml:space="preserve"> pública</w:t>
      </w:r>
    </w:p>
    <w:p w14:paraId="6C65832E" w14:textId="77777777" w:rsidR="00302578" w:rsidRDefault="00302578" w:rsidP="00302578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40"/>
          <w:szCs w:val="40"/>
        </w:rPr>
      </w:pPr>
    </w:p>
    <w:p w14:paraId="0D665EEB" w14:textId="77777777" w:rsidR="00FD1CF1" w:rsidRPr="00302578" w:rsidRDefault="00FD1CF1" w:rsidP="00302578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40"/>
          <w:szCs w:val="40"/>
        </w:rPr>
      </w:pPr>
    </w:p>
    <w:p w14:paraId="2B5423BB" w14:textId="77777777" w:rsidR="0024353D" w:rsidRPr="0098063F" w:rsidRDefault="00315C55" w:rsidP="0024353D">
      <w:pPr>
        <w:spacing w:before="120" w:after="240"/>
        <w:jc w:val="center"/>
        <w:rPr>
          <w:rFonts w:ascii="Arial Black" w:hAnsi="Arial Black"/>
          <w:caps/>
          <w:color w:val="003399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eastAsia="pt-PT"/>
        </w:rPr>
        <w:drawing>
          <wp:anchor distT="0" distB="0" distL="114300" distR="114300" simplePos="0" relativeHeight="251658240" behindDoc="0" locked="0" layoutInCell="1" allowOverlap="1" wp14:anchorId="62926156" wp14:editId="24AD02C6">
            <wp:simplePos x="0" y="0"/>
            <wp:positionH relativeFrom="column">
              <wp:posOffset>1994535</wp:posOffset>
            </wp:positionH>
            <wp:positionV relativeFrom="paragraph">
              <wp:posOffset>286385</wp:posOffset>
            </wp:positionV>
            <wp:extent cx="2434590" cy="790575"/>
            <wp:effectExtent l="0" t="0" r="3810" b="9525"/>
            <wp:wrapNone/>
            <wp:docPr id="1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9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459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EB85EA" w14:textId="77777777" w:rsidR="0024353D" w:rsidRPr="0099464E" w:rsidRDefault="0024353D" w:rsidP="0024353D">
      <w:pPr>
        <w:spacing w:before="120" w:after="840"/>
        <w:jc w:val="center"/>
        <w:rPr>
          <w:rFonts w:ascii="Arial Black" w:hAnsi="Arial Black"/>
          <w:caps/>
          <w:color w:val="003399"/>
          <w:sz w:val="26"/>
          <w:szCs w:val="26"/>
        </w:rPr>
      </w:pPr>
      <w:r w:rsidRPr="00316C1B">
        <w:rPr>
          <w:rFonts w:ascii="Arial Black" w:hAnsi="Arial Black"/>
          <w:caps/>
          <w:color w:val="003366"/>
          <w:sz w:val="26"/>
          <w:szCs w:val="26"/>
        </w:rPr>
        <w:br/>
      </w:r>
    </w:p>
    <w:p w14:paraId="4D464DAE" w14:textId="77777777" w:rsidR="00530263" w:rsidRDefault="00530263" w:rsidP="00530263">
      <w:pPr>
        <w:jc w:val="both"/>
        <w:rPr>
          <w:rFonts w:ascii="Trebuchet MS" w:hAnsi="Trebuchet MS"/>
          <w:sz w:val="20"/>
          <w:szCs w:val="20"/>
        </w:rPr>
      </w:pPr>
    </w:p>
    <w:sdt>
      <w:sdtPr>
        <w:rPr>
          <w:rFonts w:ascii="Trebuchet MS" w:eastAsiaTheme="minorHAnsi" w:hAnsi="Trebuchet MS" w:cstheme="minorBidi"/>
          <w:b w:val="0"/>
          <w:bCs w:val="0"/>
          <w:color w:val="auto"/>
          <w:sz w:val="24"/>
          <w:szCs w:val="24"/>
          <w:lang w:eastAsia="en-US"/>
        </w:rPr>
        <w:id w:val="1757939437"/>
        <w:docPartObj>
          <w:docPartGallery w:val="Table of Contents"/>
          <w:docPartUnique/>
        </w:docPartObj>
      </w:sdtPr>
      <w:sdtEndPr>
        <w:rPr>
          <w:sz w:val="18"/>
          <w:szCs w:val="18"/>
        </w:rPr>
      </w:sdtEndPr>
      <w:sdtContent>
        <w:p w14:paraId="1D1EDF02" w14:textId="77777777" w:rsidR="00ED1578" w:rsidRPr="003B3E95" w:rsidRDefault="00ED1578" w:rsidP="008F127A">
          <w:pPr>
            <w:pStyle w:val="Cabealhodondice"/>
            <w:tabs>
              <w:tab w:val="left" w:pos="142"/>
            </w:tabs>
            <w:ind w:left="566" w:firstLine="142"/>
            <w:rPr>
              <w:rFonts w:ascii="Trebuchet MS" w:hAnsi="Trebuchet MS"/>
              <w:sz w:val="16"/>
              <w:szCs w:val="16"/>
            </w:rPr>
          </w:pPr>
          <w:r w:rsidRPr="00080A38">
            <w:rPr>
              <w:rFonts w:ascii="Trebuchet MS" w:hAnsi="Trebuchet MS"/>
              <w:sz w:val="24"/>
              <w:szCs w:val="24"/>
            </w:rPr>
            <w:t>Índice</w:t>
          </w:r>
        </w:p>
        <w:p w14:paraId="445E1E8D" w14:textId="77777777" w:rsidR="00ED1578" w:rsidRPr="00080A38" w:rsidRDefault="00ED1578" w:rsidP="00ED1578">
          <w:pPr>
            <w:rPr>
              <w:rFonts w:ascii="Trebuchet MS" w:hAnsi="Trebuchet MS"/>
              <w:sz w:val="20"/>
              <w:szCs w:val="20"/>
              <w:lang w:eastAsia="pt-PT"/>
            </w:rPr>
          </w:pPr>
        </w:p>
        <w:p w14:paraId="47F8E790" w14:textId="23EA9166" w:rsidR="004343EE" w:rsidRDefault="00ED1578">
          <w:pPr>
            <w:pStyle w:val="ndice1"/>
            <w:rPr>
              <w:rFonts w:eastAsiaTheme="minorEastAsia"/>
              <w:noProof/>
              <w:lang w:eastAsia="pt-PT"/>
            </w:rPr>
          </w:pPr>
          <w:r w:rsidRPr="00351735">
            <w:rPr>
              <w:rFonts w:ascii="Trebuchet MS" w:hAnsi="Trebuchet MS"/>
              <w:sz w:val="17"/>
              <w:szCs w:val="17"/>
            </w:rPr>
            <w:fldChar w:fldCharType="begin"/>
          </w:r>
          <w:r w:rsidRPr="00351735">
            <w:rPr>
              <w:rFonts w:ascii="Trebuchet MS" w:hAnsi="Trebuchet MS"/>
              <w:sz w:val="17"/>
              <w:szCs w:val="17"/>
            </w:rPr>
            <w:instrText xml:space="preserve"> TOC \o "1-3" \h \z \u </w:instrText>
          </w:r>
          <w:r w:rsidRPr="00351735">
            <w:rPr>
              <w:rFonts w:ascii="Trebuchet MS" w:hAnsi="Trebuchet MS"/>
              <w:sz w:val="17"/>
              <w:szCs w:val="17"/>
            </w:rPr>
            <w:fldChar w:fldCharType="separate"/>
          </w:r>
          <w:hyperlink w:anchor="_Toc42356447" w:history="1">
            <w:r w:rsidR="004343EE" w:rsidRPr="009D0723">
              <w:rPr>
                <w:rStyle w:val="Hiperligao"/>
                <w:rFonts w:ascii="Trebuchet MS" w:hAnsi="Trebuchet MS"/>
                <w:noProof/>
              </w:rPr>
              <w:t>1.</w:t>
            </w:r>
            <w:r w:rsidR="004343EE">
              <w:rPr>
                <w:rFonts w:eastAsiaTheme="minorEastAsia"/>
                <w:noProof/>
                <w:lang w:eastAsia="pt-PT"/>
              </w:rPr>
              <w:tab/>
            </w:r>
            <w:r w:rsidR="004343EE" w:rsidRPr="009D0723">
              <w:rPr>
                <w:rStyle w:val="Hiperligao"/>
                <w:rFonts w:ascii="Trebuchet MS" w:hAnsi="Trebuchet MS"/>
                <w:noProof/>
              </w:rPr>
              <w:t>Designação da Operação</w:t>
            </w:r>
            <w:r w:rsidR="004343EE">
              <w:rPr>
                <w:noProof/>
                <w:webHidden/>
              </w:rPr>
              <w:tab/>
            </w:r>
            <w:r w:rsidR="004343EE">
              <w:rPr>
                <w:noProof/>
                <w:webHidden/>
              </w:rPr>
              <w:fldChar w:fldCharType="begin"/>
            </w:r>
            <w:r w:rsidR="004343EE">
              <w:rPr>
                <w:noProof/>
                <w:webHidden/>
              </w:rPr>
              <w:instrText xml:space="preserve"> PAGEREF _Toc42356447 \h </w:instrText>
            </w:r>
            <w:r w:rsidR="004343EE">
              <w:rPr>
                <w:noProof/>
                <w:webHidden/>
              </w:rPr>
            </w:r>
            <w:r w:rsidR="004343EE">
              <w:rPr>
                <w:noProof/>
                <w:webHidden/>
              </w:rPr>
              <w:fldChar w:fldCharType="separate"/>
            </w:r>
            <w:r w:rsidR="004343EE">
              <w:rPr>
                <w:noProof/>
                <w:webHidden/>
              </w:rPr>
              <w:t>3</w:t>
            </w:r>
            <w:r w:rsidR="004343EE">
              <w:rPr>
                <w:noProof/>
                <w:webHidden/>
              </w:rPr>
              <w:fldChar w:fldCharType="end"/>
            </w:r>
          </w:hyperlink>
        </w:p>
        <w:p w14:paraId="32D85C4D" w14:textId="280F945C" w:rsidR="004343EE" w:rsidRDefault="003E509E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42356448" w:history="1">
            <w:r w:rsidR="004343EE" w:rsidRPr="009D0723">
              <w:rPr>
                <w:rStyle w:val="Hiperligao"/>
                <w:rFonts w:ascii="Trebuchet MS" w:hAnsi="Trebuchet MS"/>
                <w:noProof/>
              </w:rPr>
              <w:t>2.</w:t>
            </w:r>
            <w:r w:rsidR="004343EE">
              <w:rPr>
                <w:rFonts w:eastAsiaTheme="minorEastAsia"/>
                <w:noProof/>
                <w:lang w:eastAsia="pt-PT"/>
              </w:rPr>
              <w:tab/>
            </w:r>
            <w:r w:rsidR="004343EE" w:rsidRPr="009D0723">
              <w:rPr>
                <w:rStyle w:val="Hiperligao"/>
                <w:rFonts w:ascii="Trebuchet MS" w:hAnsi="Trebuchet MS"/>
                <w:noProof/>
              </w:rPr>
              <w:t>Caracterização da atividade do(s) promotor(es)</w:t>
            </w:r>
            <w:r w:rsidR="004343EE">
              <w:rPr>
                <w:noProof/>
                <w:webHidden/>
              </w:rPr>
              <w:tab/>
            </w:r>
            <w:r w:rsidR="004343EE">
              <w:rPr>
                <w:noProof/>
                <w:webHidden/>
              </w:rPr>
              <w:fldChar w:fldCharType="begin"/>
            </w:r>
            <w:r w:rsidR="004343EE">
              <w:rPr>
                <w:noProof/>
                <w:webHidden/>
              </w:rPr>
              <w:instrText xml:space="preserve"> PAGEREF _Toc42356448 \h </w:instrText>
            </w:r>
            <w:r w:rsidR="004343EE">
              <w:rPr>
                <w:noProof/>
                <w:webHidden/>
              </w:rPr>
            </w:r>
            <w:r w:rsidR="004343EE">
              <w:rPr>
                <w:noProof/>
                <w:webHidden/>
              </w:rPr>
              <w:fldChar w:fldCharType="separate"/>
            </w:r>
            <w:r w:rsidR="004343EE">
              <w:rPr>
                <w:noProof/>
                <w:webHidden/>
              </w:rPr>
              <w:t>3</w:t>
            </w:r>
            <w:r w:rsidR="004343EE">
              <w:rPr>
                <w:noProof/>
                <w:webHidden/>
              </w:rPr>
              <w:fldChar w:fldCharType="end"/>
            </w:r>
          </w:hyperlink>
        </w:p>
        <w:p w14:paraId="3159B969" w14:textId="4B81EE55" w:rsidR="004343EE" w:rsidRDefault="003E509E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42356449" w:history="1">
            <w:r w:rsidR="004343EE" w:rsidRPr="009D0723">
              <w:rPr>
                <w:rStyle w:val="Hiperligao"/>
                <w:rFonts w:ascii="Trebuchet MS" w:hAnsi="Trebuchet MS"/>
                <w:noProof/>
              </w:rPr>
              <w:t>3.</w:t>
            </w:r>
            <w:r w:rsidR="004343EE">
              <w:rPr>
                <w:rFonts w:eastAsiaTheme="minorEastAsia"/>
                <w:noProof/>
                <w:lang w:eastAsia="pt-PT"/>
              </w:rPr>
              <w:tab/>
            </w:r>
            <w:r w:rsidR="004343EE" w:rsidRPr="009D0723">
              <w:rPr>
                <w:rStyle w:val="Hiperligao"/>
                <w:rFonts w:ascii="Trebuchet MS" w:hAnsi="Trebuchet MS"/>
                <w:noProof/>
              </w:rPr>
              <w:t>Outras Operações no âmbito do SAMA 2020 e do QREN</w:t>
            </w:r>
            <w:r w:rsidR="004343EE">
              <w:rPr>
                <w:noProof/>
                <w:webHidden/>
              </w:rPr>
              <w:tab/>
            </w:r>
            <w:r w:rsidR="004343EE">
              <w:rPr>
                <w:noProof/>
                <w:webHidden/>
              </w:rPr>
              <w:fldChar w:fldCharType="begin"/>
            </w:r>
            <w:r w:rsidR="004343EE">
              <w:rPr>
                <w:noProof/>
                <w:webHidden/>
              </w:rPr>
              <w:instrText xml:space="preserve"> PAGEREF _Toc42356449 \h </w:instrText>
            </w:r>
            <w:r w:rsidR="004343EE">
              <w:rPr>
                <w:noProof/>
                <w:webHidden/>
              </w:rPr>
            </w:r>
            <w:r w:rsidR="004343EE">
              <w:rPr>
                <w:noProof/>
                <w:webHidden/>
              </w:rPr>
              <w:fldChar w:fldCharType="separate"/>
            </w:r>
            <w:r w:rsidR="004343EE">
              <w:rPr>
                <w:noProof/>
                <w:webHidden/>
              </w:rPr>
              <w:t>6</w:t>
            </w:r>
            <w:r w:rsidR="004343EE">
              <w:rPr>
                <w:noProof/>
                <w:webHidden/>
              </w:rPr>
              <w:fldChar w:fldCharType="end"/>
            </w:r>
          </w:hyperlink>
        </w:p>
        <w:p w14:paraId="5A2AB6E7" w14:textId="2EB3749C" w:rsidR="004343EE" w:rsidRDefault="003E509E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42356450" w:history="1">
            <w:r w:rsidR="004343EE" w:rsidRPr="009D0723">
              <w:rPr>
                <w:rStyle w:val="Hiperligao"/>
                <w:rFonts w:ascii="Trebuchet MS" w:hAnsi="Trebuchet MS"/>
                <w:noProof/>
              </w:rPr>
              <w:t>4.</w:t>
            </w:r>
            <w:r w:rsidR="004343EE">
              <w:rPr>
                <w:rFonts w:eastAsiaTheme="minorEastAsia"/>
                <w:noProof/>
                <w:lang w:eastAsia="pt-PT"/>
              </w:rPr>
              <w:tab/>
            </w:r>
            <w:r w:rsidR="004343EE" w:rsidRPr="009D0723">
              <w:rPr>
                <w:rStyle w:val="Hiperligao"/>
                <w:rFonts w:ascii="Trebuchet MS" w:hAnsi="Trebuchet MS"/>
                <w:noProof/>
              </w:rPr>
              <w:t>Diagnóstico</w:t>
            </w:r>
            <w:r w:rsidR="004343EE">
              <w:rPr>
                <w:noProof/>
                <w:webHidden/>
              </w:rPr>
              <w:tab/>
            </w:r>
            <w:r w:rsidR="004343EE">
              <w:rPr>
                <w:noProof/>
                <w:webHidden/>
              </w:rPr>
              <w:fldChar w:fldCharType="begin"/>
            </w:r>
            <w:r w:rsidR="004343EE">
              <w:rPr>
                <w:noProof/>
                <w:webHidden/>
              </w:rPr>
              <w:instrText xml:space="preserve"> PAGEREF _Toc42356450 \h </w:instrText>
            </w:r>
            <w:r w:rsidR="004343EE">
              <w:rPr>
                <w:noProof/>
                <w:webHidden/>
              </w:rPr>
            </w:r>
            <w:r w:rsidR="004343EE">
              <w:rPr>
                <w:noProof/>
                <w:webHidden/>
              </w:rPr>
              <w:fldChar w:fldCharType="separate"/>
            </w:r>
            <w:r w:rsidR="004343EE">
              <w:rPr>
                <w:noProof/>
                <w:webHidden/>
              </w:rPr>
              <w:t>6</w:t>
            </w:r>
            <w:r w:rsidR="004343EE">
              <w:rPr>
                <w:noProof/>
                <w:webHidden/>
              </w:rPr>
              <w:fldChar w:fldCharType="end"/>
            </w:r>
          </w:hyperlink>
        </w:p>
        <w:p w14:paraId="33B799E1" w14:textId="4C5B242D" w:rsidR="004343EE" w:rsidRDefault="003E509E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42356451" w:history="1">
            <w:r w:rsidR="004343EE" w:rsidRPr="009D0723">
              <w:rPr>
                <w:rStyle w:val="Hiperligao"/>
                <w:rFonts w:ascii="Trebuchet MS" w:hAnsi="Trebuchet MS"/>
                <w:noProof/>
              </w:rPr>
              <w:t>5.</w:t>
            </w:r>
            <w:r w:rsidR="004343EE">
              <w:rPr>
                <w:rFonts w:eastAsiaTheme="minorEastAsia"/>
                <w:noProof/>
                <w:lang w:eastAsia="pt-PT"/>
              </w:rPr>
              <w:tab/>
            </w:r>
            <w:r w:rsidR="004343EE" w:rsidRPr="009D0723">
              <w:rPr>
                <w:rStyle w:val="Hiperligao"/>
                <w:rFonts w:ascii="Trebuchet MS" w:hAnsi="Trebuchet MS"/>
                <w:noProof/>
              </w:rPr>
              <w:t>Caraterização da operação</w:t>
            </w:r>
            <w:r w:rsidR="004343EE">
              <w:rPr>
                <w:noProof/>
                <w:webHidden/>
              </w:rPr>
              <w:tab/>
            </w:r>
            <w:r w:rsidR="004343EE">
              <w:rPr>
                <w:noProof/>
                <w:webHidden/>
              </w:rPr>
              <w:fldChar w:fldCharType="begin"/>
            </w:r>
            <w:r w:rsidR="004343EE">
              <w:rPr>
                <w:noProof/>
                <w:webHidden/>
              </w:rPr>
              <w:instrText xml:space="preserve"> PAGEREF _Toc42356451 \h </w:instrText>
            </w:r>
            <w:r w:rsidR="004343EE">
              <w:rPr>
                <w:noProof/>
                <w:webHidden/>
              </w:rPr>
            </w:r>
            <w:r w:rsidR="004343EE">
              <w:rPr>
                <w:noProof/>
                <w:webHidden/>
              </w:rPr>
              <w:fldChar w:fldCharType="separate"/>
            </w:r>
            <w:r w:rsidR="004343EE">
              <w:rPr>
                <w:noProof/>
                <w:webHidden/>
              </w:rPr>
              <w:t>14</w:t>
            </w:r>
            <w:r w:rsidR="004343EE">
              <w:rPr>
                <w:noProof/>
                <w:webHidden/>
              </w:rPr>
              <w:fldChar w:fldCharType="end"/>
            </w:r>
          </w:hyperlink>
        </w:p>
        <w:p w14:paraId="25971E0A" w14:textId="0D95F8CF" w:rsidR="004343EE" w:rsidRDefault="003E509E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42356452" w:history="1">
            <w:r w:rsidR="004343EE" w:rsidRPr="009D0723">
              <w:rPr>
                <w:rStyle w:val="Hiperligao"/>
                <w:rFonts w:ascii="Trebuchet MS" w:hAnsi="Trebuchet MS"/>
                <w:noProof/>
              </w:rPr>
              <w:t>6.</w:t>
            </w:r>
            <w:r w:rsidR="004343EE">
              <w:rPr>
                <w:rFonts w:eastAsiaTheme="minorEastAsia"/>
                <w:noProof/>
                <w:lang w:eastAsia="pt-PT"/>
              </w:rPr>
              <w:tab/>
            </w:r>
            <w:r w:rsidR="004343EE" w:rsidRPr="009D0723">
              <w:rPr>
                <w:rStyle w:val="Hiperligao"/>
                <w:rFonts w:ascii="Trebuchet MS" w:hAnsi="Trebuchet MS"/>
                <w:noProof/>
              </w:rPr>
              <w:t>Caracterização da atividade da(s) entidade(s) parceira(s)</w:t>
            </w:r>
            <w:r w:rsidR="004343EE">
              <w:rPr>
                <w:noProof/>
                <w:webHidden/>
              </w:rPr>
              <w:tab/>
            </w:r>
            <w:r w:rsidR="004343EE">
              <w:rPr>
                <w:noProof/>
                <w:webHidden/>
              </w:rPr>
              <w:fldChar w:fldCharType="begin"/>
            </w:r>
            <w:r w:rsidR="004343EE">
              <w:rPr>
                <w:noProof/>
                <w:webHidden/>
              </w:rPr>
              <w:instrText xml:space="preserve"> PAGEREF _Toc42356452 \h </w:instrText>
            </w:r>
            <w:r w:rsidR="004343EE">
              <w:rPr>
                <w:noProof/>
                <w:webHidden/>
              </w:rPr>
            </w:r>
            <w:r w:rsidR="004343EE">
              <w:rPr>
                <w:noProof/>
                <w:webHidden/>
              </w:rPr>
              <w:fldChar w:fldCharType="separate"/>
            </w:r>
            <w:r w:rsidR="004343EE">
              <w:rPr>
                <w:noProof/>
                <w:webHidden/>
              </w:rPr>
              <w:t>28</w:t>
            </w:r>
            <w:r w:rsidR="004343EE">
              <w:rPr>
                <w:noProof/>
                <w:webHidden/>
              </w:rPr>
              <w:fldChar w:fldCharType="end"/>
            </w:r>
          </w:hyperlink>
        </w:p>
        <w:p w14:paraId="31681C2F" w14:textId="3E97C4F8" w:rsidR="004343EE" w:rsidRDefault="003E509E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42356453" w:history="1">
            <w:r w:rsidR="004343EE" w:rsidRPr="009D0723">
              <w:rPr>
                <w:rStyle w:val="Hiperligao"/>
                <w:rFonts w:ascii="Trebuchet MS" w:hAnsi="Trebuchet MS"/>
                <w:noProof/>
              </w:rPr>
              <w:t>7.</w:t>
            </w:r>
            <w:r w:rsidR="004343EE">
              <w:rPr>
                <w:rFonts w:eastAsiaTheme="minorEastAsia"/>
                <w:noProof/>
                <w:lang w:eastAsia="pt-PT"/>
              </w:rPr>
              <w:tab/>
            </w:r>
            <w:r w:rsidR="004343EE" w:rsidRPr="009D0723">
              <w:rPr>
                <w:rStyle w:val="Hiperligao"/>
                <w:rFonts w:ascii="Trebuchet MS" w:hAnsi="Trebuchet MS"/>
                <w:noProof/>
              </w:rPr>
              <w:t>Articulação entre atividades</w:t>
            </w:r>
            <w:r w:rsidR="004343EE">
              <w:rPr>
                <w:noProof/>
                <w:webHidden/>
              </w:rPr>
              <w:tab/>
            </w:r>
            <w:r w:rsidR="004343EE">
              <w:rPr>
                <w:noProof/>
                <w:webHidden/>
              </w:rPr>
              <w:fldChar w:fldCharType="begin"/>
            </w:r>
            <w:r w:rsidR="004343EE">
              <w:rPr>
                <w:noProof/>
                <w:webHidden/>
              </w:rPr>
              <w:instrText xml:space="preserve"> PAGEREF _Toc42356453 \h </w:instrText>
            </w:r>
            <w:r w:rsidR="004343EE">
              <w:rPr>
                <w:noProof/>
                <w:webHidden/>
              </w:rPr>
            </w:r>
            <w:r w:rsidR="004343EE">
              <w:rPr>
                <w:noProof/>
                <w:webHidden/>
              </w:rPr>
              <w:fldChar w:fldCharType="separate"/>
            </w:r>
            <w:r w:rsidR="004343EE">
              <w:rPr>
                <w:noProof/>
                <w:webHidden/>
              </w:rPr>
              <w:t>28</w:t>
            </w:r>
            <w:r w:rsidR="004343EE">
              <w:rPr>
                <w:noProof/>
                <w:webHidden/>
              </w:rPr>
              <w:fldChar w:fldCharType="end"/>
            </w:r>
          </w:hyperlink>
        </w:p>
        <w:p w14:paraId="020DF38C" w14:textId="0DC1BBE0" w:rsidR="004343EE" w:rsidRDefault="003E509E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42356454" w:history="1">
            <w:r w:rsidR="004343EE" w:rsidRPr="009D0723">
              <w:rPr>
                <w:rStyle w:val="Hiperligao"/>
                <w:rFonts w:ascii="Trebuchet MS" w:hAnsi="Trebuchet MS"/>
                <w:noProof/>
              </w:rPr>
              <w:t>8.</w:t>
            </w:r>
            <w:r w:rsidR="004343EE">
              <w:rPr>
                <w:rFonts w:eastAsiaTheme="minorEastAsia"/>
                <w:noProof/>
                <w:lang w:eastAsia="pt-PT"/>
              </w:rPr>
              <w:tab/>
            </w:r>
            <w:r w:rsidR="004343EE" w:rsidRPr="009D0723">
              <w:rPr>
                <w:rStyle w:val="Hiperligao"/>
                <w:rFonts w:ascii="Trebuchet MS" w:hAnsi="Trebuchet MS"/>
                <w:noProof/>
              </w:rPr>
              <w:t>Resultados esperados e calendário de cada atividade da operação</w:t>
            </w:r>
            <w:r w:rsidR="004343EE">
              <w:rPr>
                <w:noProof/>
                <w:webHidden/>
              </w:rPr>
              <w:tab/>
            </w:r>
            <w:r w:rsidR="004343EE">
              <w:rPr>
                <w:noProof/>
                <w:webHidden/>
              </w:rPr>
              <w:fldChar w:fldCharType="begin"/>
            </w:r>
            <w:r w:rsidR="004343EE">
              <w:rPr>
                <w:noProof/>
                <w:webHidden/>
              </w:rPr>
              <w:instrText xml:space="preserve"> PAGEREF _Toc42356454 \h </w:instrText>
            </w:r>
            <w:r w:rsidR="004343EE">
              <w:rPr>
                <w:noProof/>
                <w:webHidden/>
              </w:rPr>
            </w:r>
            <w:r w:rsidR="004343EE">
              <w:rPr>
                <w:noProof/>
                <w:webHidden/>
              </w:rPr>
              <w:fldChar w:fldCharType="separate"/>
            </w:r>
            <w:r w:rsidR="004343EE">
              <w:rPr>
                <w:noProof/>
                <w:webHidden/>
              </w:rPr>
              <w:t>29</w:t>
            </w:r>
            <w:r w:rsidR="004343EE">
              <w:rPr>
                <w:noProof/>
                <w:webHidden/>
              </w:rPr>
              <w:fldChar w:fldCharType="end"/>
            </w:r>
          </w:hyperlink>
        </w:p>
        <w:p w14:paraId="6C44E55F" w14:textId="35B310A3" w:rsidR="004343EE" w:rsidRDefault="003E509E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42356455" w:history="1">
            <w:r w:rsidR="004343EE" w:rsidRPr="009D0723">
              <w:rPr>
                <w:rStyle w:val="Hiperligao"/>
                <w:rFonts w:ascii="Trebuchet MS" w:hAnsi="Trebuchet MS"/>
                <w:noProof/>
              </w:rPr>
              <w:t>9.</w:t>
            </w:r>
            <w:r w:rsidR="004343EE">
              <w:rPr>
                <w:rFonts w:eastAsiaTheme="minorEastAsia"/>
                <w:noProof/>
                <w:lang w:eastAsia="pt-PT"/>
              </w:rPr>
              <w:tab/>
            </w:r>
            <w:r w:rsidR="004343EE" w:rsidRPr="009D0723">
              <w:rPr>
                <w:rStyle w:val="Hiperligao"/>
                <w:rFonts w:ascii="Trebuchet MS" w:hAnsi="Trebuchet MS"/>
                <w:noProof/>
              </w:rPr>
              <w:t>Justificação da calendarização de cada atividade</w:t>
            </w:r>
            <w:r w:rsidR="004343EE">
              <w:rPr>
                <w:noProof/>
                <w:webHidden/>
              </w:rPr>
              <w:tab/>
            </w:r>
            <w:r w:rsidR="004343EE">
              <w:rPr>
                <w:noProof/>
                <w:webHidden/>
              </w:rPr>
              <w:fldChar w:fldCharType="begin"/>
            </w:r>
            <w:r w:rsidR="004343EE">
              <w:rPr>
                <w:noProof/>
                <w:webHidden/>
              </w:rPr>
              <w:instrText xml:space="preserve"> PAGEREF _Toc42356455 \h </w:instrText>
            </w:r>
            <w:r w:rsidR="004343EE">
              <w:rPr>
                <w:noProof/>
                <w:webHidden/>
              </w:rPr>
            </w:r>
            <w:r w:rsidR="004343EE">
              <w:rPr>
                <w:noProof/>
                <w:webHidden/>
              </w:rPr>
              <w:fldChar w:fldCharType="separate"/>
            </w:r>
            <w:r w:rsidR="004343EE">
              <w:rPr>
                <w:noProof/>
                <w:webHidden/>
              </w:rPr>
              <w:t>31</w:t>
            </w:r>
            <w:r w:rsidR="004343EE">
              <w:rPr>
                <w:noProof/>
                <w:webHidden/>
              </w:rPr>
              <w:fldChar w:fldCharType="end"/>
            </w:r>
          </w:hyperlink>
        </w:p>
        <w:p w14:paraId="2A207177" w14:textId="689AA6F4" w:rsidR="004343EE" w:rsidRDefault="003E509E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42356456" w:history="1">
            <w:r w:rsidR="004343EE" w:rsidRPr="009D0723">
              <w:rPr>
                <w:rStyle w:val="Hiperligao"/>
                <w:rFonts w:ascii="Trebuchet MS" w:hAnsi="Trebuchet MS"/>
                <w:noProof/>
              </w:rPr>
              <w:t>10.</w:t>
            </w:r>
            <w:r w:rsidR="004343EE">
              <w:rPr>
                <w:rFonts w:eastAsiaTheme="minorEastAsia"/>
                <w:noProof/>
                <w:lang w:eastAsia="pt-PT"/>
              </w:rPr>
              <w:tab/>
            </w:r>
            <w:r w:rsidR="004343EE" w:rsidRPr="009D0723">
              <w:rPr>
                <w:rStyle w:val="Hiperligao"/>
                <w:rFonts w:ascii="Trebuchet MS" w:hAnsi="Trebuchet MS"/>
                <w:noProof/>
              </w:rPr>
              <w:t>População-alvo da operação</w:t>
            </w:r>
            <w:r w:rsidR="004343EE">
              <w:rPr>
                <w:noProof/>
                <w:webHidden/>
              </w:rPr>
              <w:tab/>
            </w:r>
            <w:r w:rsidR="004343EE">
              <w:rPr>
                <w:noProof/>
                <w:webHidden/>
              </w:rPr>
              <w:fldChar w:fldCharType="begin"/>
            </w:r>
            <w:r w:rsidR="004343EE">
              <w:rPr>
                <w:noProof/>
                <w:webHidden/>
              </w:rPr>
              <w:instrText xml:space="preserve"> PAGEREF _Toc42356456 \h </w:instrText>
            </w:r>
            <w:r w:rsidR="004343EE">
              <w:rPr>
                <w:noProof/>
                <w:webHidden/>
              </w:rPr>
            </w:r>
            <w:r w:rsidR="004343EE">
              <w:rPr>
                <w:noProof/>
                <w:webHidden/>
              </w:rPr>
              <w:fldChar w:fldCharType="separate"/>
            </w:r>
            <w:r w:rsidR="004343EE">
              <w:rPr>
                <w:noProof/>
                <w:webHidden/>
              </w:rPr>
              <w:t>32</w:t>
            </w:r>
            <w:r w:rsidR="004343EE">
              <w:rPr>
                <w:noProof/>
                <w:webHidden/>
              </w:rPr>
              <w:fldChar w:fldCharType="end"/>
            </w:r>
          </w:hyperlink>
        </w:p>
        <w:p w14:paraId="39ADA7B1" w14:textId="5AFB8707" w:rsidR="004343EE" w:rsidRDefault="003E509E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42356457" w:history="1">
            <w:r w:rsidR="004343EE" w:rsidRPr="009D0723">
              <w:rPr>
                <w:rStyle w:val="Hiperligao"/>
                <w:rFonts w:ascii="Trebuchet MS" w:hAnsi="Trebuchet MS"/>
                <w:noProof/>
              </w:rPr>
              <w:t>11.</w:t>
            </w:r>
            <w:r w:rsidR="004343EE">
              <w:rPr>
                <w:rFonts w:eastAsiaTheme="minorEastAsia"/>
                <w:noProof/>
                <w:lang w:eastAsia="pt-PT"/>
              </w:rPr>
              <w:tab/>
            </w:r>
            <w:r w:rsidR="004343EE" w:rsidRPr="009D0723">
              <w:rPr>
                <w:rStyle w:val="Hiperligao"/>
                <w:rFonts w:ascii="Trebuchet MS" w:hAnsi="Trebuchet MS"/>
                <w:noProof/>
              </w:rPr>
              <w:t>Demonstração dos benefícios diretos sobre a população localizada nas regiões NUTS II do Norte, Centro e Alentejo, designadamente ao nível da redução dos custos de contexto para os cidadãos e as empresas</w:t>
            </w:r>
            <w:r w:rsidR="004343EE">
              <w:rPr>
                <w:noProof/>
                <w:webHidden/>
              </w:rPr>
              <w:tab/>
            </w:r>
            <w:r w:rsidR="004343EE">
              <w:rPr>
                <w:noProof/>
                <w:webHidden/>
              </w:rPr>
              <w:fldChar w:fldCharType="begin"/>
            </w:r>
            <w:r w:rsidR="004343EE">
              <w:rPr>
                <w:noProof/>
                <w:webHidden/>
              </w:rPr>
              <w:instrText xml:space="preserve"> PAGEREF _Toc42356457 \h </w:instrText>
            </w:r>
            <w:r w:rsidR="004343EE">
              <w:rPr>
                <w:noProof/>
                <w:webHidden/>
              </w:rPr>
            </w:r>
            <w:r w:rsidR="004343EE">
              <w:rPr>
                <w:noProof/>
                <w:webHidden/>
              </w:rPr>
              <w:fldChar w:fldCharType="separate"/>
            </w:r>
            <w:r w:rsidR="004343EE">
              <w:rPr>
                <w:noProof/>
                <w:webHidden/>
              </w:rPr>
              <w:t>32</w:t>
            </w:r>
            <w:r w:rsidR="004343EE">
              <w:rPr>
                <w:noProof/>
                <w:webHidden/>
              </w:rPr>
              <w:fldChar w:fldCharType="end"/>
            </w:r>
          </w:hyperlink>
        </w:p>
        <w:p w14:paraId="5606F363" w14:textId="2992B6C2" w:rsidR="004343EE" w:rsidRDefault="003E509E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42356458" w:history="1">
            <w:r w:rsidR="004343EE" w:rsidRPr="009D0723">
              <w:rPr>
                <w:rStyle w:val="Hiperligao"/>
                <w:rFonts w:ascii="Trebuchet MS" w:hAnsi="Trebuchet MS"/>
                <w:noProof/>
              </w:rPr>
              <w:t>12.</w:t>
            </w:r>
            <w:r w:rsidR="004343EE">
              <w:rPr>
                <w:rFonts w:eastAsiaTheme="minorEastAsia"/>
                <w:noProof/>
                <w:lang w:eastAsia="pt-PT"/>
              </w:rPr>
              <w:tab/>
            </w:r>
            <w:r w:rsidR="004343EE" w:rsidRPr="009D0723">
              <w:rPr>
                <w:rStyle w:val="Hiperligao"/>
                <w:rFonts w:ascii="Trebuchet MS" w:hAnsi="Trebuchet MS"/>
                <w:noProof/>
              </w:rPr>
              <w:t>Disposições legais, pareceres prévios e normas técnicas</w:t>
            </w:r>
            <w:r w:rsidR="004343EE">
              <w:rPr>
                <w:noProof/>
                <w:webHidden/>
              </w:rPr>
              <w:tab/>
            </w:r>
            <w:r w:rsidR="004343EE">
              <w:rPr>
                <w:noProof/>
                <w:webHidden/>
              </w:rPr>
              <w:fldChar w:fldCharType="begin"/>
            </w:r>
            <w:r w:rsidR="004343EE">
              <w:rPr>
                <w:noProof/>
                <w:webHidden/>
              </w:rPr>
              <w:instrText xml:space="preserve"> PAGEREF _Toc42356458 \h </w:instrText>
            </w:r>
            <w:r w:rsidR="004343EE">
              <w:rPr>
                <w:noProof/>
                <w:webHidden/>
              </w:rPr>
            </w:r>
            <w:r w:rsidR="004343EE">
              <w:rPr>
                <w:noProof/>
                <w:webHidden/>
              </w:rPr>
              <w:fldChar w:fldCharType="separate"/>
            </w:r>
            <w:r w:rsidR="004343EE">
              <w:rPr>
                <w:noProof/>
                <w:webHidden/>
              </w:rPr>
              <w:t>33</w:t>
            </w:r>
            <w:r w:rsidR="004343EE">
              <w:rPr>
                <w:noProof/>
                <w:webHidden/>
              </w:rPr>
              <w:fldChar w:fldCharType="end"/>
            </w:r>
          </w:hyperlink>
        </w:p>
        <w:p w14:paraId="63B3FEBF" w14:textId="133F015E" w:rsidR="004343EE" w:rsidRDefault="003E509E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42356459" w:history="1">
            <w:r w:rsidR="004343EE" w:rsidRPr="009D0723">
              <w:rPr>
                <w:rStyle w:val="Hiperligao"/>
                <w:rFonts w:ascii="Trebuchet MS" w:hAnsi="Trebuchet MS"/>
                <w:noProof/>
              </w:rPr>
              <w:t>13.</w:t>
            </w:r>
            <w:r w:rsidR="004343EE">
              <w:rPr>
                <w:rFonts w:eastAsiaTheme="minorEastAsia"/>
                <w:noProof/>
                <w:lang w:eastAsia="pt-PT"/>
              </w:rPr>
              <w:tab/>
            </w:r>
            <w:r w:rsidR="004343EE" w:rsidRPr="009D0723">
              <w:rPr>
                <w:rStyle w:val="Hiperligao"/>
                <w:rFonts w:ascii="Trebuchet MS" w:hAnsi="Trebuchet MS"/>
                <w:noProof/>
              </w:rPr>
              <w:t>Impacto e mérito da operação</w:t>
            </w:r>
            <w:r w:rsidR="004343EE">
              <w:rPr>
                <w:noProof/>
                <w:webHidden/>
              </w:rPr>
              <w:tab/>
            </w:r>
            <w:r w:rsidR="004343EE">
              <w:rPr>
                <w:noProof/>
                <w:webHidden/>
              </w:rPr>
              <w:fldChar w:fldCharType="begin"/>
            </w:r>
            <w:r w:rsidR="004343EE">
              <w:rPr>
                <w:noProof/>
                <w:webHidden/>
              </w:rPr>
              <w:instrText xml:space="preserve"> PAGEREF _Toc42356459 \h </w:instrText>
            </w:r>
            <w:r w:rsidR="004343EE">
              <w:rPr>
                <w:noProof/>
                <w:webHidden/>
              </w:rPr>
            </w:r>
            <w:r w:rsidR="004343EE">
              <w:rPr>
                <w:noProof/>
                <w:webHidden/>
              </w:rPr>
              <w:fldChar w:fldCharType="separate"/>
            </w:r>
            <w:r w:rsidR="004343EE">
              <w:rPr>
                <w:noProof/>
                <w:webHidden/>
              </w:rPr>
              <w:t>33</w:t>
            </w:r>
            <w:r w:rsidR="004343EE">
              <w:rPr>
                <w:noProof/>
                <w:webHidden/>
              </w:rPr>
              <w:fldChar w:fldCharType="end"/>
            </w:r>
          </w:hyperlink>
        </w:p>
        <w:p w14:paraId="0B40C0CE" w14:textId="2FC7B9E4" w:rsidR="004343EE" w:rsidRDefault="003E509E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42356460" w:history="1">
            <w:r w:rsidR="004343EE" w:rsidRPr="009D0723">
              <w:rPr>
                <w:rStyle w:val="Hiperligao"/>
                <w:rFonts w:ascii="Trebuchet MS" w:hAnsi="Trebuchet MS"/>
                <w:noProof/>
              </w:rPr>
              <w:t>14.</w:t>
            </w:r>
            <w:r w:rsidR="004343EE">
              <w:rPr>
                <w:rFonts w:eastAsiaTheme="minorEastAsia"/>
                <w:noProof/>
                <w:lang w:eastAsia="pt-PT"/>
              </w:rPr>
              <w:tab/>
            </w:r>
            <w:r w:rsidR="004343EE" w:rsidRPr="009D0723">
              <w:rPr>
                <w:rStyle w:val="Hiperligao"/>
                <w:rFonts w:ascii="Trebuchet MS" w:hAnsi="Trebuchet MS"/>
                <w:noProof/>
              </w:rPr>
              <w:t>Plano de sustentabilidade</w:t>
            </w:r>
            <w:r w:rsidR="004343EE">
              <w:rPr>
                <w:noProof/>
                <w:webHidden/>
              </w:rPr>
              <w:tab/>
            </w:r>
            <w:r w:rsidR="004343EE">
              <w:rPr>
                <w:noProof/>
                <w:webHidden/>
              </w:rPr>
              <w:fldChar w:fldCharType="begin"/>
            </w:r>
            <w:r w:rsidR="004343EE">
              <w:rPr>
                <w:noProof/>
                <w:webHidden/>
              </w:rPr>
              <w:instrText xml:space="preserve"> PAGEREF _Toc42356460 \h </w:instrText>
            </w:r>
            <w:r w:rsidR="004343EE">
              <w:rPr>
                <w:noProof/>
                <w:webHidden/>
              </w:rPr>
            </w:r>
            <w:r w:rsidR="004343EE">
              <w:rPr>
                <w:noProof/>
                <w:webHidden/>
              </w:rPr>
              <w:fldChar w:fldCharType="separate"/>
            </w:r>
            <w:r w:rsidR="004343EE">
              <w:rPr>
                <w:noProof/>
                <w:webHidden/>
              </w:rPr>
              <w:t>35</w:t>
            </w:r>
            <w:r w:rsidR="004343EE">
              <w:rPr>
                <w:noProof/>
                <w:webHidden/>
              </w:rPr>
              <w:fldChar w:fldCharType="end"/>
            </w:r>
          </w:hyperlink>
        </w:p>
        <w:p w14:paraId="4E314307" w14:textId="6B08C561" w:rsidR="004343EE" w:rsidRDefault="003E509E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42356461" w:history="1">
            <w:r w:rsidR="004343EE" w:rsidRPr="009D0723">
              <w:rPr>
                <w:rStyle w:val="Hiperligao"/>
                <w:rFonts w:ascii="Trebuchet MS" w:hAnsi="Trebuchet MS"/>
                <w:noProof/>
              </w:rPr>
              <w:t>15.</w:t>
            </w:r>
            <w:r w:rsidR="004343EE">
              <w:rPr>
                <w:rFonts w:eastAsiaTheme="minorEastAsia"/>
                <w:noProof/>
                <w:lang w:eastAsia="pt-PT"/>
              </w:rPr>
              <w:tab/>
            </w:r>
            <w:r w:rsidR="004343EE" w:rsidRPr="009D0723">
              <w:rPr>
                <w:rStyle w:val="Hiperligao"/>
                <w:rFonts w:ascii="Trebuchet MS" w:hAnsi="Trebuchet MS"/>
                <w:noProof/>
              </w:rPr>
              <w:t>Indicadores do Programa - observações</w:t>
            </w:r>
            <w:r w:rsidR="004343EE">
              <w:rPr>
                <w:noProof/>
                <w:webHidden/>
              </w:rPr>
              <w:tab/>
            </w:r>
            <w:r w:rsidR="004343EE">
              <w:rPr>
                <w:noProof/>
                <w:webHidden/>
              </w:rPr>
              <w:fldChar w:fldCharType="begin"/>
            </w:r>
            <w:r w:rsidR="004343EE">
              <w:rPr>
                <w:noProof/>
                <w:webHidden/>
              </w:rPr>
              <w:instrText xml:space="preserve"> PAGEREF _Toc42356461 \h </w:instrText>
            </w:r>
            <w:r w:rsidR="004343EE">
              <w:rPr>
                <w:noProof/>
                <w:webHidden/>
              </w:rPr>
            </w:r>
            <w:r w:rsidR="004343EE">
              <w:rPr>
                <w:noProof/>
                <w:webHidden/>
              </w:rPr>
              <w:fldChar w:fldCharType="separate"/>
            </w:r>
            <w:r w:rsidR="004343EE">
              <w:rPr>
                <w:noProof/>
                <w:webHidden/>
              </w:rPr>
              <w:t>36</w:t>
            </w:r>
            <w:r w:rsidR="004343EE">
              <w:rPr>
                <w:noProof/>
                <w:webHidden/>
              </w:rPr>
              <w:fldChar w:fldCharType="end"/>
            </w:r>
          </w:hyperlink>
        </w:p>
        <w:p w14:paraId="52E5331E" w14:textId="2839BEDE" w:rsidR="004343EE" w:rsidRDefault="003E509E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42356462" w:history="1">
            <w:r w:rsidR="004343EE" w:rsidRPr="009D0723">
              <w:rPr>
                <w:rStyle w:val="Hiperligao"/>
                <w:rFonts w:ascii="Trebuchet MS" w:hAnsi="Trebuchet MS"/>
                <w:noProof/>
              </w:rPr>
              <w:t>16.</w:t>
            </w:r>
            <w:r w:rsidR="004343EE">
              <w:rPr>
                <w:rFonts w:eastAsiaTheme="minorEastAsia"/>
                <w:noProof/>
                <w:lang w:eastAsia="pt-PT"/>
              </w:rPr>
              <w:tab/>
            </w:r>
            <w:r w:rsidR="004343EE" w:rsidRPr="009D0723">
              <w:rPr>
                <w:rStyle w:val="Hiperligao"/>
                <w:rFonts w:ascii="Trebuchet MS" w:hAnsi="Trebuchet MS"/>
                <w:noProof/>
              </w:rPr>
              <w:t>Indicadores relevantes na perspetiva do beneficiário/operação</w:t>
            </w:r>
            <w:r w:rsidR="004343EE">
              <w:rPr>
                <w:noProof/>
                <w:webHidden/>
              </w:rPr>
              <w:tab/>
            </w:r>
            <w:r w:rsidR="004343EE">
              <w:rPr>
                <w:noProof/>
                <w:webHidden/>
              </w:rPr>
              <w:fldChar w:fldCharType="begin"/>
            </w:r>
            <w:r w:rsidR="004343EE">
              <w:rPr>
                <w:noProof/>
                <w:webHidden/>
              </w:rPr>
              <w:instrText xml:space="preserve"> PAGEREF _Toc42356462 \h </w:instrText>
            </w:r>
            <w:r w:rsidR="004343EE">
              <w:rPr>
                <w:noProof/>
                <w:webHidden/>
              </w:rPr>
            </w:r>
            <w:r w:rsidR="004343EE">
              <w:rPr>
                <w:noProof/>
                <w:webHidden/>
              </w:rPr>
              <w:fldChar w:fldCharType="separate"/>
            </w:r>
            <w:r w:rsidR="004343EE">
              <w:rPr>
                <w:noProof/>
                <w:webHidden/>
              </w:rPr>
              <w:t>37</w:t>
            </w:r>
            <w:r w:rsidR="004343EE">
              <w:rPr>
                <w:noProof/>
                <w:webHidden/>
              </w:rPr>
              <w:fldChar w:fldCharType="end"/>
            </w:r>
          </w:hyperlink>
        </w:p>
        <w:p w14:paraId="2CA32724" w14:textId="3DE6DBFE" w:rsidR="00ED1578" w:rsidRPr="00E973E0" w:rsidRDefault="00ED1578" w:rsidP="00351735">
          <w:pPr>
            <w:tabs>
              <w:tab w:val="right" w:leader="dot" w:pos="9072"/>
            </w:tabs>
            <w:spacing w:after="120"/>
            <w:ind w:right="1133"/>
            <w:rPr>
              <w:rFonts w:ascii="Trebuchet MS" w:hAnsi="Trebuchet MS"/>
              <w:sz w:val="18"/>
              <w:szCs w:val="18"/>
            </w:rPr>
          </w:pPr>
          <w:r w:rsidRPr="00351735">
            <w:rPr>
              <w:rFonts w:ascii="Trebuchet MS" w:hAnsi="Trebuchet MS"/>
              <w:b/>
              <w:bCs/>
              <w:sz w:val="17"/>
              <w:szCs w:val="17"/>
            </w:rPr>
            <w:fldChar w:fldCharType="end"/>
          </w:r>
        </w:p>
      </w:sdtContent>
    </w:sdt>
    <w:p w14:paraId="0A2150BF" w14:textId="77777777" w:rsidR="006A2331" w:rsidRPr="00080A38" w:rsidRDefault="006A2331" w:rsidP="00BB05B6">
      <w:pPr>
        <w:jc w:val="both"/>
        <w:rPr>
          <w:rFonts w:ascii="Trebuchet MS" w:hAnsi="Trebuchet MS"/>
          <w:b/>
        </w:rPr>
      </w:pPr>
    </w:p>
    <w:p w14:paraId="3B23597F" w14:textId="77777777" w:rsidR="006A2331" w:rsidRPr="00080A38" w:rsidRDefault="006A2331" w:rsidP="00BB05B6">
      <w:pPr>
        <w:jc w:val="both"/>
        <w:rPr>
          <w:rFonts w:ascii="Trebuchet MS" w:hAnsi="Trebuchet MS"/>
          <w:b/>
        </w:rPr>
      </w:pPr>
    </w:p>
    <w:p w14:paraId="562D3A1F" w14:textId="77777777" w:rsidR="007766BE" w:rsidRPr="00EF3C61" w:rsidRDefault="006140B8" w:rsidP="00EF3C61">
      <w:pPr>
        <w:pStyle w:val="Ttulo1"/>
        <w:jc w:val="both"/>
        <w:rPr>
          <w:rFonts w:ascii="Trebuchet MS" w:hAnsi="Trebuchet MS"/>
        </w:rPr>
      </w:pPr>
      <w:r w:rsidRPr="00080A38">
        <w:rPr>
          <w:rFonts w:ascii="Trebuchet MS" w:hAnsi="Trebuchet MS"/>
        </w:rPr>
        <w:br w:type="page"/>
      </w:r>
    </w:p>
    <w:p w14:paraId="201BA110" w14:textId="77777777" w:rsidR="000C17D5" w:rsidRDefault="000C17D5" w:rsidP="00FF513A">
      <w:pPr>
        <w:pStyle w:val="Ttulo1"/>
        <w:numPr>
          <w:ilvl w:val="0"/>
          <w:numId w:val="1"/>
        </w:numPr>
        <w:spacing w:after="120" w:line="281" w:lineRule="auto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0" w:name="_Toc42356447"/>
      <w:r w:rsidRPr="000C17D5">
        <w:rPr>
          <w:rFonts w:ascii="Trebuchet MS" w:hAnsi="Trebuchet MS"/>
          <w:color w:val="1F497D" w:themeColor="text2"/>
          <w:sz w:val="24"/>
          <w:szCs w:val="24"/>
        </w:rPr>
        <w:lastRenderedPageBreak/>
        <w:t>Designação da Operação</w:t>
      </w:r>
      <w:bookmarkEnd w:id="0"/>
    </w:p>
    <w:p w14:paraId="5EFEA892" w14:textId="535ADEC5" w:rsidR="0085682A" w:rsidRDefault="0085682A" w:rsidP="001E3871">
      <w:pPr>
        <w:pStyle w:val="PargrafodaLista"/>
        <w:numPr>
          <w:ilvl w:val="0"/>
          <w:numId w:val="2"/>
        </w:numPr>
        <w:spacing w:after="120" w:line="192" w:lineRule="auto"/>
        <w:ind w:left="709" w:hanging="283"/>
        <w:contextualSpacing w:val="0"/>
        <w:jc w:val="both"/>
        <w:rPr>
          <w:color w:val="002060"/>
          <w:sz w:val="20"/>
          <w:szCs w:val="20"/>
        </w:rPr>
      </w:pPr>
      <w:r>
        <w:rPr>
          <w:color w:val="002060"/>
          <w:sz w:val="20"/>
          <w:szCs w:val="20"/>
        </w:rPr>
        <w:t>Título</w:t>
      </w:r>
    </w:p>
    <w:p w14:paraId="602111D8" w14:textId="72F06966" w:rsidR="003C6B28" w:rsidRPr="003C6B28" w:rsidRDefault="00460E9F" w:rsidP="003C6B28">
      <w:pPr>
        <w:pStyle w:val="PargrafodaLista"/>
        <w:spacing w:after="120"/>
        <w:ind w:left="709"/>
        <w:contextualSpacing w:val="0"/>
        <w:jc w:val="both"/>
        <w:rPr>
          <w:rFonts w:ascii="Arial" w:hAnsi="Arial" w:cs="Arial"/>
          <w:b/>
          <w:bCs/>
          <w:color w:val="002060"/>
        </w:rPr>
      </w:pPr>
      <w:r>
        <w:rPr>
          <w:rFonts w:ascii="Arial" w:hAnsi="Arial" w:cs="Arial"/>
          <w:b/>
          <w:bCs/>
          <w:color w:val="548DD4" w:themeColor="text2" w:themeTint="99"/>
        </w:rPr>
        <w:t>#Workflow</w:t>
      </w:r>
    </w:p>
    <w:p w14:paraId="464C25D9" w14:textId="77777777" w:rsidR="003C6B28" w:rsidRDefault="003C6B28" w:rsidP="003C6B28">
      <w:pPr>
        <w:pStyle w:val="PargrafodaLista"/>
        <w:spacing w:after="120"/>
        <w:ind w:left="709"/>
        <w:contextualSpacing w:val="0"/>
        <w:jc w:val="both"/>
        <w:rPr>
          <w:color w:val="002060"/>
          <w:sz w:val="20"/>
          <w:szCs w:val="20"/>
        </w:rPr>
      </w:pPr>
    </w:p>
    <w:p w14:paraId="6A95C6FF" w14:textId="2E4A2B5D" w:rsidR="0085682A" w:rsidRDefault="0085682A" w:rsidP="001E3871">
      <w:pPr>
        <w:pStyle w:val="PargrafodaLista"/>
        <w:numPr>
          <w:ilvl w:val="0"/>
          <w:numId w:val="2"/>
        </w:numPr>
        <w:spacing w:after="120" w:line="192" w:lineRule="auto"/>
        <w:ind w:left="709" w:hanging="283"/>
        <w:contextualSpacing w:val="0"/>
        <w:jc w:val="both"/>
        <w:rPr>
          <w:color w:val="002060"/>
          <w:sz w:val="20"/>
          <w:szCs w:val="20"/>
        </w:rPr>
      </w:pPr>
      <w:r>
        <w:rPr>
          <w:color w:val="002060"/>
          <w:sz w:val="20"/>
          <w:szCs w:val="20"/>
        </w:rPr>
        <w:t>Designação</w:t>
      </w:r>
    </w:p>
    <w:p w14:paraId="6E6E47E1" w14:textId="7E14F375" w:rsidR="003C6B28" w:rsidRPr="003C6B28" w:rsidRDefault="00460E9F" w:rsidP="003C6B28">
      <w:pPr>
        <w:pStyle w:val="PargrafodaLista"/>
        <w:spacing w:after="120"/>
        <w:ind w:left="709"/>
        <w:contextualSpacing w:val="0"/>
        <w:jc w:val="both"/>
        <w:rPr>
          <w:rFonts w:ascii="Arial" w:hAnsi="Arial" w:cs="Arial"/>
          <w:color w:val="002060"/>
          <w:sz w:val="20"/>
          <w:szCs w:val="20"/>
        </w:rPr>
      </w:pPr>
      <w:r w:rsidRPr="003C6B28">
        <w:rPr>
          <w:rFonts w:ascii="Arial" w:eastAsia="Times New Roman" w:hAnsi="Arial" w:cs="Arial"/>
          <w:color w:val="000000"/>
        </w:rPr>
        <w:t>A candidatura designa-se por “</w:t>
      </w:r>
      <w:r>
        <w:rPr>
          <w:rFonts w:ascii="Arial" w:eastAsia="Times New Roman" w:hAnsi="Arial" w:cs="Arial"/>
          <w:color w:val="000000"/>
        </w:rPr>
        <w:t>PROJETO DE APOIO À MODERNIZAÇÃO, SIMPLIFICAÇÃO, DESMATERI</w:t>
      </w:r>
      <w:ins w:id="1" w:author="João Calado" w:date="2020-06-11T12:15:00Z">
        <w:r w:rsidR="00F37326">
          <w:rPr>
            <w:rFonts w:ascii="Arial" w:eastAsia="Times New Roman" w:hAnsi="Arial" w:cs="Arial"/>
            <w:color w:val="000000"/>
          </w:rPr>
          <w:t>A</w:t>
        </w:r>
      </w:ins>
      <w:r>
        <w:rPr>
          <w:rFonts w:ascii="Arial" w:eastAsia="Times New Roman" w:hAnsi="Arial" w:cs="Arial"/>
          <w:color w:val="000000"/>
        </w:rPr>
        <w:t>LI</w:t>
      </w:r>
      <w:del w:id="2" w:author="João Calado" w:date="2020-06-11T12:15:00Z">
        <w:r w:rsidDel="00F37326">
          <w:rPr>
            <w:rFonts w:ascii="Arial" w:eastAsia="Times New Roman" w:hAnsi="Arial" w:cs="Arial"/>
            <w:color w:val="000000"/>
          </w:rPr>
          <w:delText>A</w:delText>
        </w:r>
      </w:del>
      <w:r>
        <w:rPr>
          <w:rFonts w:ascii="Arial" w:eastAsia="Times New Roman" w:hAnsi="Arial" w:cs="Arial"/>
          <w:color w:val="000000"/>
        </w:rPr>
        <w:t>ZAÇÃO E EFICÁCIA DOS SERVIÇOS</w:t>
      </w:r>
      <w:r w:rsidRPr="003C6B28">
        <w:rPr>
          <w:rFonts w:ascii="Arial" w:eastAsia="Times New Roman" w:hAnsi="Arial" w:cs="Arial"/>
          <w:color w:val="000000"/>
        </w:rPr>
        <w:t xml:space="preserve"> DO ISE</w:t>
      </w:r>
      <w:r>
        <w:rPr>
          <w:rFonts w:ascii="Arial" w:eastAsia="Times New Roman" w:hAnsi="Arial" w:cs="Arial"/>
          <w:color w:val="000000"/>
        </w:rPr>
        <w:t>G</w:t>
      </w:r>
      <w:r w:rsidRPr="003C6B28">
        <w:rPr>
          <w:rFonts w:ascii="Arial" w:eastAsia="Times New Roman" w:hAnsi="Arial" w:cs="Arial"/>
          <w:color w:val="000000"/>
        </w:rPr>
        <w:t xml:space="preserve">” e possui o acrónimo </w:t>
      </w:r>
      <w:r w:rsidRPr="005E0F41">
        <w:rPr>
          <w:rFonts w:ascii="Arial" w:eastAsia="Times New Roman" w:hAnsi="Arial" w:cs="Arial"/>
          <w:b/>
          <w:bCs/>
          <w:color w:val="548DD4" w:themeColor="text2" w:themeTint="99"/>
        </w:rPr>
        <w:t>#Workflow</w:t>
      </w:r>
      <w:r w:rsidR="003C6B28" w:rsidRPr="003C6B28">
        <w:rPr>
          <w:rFonts w:ascii="Arial" w:eastAsia="Times New Roman" w:hAnsi="Arial" w:cs="Arial"/>
          <w:color w:val="000000"/>
        </w:rPr>
        <w:t>.</w:t>
      </w:r>
    </w:p>
    <w:p w14:paraId="74627E5F" w14:textId="77777777" w:rsidR="003C6B28" w:rsidRDefault="003C6B28" w:rsidP="003C6B28">
      <w:pPr>
        <w:pStyle w:val="PargrafodaLista"/>
        <w:spacing w:after="120" w:line="192" w:lineRule="auto"/>
        <w:ind w:left="709"/>
        <w:contextualSpacing w:val="0"/>
        <w:jc w:val="both"/>
        <w:rPr>
          <w:color w:val="002060"/>
          <w:sz w:val="20"/>
          <w:szCs w:val="20"/>
        </w:rPr>
      </w:pPr>
    </w:p>
    <w:p w14:paraId="0F001C4D" w14:textId="17C86C51" w:rsidR="0085682A" w:rsidRDefault="0085682A" w:rsidP="001E3871">
      <w:pPr>
        <w:pStyle w:val="PargrafodaLista"/>
        <w:numPr>
          <w:ilvl w:val="0"/>
          <w:numId w:val="2"/>
        </w:numPr>
        <w:spacing w:after="120" w:line="192" w:lineRule="auto"/>
        <w:ind w:left="709" w:hanging="283"/>
        <w:contextualSpacing w:val="0"/>
        <w:jc w:val="both"/>
        <w:rPr>
          <w:color w:val="002060"/>
          <w:sz w:val="20"/>
          <w:szCs w:val="20"/>
        </w:rPr>
      </w:pPr>
      <w:r>
        <w:rPr>
          <w:color w:val="002060"/>
          <w:sz w:val="20"/>
          <w:szCs w:val="20"/>
        </w:rPr>
        <w:t>Tipologia de Projeto, nos termos do n.º 2 do Artigo. 83.º do RECI</w:t>
      </w:r>
    </w:p>
    <w:p w14:paraId="35D42E76" w14:textId="26ADC14A" w:rsidR="00C04DD2" w:rsidRDefault="00460E9F" w:rsidP="000D6FC4">
      <w:pPr>
        <w:pStyle w:val="PargrafodaLista"/>
        <w:jc w:val="both"/>
        <w:rPr>
          <w:rFonts w:ascii="Arial" w:hAnsi="Arial" w:cs="Arial"/>
        </w:rPr>
      </w:pPr>
      <w:r w:rsidRPr="000D6FC4">
        <w:rPr>
          <w:rFonts w:ascii="Arial" w:hAnsi="Arial" w:cs="Arial"/>
        </w:rPr>
        <w:t xml:space="preserve">Este Projeto enquadra-se na Tipologia f) do ponto 3. do presente Aviso, nos termos do n.º 2 do Artigo 83.º do RECI, pois trata-se de uma operação que tem por objetivos a transformação e racionalização, através da simplificação e desmaterialização de processos, com vista ao aumento da sua eficiência, eficácia e qualidade para toda a comunidade envolvente do </w:t>
      </w:r>
      <w:ins w:id="3" w:author="João Calado" w:date="2020-06-11T12:17:00Z">
        <w:r w:rsidR="00F37326">
          <w:rPr>
            <w:rFonts w:ascii="Arial" w:hAnsi="Arial" w:cs="Arial"/>
          </w:rPr>
          <w:t>Instituto Superior de Economia e Gestão (</w:t>
        </w:r>
      </w:ins>
      <w:r w:rsidRPr="000D6FC4">
        <w:rPr>
          <w:rFonts w:ascii="Arial" w:hAnsi="Arial" w:cs="Arial"/>
        </w:rPr>
        <w:t>ISEG</w:t>
      </w:r>
      <w:ins w:id="4" w:author="João Calado" w:date="2020-06-11T12:17:00Z">
        <w:r w:rsidR="00F37326">
          <w:rPr>
            <w:rFonts w:ascii="Arial" w:hAnsi="Arial" w:cs="Arial"/>
          </w:rPr>
          <w:t>)</w:t>
        </w:r>
      </w:ins>
      <w:r w:rsidRPr="000D6FC4">
        <w:rPr>
          <w:rFonts w:ascii="Arial" w:hAnsi="Arial" w:cs="Arial"/>
        </w:rPr>
        <w:t xml:space="preserve">, com o objetivo de </w:t>
      </w:r>
      <w:r>
        <w:rPr>
          <w:rFonts w:ascii="Arial" w:hAnsi="Arial" w:cs="Arial"/>
        </w:rPr>
        <w:t>atingir</w:t>
      </w:r>
      <w:r w:rsidRPr="000D6FC4">
        <w:rPr>
          <w:rFonts w:ascii="Arial" w:hAnsi="Arial" w:cs="Arial"/>
        </w:rPr>
        <w:t xml:space="preserve"> reduções do custo e dos tempos de resposta, acrescentando valor aos serviços prestados a essa mesma comunidade.</w:t>
      </w:r>
    </w:p>
    <w:p w14:paraId="7EF0105A" w14:textId="77777777" w:rsidR="003C6B28" w:rsidRDefault="003C6B28" w:rsidP="003C6B28">
      <w:pPr>
        <w:pStyle w:val="PargrafodaLista"/>
        <w:spacing w:after="120" w:line="192" w:lineRule="auto"/>
        <w:ind w:left="709"/>
        <w:contextualSpacing w:val="0"/>
        <w:jc w:val="both"/>
        <w:rPr>
          <w:color w:val="002060"/>
          <w:sz w:val="20"/>
          <w:szCs w:val="20"/>
        </w:rPr>
      </w:pPr>
    </w:p>
    <w:p w14:paraId="5C284B21" w14:textId="52E5F9E2" w:rsidR="007376DD" w:rsidRPr="007376DD" w:rsidRDefault="003901BA" w:rsidP="00C00CAB">
      <w:pPr>
        <w:pStyle w:val="Ttulo1"/>
        <w:numPr>
          <w:ilvl w:val="0"/>
          <w:numId w:val="1"/>
        </w:numPr>
        <w:spacing w:after="120" w:line="281" w:lineRule="auto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5" w:name="_Toc42356448"/>
      <w:r>
        <w:rPr>
          <w:rFonts w:ascii="Trebuchet MS" w:hAnsi="Trebuchet MS"/>
          <w:color w:val="1F497D" w:themeColor="text2"/>
          <w:sz w:val="24"/>
          <w:szCs w:val="24"/>
        </w:rPr>
        <w:t>Caracterização da atividade do</w:t>
      </w:r>
      <w:r w:rsidR="000F363C">
        <w:rPr>
          <w:rFonts w:ascii="Trebuchet MS" w:hAnsi="Trebuchet MS"/>
          <w:color w:val="1F497D" w:themeColor="text2"/>
          <w:sz w:val="24"/>
          <w:szCs w:val="24"/>
        </w:rPr>
        <w:t>(s)</w:t>
      </w:r>
      <w:r>
        <w:rPr>
          <w:rFonts w:ascii="Trebuchet MS" w:hAnsi="Trebuchet MS"/>
          <w:color w:val="1F497D" w:themeColor="text2"/>
          <w:sz w:val="24"/>
          <w:szCs w:val="24"/>
        </w:rPr>
        <w:t xml:space="preserve"> </w:t>
      </w:r>
      <w:r w:rsidR="000F363C">
        <w:rPr>
          <w:rFonts w:ascii="Trebuchet MS" w:hAnsi="Trebuchet MS"/>
          <w:color w:val="1F497D" w:themeColor="text2"/>
          <w:sz w:val="24"/>
          <w:szCs w:val="24"/>
        </w:rPr>
        <w:t>promotor(</w:t>
      </w:r>
      <w:proofErr w:type="spellStart"/>
      <w:r w:rsidR="000F363C">
        <w:rPr>
          <w:rFonts w:ascii="Trebuchet MS" w:hAnsi="Trebuchet MS"/>
          <w:color w:val="1F497D" w:themeColor="text2"/>
          <w:sz w:val="24"/>
          <w:szCs w:val="24"/>
        </w:rPr>
        <w:t>es</w:t>
      </w:r>
      <w:proofErr w:type="spellEnd"/>
      <w:r w:rsidR="000F363C">
        <w:rPr>
          <w:rFonts w:ascii="Trebuchet MS" w:hAnsi="Trebuchet MS"/>
          <w:color w:val="1F497D" w:themeColor="text2"/>
          <w:sz w:val="24"/>
          <w:szCs w:val="24"/>
        </w:rPr>
        <w:t>)</w:t>
      </w:r>
      <w:bookmarkEnd w:id="5"/>
      <w:r>
        <w:rPr>
          <w:rFonts w:ascii="Trebuchet MS" w:hAnsi="Trebuchet MS"/>
          <w:color w:val="1F497D" w:themeColor="text2"/>
          <w:sz w:val="24"/>
          <w:szCs w:val="24"/>
        </w:rPr>
        <w:t xml:space="preserve"> </w:t>
      </w:r>
    </w:p>
    <w:p w14:paraId="5FB5D00F" w14:textId="77777777" w:rsidR="007376DD" w:rsidRPr="00170968" w:rsidRDefault="007376DD" w:rsidP="007376DD">
      <w:pPr>
        <w:widowControl w:val="0"/>
        <w:pBdr>
          <w:top w:val="nil"/>
          <w:left w:val="nil"/>
          <w:bottom w:val="nil"/>
          <w:right w:val="nil"/>
          <w:between w:val="nil"/>
        </w:pBdr>
        <w:ind w:right="-1"/>
        <w:jc w:val="both"/>
        <w:rPr>
          <w:rFonts w:ascii="Arial" w:eastAsia="Times New Roman" w:hAnsi="Arial" w:cs="Arial"/>
          <w:color w:val="000000"/>
        </w:rPr>
      </w:pPr>
      <w:r w:rsidRPr="00170968">
        <w:rPr>
          <w:rFonts w:ascii="Arial" w:eastAsia="Times New Roman" w:hAnsi="Arial" w:cs="Arial"/>
          <w:color w:val="000000"/>
        </w:rPr>
        <w:t>O I</w:t>
      </w:r>
      <w:r>
        <w:rPr>
          <w:rFonts w:ascii="Arial" w:eastAsia="Times New Roman" w:hAnsi="Arial" w:cs="Arial"/>
          <w:color w:val="000000"/>
        </w:rPr>
        <w:t>nstituto Superior de Economia e Gestão (I</w:t>
      </w:r>
      <w:r w:rsidRPr="00170968">
        <w:rPr>
          <w:rFonts w:ascii="Arial" w:eastAsia="Times New Roman" w:hAnsi="Arial" w:cs="Arial"/>
          <w:color w:val="000000"/>
        </w:rPr>
        <w:t>SE</w:t>
      </w:r>
      <w:r>
        <w:rPr>
          <w:rFonts w:ascii="Arial" w:eastAsia="Times New Roman" w:hAnsi="Arial" w:cs="Arial"/>
          <w:color w:val="000000"/>
        </w:rPr>
        <w:t>G)</w:t>
      </w:r>
      <w:r w:rsidRPr="00170968">
        <w:rPr>
          <w:rFonts w:ascii="Arial" w:eastAsia="Times New Roman" w:hAnsi="Arial" w:cs="Arial"/>
          <w:color w:val="000000"/>
        </w:rPr>
        <w:t xml:space="preserve"> está juridicamente definido como uma pessoa coletiva de direito público, dotada de autonomia estatutária, científica, pedagógica, administrativa, financeira, disciplinar e patrimonial. É das mais antigas Instituições de ensino </w:t>
      </w:r>
      <w:r>
        <w:rPr>
          <w:rFonts w:ascii="Arial" w:eastAsia="Times New Roman" w:hAnsi="Arial" w:cs="Arial"/>
          <w:color w:val="000000"/>
        </w:rPr>
        <w:t>superior</w:t>
      </w:r>
      <w:r w:rsidRPr="00170968">
        <w:rPr>
          <w:rFonts w:ascii="Arial" w:eastAsia="Times New Roman" w:hAnsi="Arial" w:cs="Arial"/>
          <w:color w:val="000000"/>
        </w:rPr>
        <w:t xml:space="preserve"> em Portugal, tendo apre</w:t>
      </w:r>
      <w:r w:rsidRPr="00CA3BA2">
        <w:rPr>
          <w:rFonts w:ascii="Arial" w:eastAsia="Times New Roman" w:hAnsi="Arial" w:cs="Arial"/>
          <w:color w:val="000000"/>
        </w:rPr>
        <w:t xml:space="preserve">sentado um crescimento interno notório, quer no âmbito da oferta educativa, quer no âmbito da Investigação e Desenvolvimento. </w:t>
      </w:r>
      <w:r w:rsidRPr="00CA3BA2">
        <w:rPr>
          <w:rFonts w:ascii="Arial" w:hAnsi="Arial" w:cs="Arial"/>
          <w:color w:val="000000"/>
          <w:shd w:val="clear" w:color="auto" w:fill="FFFFFF"/>
        </w:rPr>
        <w:t>O ISEG afirma-se como uma das melhores escolas de economia e gestão em Portugal, com elevada reputação internacional, reconhecido pela qualidade dos seus graduados, pela investigação realizada e pelo impacto das suas atividades na comunidade envolvente.</w:t>
      </w:r>
    </w:p>
    <w:p w14:paraId="5CFBC5AF" w14:textId="77777777" w:rsidR="007376DD" w:rsidRDefault="007376DD" w:rsidP="007376DD">
      <w:pPr>
        <w:widowControl w:val="0"/>
        <w:pBdr>
          <w:top w:val="nil"/>
          <w:left w:val="nil"/>
          <w:bottom w:val="nil"/>
          <w:right w:val="nil"/>
          <w:between w:val="nil"/>
        </w:pBdr>
        <w:ind w:right="-1"/>
        <w:jc w:val="both"/>
        <w:rPr>
          <w:rFonts w:ascii="Arial" w:eastAsia="Times New Roman" w:hAnsi="Arial" w:cs="Arial"/>
          <w:color w:val="000000"/>
        </w:rPr>
      </w:pPr>
      <w:r w:rsidRPr="00170968">
        <w:rPr>
          <w:rFonts w:ascii="Arial" w:eastAsia="Times New Roman" w:hAnsi="Arial" w:cs="Arial"/>
          <w:color w:val="000000"/>
        </w:rPr>
        <w:t>O Instituto, na qualidade de estabelecimento de ensino superior, realiza atividades nos domínios do ensino, da formação profissional</w:t>
      </w:r>
      <w:r>
        <w:rPr>
          <w:rFonts w:ascii="Arial" w:eastAsia="Times New Roman" w:hAnsi="Arial" w:cs="Arial"/>
          <w:color w:val="000000"/>
        </w:rPr>
        <w:t xml:space="preserve"> e empresarial</w:t>
      </w:r>
      <w:r w:rsidRPr="00170968">
        <w:rPr>
          <w:rFonts w:ascii="Arial" w:eastAsia="Times New Roman" w:hAnsi="Arial" w:cs="Arial"/>
          <w:color w:val="000000"/>
        </w:rPr>
        <w:t>, da investigação e da prestação de serviços à comunidade.</w:t>
      </w:r>
    </w:p>
    <w:p w14:paraId="2890A4DD" w14:textId="7B368D59" w:rsidR="007376DD" w:rsidRPr="00E01FD0" w:rsidRDefault="007376DD" w:rsidP="007376DD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E01FD0">
        <w:rPr>
          <w:rFonts w:ascii="Arial" w:hAnsi="Arial" w:cs="Arial"/>
          <w:color w:val="000000" w:themeColor="text1"/>
          <w:sz w:val="22"/>
          <w:szCs w:val="22"/>
        </w:rPr>
        <w:t>O</w:t>
      </w:r>
      <w:del w:id="6" w:author="João Calado" w:date="2020-06-11T12:16:00Z">
        <w:r w:rsidRPr="00E01FD0" w:rsidDel="00F37326">
          <w:rPr>
            <w:rFonts w:ascii="Arial" w:hAnsi="Arial" w:cs="Arial"/>
            <w:color w:val="000000" w:themeColor="text1"/>
            <w:sz w:val="22"/>
            <w:szCs w:val="22"/>
          </w:rPr>
          <w:delText> </w:delText>
        </w:r>
      </w:del>
      <w:r w:rsidRPr="00E01FD0">
        <w:rPr>
          <w:rFonts w:ascii="Arial" w:hAnsi="Arial" w:cs="Arial"/>
          <w:color w:val="000000" w:themeColor="text1"/>
          <w:sz w:val="22"/>
          <w:szCs w:val="22"/>
        </w:rPr>
        <w:t xml:space="preserve"> ISEG</w:t>
      </w:r>
      <w:ins w:id="7" w:author="João Calado" w:date="2020-06-11T12:16:00Z">
        <w:r w:rsidR="00F37326">
          <w:rPr>
            <w:rFonts w:ascii="Arial" w:hAnsi="Arial" w:cs="Arial"/>
            <w:color w:val="000000" w:themeColor="text1"/>
            <w:sz w:val="22"/>
            <w:szCs w:val="22"/>
          </w:rPr>
          <w:t xml:space="preserve"> </w:t>
        </w:r>
      </w:ins>
      <w:del w:id="8" w:author="João Calado" w:date="2020-06-11T12:16:00Z">
        <w:r w:rsidRPr="00E01FD0" w:rsidDel="00F37326">
          <w:rPr>
            <w:rFonts w:ascii="Arial" w:hAnsi="Arial" w:cs="Arial"/>
            <w:color w:val="000000" w:themeColor="text1"/>
            <w:sz w:val="22"/>
            <w:szCs w:val="22"/>
          </w:rPr>
          <w:delText> </w:delText>
        </w:r>
      </w:del>
      <w:r w:rsidRPr="00E01FD0">
        <w:rPr>
          <w:rFonts w:ascii="Arial" w:hAnsi="Arial" w:cs="Arial"/>
          <w:color w:val="000000" w:themeColor="text1"/>
          <w:sz w:val="22"/>
          <w:szCs w:val="22"/>
        </w:rPr>
        <w:t>é a</w:t>
      </w:r>
      <w:ins w:id="9" w:author="João Calado" w:date="2020-06-11T12:16:00Z">
        <w:r w:rsidR="00F37326">
          <w:rPr>
            <w:rFonts w:ascii="Arial" w:hAnsi="Arial" w:cs="Arial"/>
            <w:color w:val="000000" w:themeColor="text1"/>
            <w:sz w:val="22"/>
            <w:szCs w:val="22"/>
          </w:rPr>
          <w:t xml:space="preserve"> </w:t>
        </w:r>
      </w:ins>
      <w:del w:id="10" w:author="João Calado" w:date="2020-06-11T12:16:00Z">
        <w:r w:rsidRPr="00E01FD0" w:rsidDel="00F37326">
          <w:rPr>
            <w:rFonts w:ascii="Arial" w:hAnsi="Arial" w:cs="Arial"/>
            <w:color w:val="000000" w:themeColor="text1"/>
            <w:sz w:val="22"/>
            <w:szCs w:val="22"/>
          </w:rPr>
          <w:delText> </w:delText>
        </w:r>
      </w:del>
      <w:hyperlink r:id="rId12" w:tooltip="Instituição de ensino superior" w:history="1">
        <w:r w:rsidRPr="00E01FD0">
          <w:rPr>
            <w:rStyle w:val="Hiperligao"/>
            <w:rFonts w:ascii="Arial" w:hAnsi="Arial" w:cs="Arial"/>
            <w:color w:val="000000" w:themeColor="text1"/>
            <w:sz w:val="22"/>
            <w:szCs w:val="22"/>
            <w:u w:val="none"/>
          </w:rPr>
          <w:t>instituição de ensino superior</w:t>
        </w:r>
      </w:hyperlink>
      <w:ins w:id="11" w:author="João Calado" w:date="2020-06-11T12:16:00Z">
        <w:r w:rsidR="00F37326">
          <w:rPr>
            <w:rFonts w:ascii="Arial" w:hAnsi="Arial" w:cs="Arial"/>
            <w:color w:val="000000" w:themeColor="text1"/>
            <w:sz w:val="22"/>
            <w:szCs w:val="22"/>
          </w:rPr>
          <w:t xml:space="preserve"> </w:t>
        </w:r>
      </w:ins>
      <w:del w:id="12" w:author="João Calado" w:date="2020-06-11T12:16:00Z">
        <w:r w:rsidRPr="00E01FD0" w:rsidDel="00F37326">
          <w:rPr>
            <w:rFonts w:ascii="Arial" w:hAnsi="Arial" w:cs="Arial"/>
            <w:color w:val="000000" w:themeColor="text1"/>
            <w:sz w:val="22"/>
            <w:szCs w:val="22"/>
          </w:rPr>
          <w:delText> </w:delText>
        </w:r>
      </w:del>
      <w:r w:rsidRPr="00E01FD0">
        <w:rPr>
          <w:rFonts w:ascii="Arial" w:hAnsi="Arial" w:cs="Arial"/>
          <w:color w:val="000000" w:themeColor="text1"/>
          <w:sz w:val="22"/>
          <w:szCs w:val="22"/>
        </w:rPr>
        <w:t>da</w:t>
      </w:r>
      <w:ins w:id="13" w:author="João Calado" w:date="2020-06-11T12:16:00Z">
        <w:r w:rsidR="00F37326">
          <w:rPr>
            <w:rFonts w:ascii="Arial" w:hAnsi="Arial" w:cs="Arial"/>
            <w:color w:val="000000" w:themeColor="text1"/>
            <w:sz w:val="22"/>
            <w:szCs w:val="22"/>
          </w:rPr>
          <w:t xml:space="preserve"> </w:t>
        </w:r>
      </w:ins>
      <w:del w:id="14" w:author="João Calado" w:date="2020-06-11T12:16:00Z">
        <w:r w:rsidRPr="00E01FD0" w:rsidDel="00F37326">
          <w:rPr>
            <w:rFonts w:ascii="Arial" w:hAnsi="Arial" w:cs="Arial"/>
            <w:color w:val="000000" w:themeColor="text1"/>
            <w:sz w:val="22"/>
            <w:szCs w:val="22"/>
          </w:rPr>
          <w:delText> </w:delText>
        </w:r>
      </w:del>
      <w:hyperlink r:id="rId13" w:tooltip="Universidade de Lisboa" w:history="1">
        <w:r w:rsidRPr="00E01FD0">
          <w:rPr>
            <w:rStyle w:val="Hiperligao"/>
            <w:rFonts w:ascii="Arial" w:hAnsi="Arial" w:cs="Arial"/>
            <w:color w:val="000000" w:themeColor="text1"/>
            <w:sz w:val="22"/>
            <w:szCs w:val="22"/>
            <w:u w:val="none"/>
          </w:rPr>
          <w:t>Universidade de Lisboa</w:t>
        </w:r>
      </w:hyperlink>
      <w:ins w:id="15" w:author="João Calado" w:date="2020-06-11T12:16:00Z">
        <w:r w:rsidR="00F37326">
          <w:rPr>
            <w:rFonts w:ascii="Arial" w:hAnsi="Arial" w:cs="Arial"/>
            <w:color w:val="000000" w:themeColor="text1"/>
            <w:sz w:val="22"/>
            <w:szCs w:val="22"/>
          </w:rPr>
          <w:t xml:space="preserve"> </w:t>
        </w:r>
      </w:ins>
      <w:del w:id="16" w:author="João Calado" w:date="2020-06-11T12:16:00Z">
        <w:r w:rsidRPr="00E01FD0" w:rsidDel="00F37326">
          <w:rPr>
            <w:rFonts w:ascii="Arial" w:hAnsi="Arial" w:cs="Arial"/>
            <w:color w:val="000000" w:themeColor="text1"/>
            <w:sz w:val="22"/>
            <w:szCs w:val="22"/>
          </w:rPr>
          <w:delText> </w:delText>
        </w:r>
      </w:del>
      <w:r w:rsidRPr="00E01FD0">
        <w:rPr>
          <w:rFonts w:ascii="Arial" w:hAnsi="Arial" w:cs="Arial"/>
          <w:color w:val="000000" w:themeColor="text1"/>
          <w:sz w:val="22"/>
          <w:szCs w:val="22"/>
        </w:rPr>
        <w:t>vocacionada para as áreas da</w:t>
      </w:r>
      <w:ins w:id="17" w:author="João Calado" w:date="2020-06-11T12:16:00Z">
        <w:r w:rsidR="00F37326">
          <w:rPr>
            <w:rFonts w:ascii="Arial" w:hAnsi="Arial" w:cs="Arial"/>
            <w:color w:val="000000" w:themeColor="text1"/>
            <w:sz w:val="22"/>
            <w:szCs w:val="22"/>
          </w:rPr>
          <w:t xml:space="preserve"> </w:t>
        </w:r>
      </w:ins>
      <w:del w:id="18" w:author="João Calado" w:date="2020-06-11T12:16:00Z">
        <w:r w:rsidRPr="00E01FD0" w:rsidDel="00F37326">
          <w:rPr>
            <w:rFonts w:ascii="Arial" w:hAnsi="Arial" w:cs="Arial"/>
            <w:color w:val="000000" w:themeColor="text1"/>
            <w:sz w:val="22"/>
            <w:szCs w:val="22"/>
          </w:rPr>
          <w:delText> </w:delText>
        </w:r>
      </w:del>
      <w:hyperlink r:id="rId14" w:tooltip="Economia" w:history="1">
        <w:r w:rsidRPr="00E01FD0">
          <w:rPr>
            <w:rStyle w:val="Hiperligao"/>
            <w:rFonts w:ascii="Arial" w:hAnsi="Arial" w:cs="Arial"/>
            <w:color w:val="000000" w:themeColor="text1"/>
            <w:sz w:val="22"/>
            <w:szCs w:val="22"/>
            <w:u w:val="none"/>
          </w:rPr>
          <w:t>economia</w:t>
        </w:r>
      </w:hyperlink>
      <w:r w:rsidRPr="00E01FD0">
        <w:rPr>
          <w:rFonts w:ascii="Arial" w:hAnsi="Arial" w:cs="Arial"/>
          <w:color w:val="000000" w:themeColor="text1"/>
          <w:sz w:val="22"/>
          <w:szCs w:val="22"/>
        </w:rPr>
        <w:t>,</w:t>
      </w:r>
      <w:ins w:id="19" w:author="João Calado" w:date="2020-06-11T12:16:00Z">
        <w:r w:rsidR="00F37326">
          <w:rPr>
            <w:rFonts w:ascii="Arial" w:hAnsi="Arial" w:cs="Arial"/>
            <w:color w:val="000000" w:themeColor="text1"/>
            <w:sz w:val="22"/>
            <w:szCs w:val="22"/>
          </w:rPr>
          <w:t xml:space="preserve"> </w:t>
        </w:r>
      </w:ins>
      <w:del w:id="20" w:author="João Calado" w:date="2020-06-11T12:16:00Z">
        <w:r w:rsidRPr="00E01FD0" w:rsidDel="00F37326">
          <w:rPr>
            <w:rFonts w:ascii="Arial" w:hAnsi="Arial" w:cs="Arial"/>
            <w:color w:val="000000" w:themeColor="text1"/>
            <w:sz w:val="22"/>
            <w:szCs w:val="22"/>
          </w:rPr>
          <w:delText> </w:delText>
        </w:r>
      </w:del>
      <w:hyperlink r:id="rId15" w:tooltip="Finanças" w:history="1">
        <w:r w:rsidRPr="00E01FD0">
          <w:rPr>
            <w:rStyle w:val="Hiperligao"/>
            <w:rFonts w:ascii="Arial" w:hAnsi="Arial" w:cs="Arial"/>
            <w:color w:val="000000" w:themeColor="text1"/>
            <w:sz w:val="22"/>
            <w:szCs w:val="22"/>
            <w:u w:val="none"/>
          </w:rPr>
          <w:t>finanças</w:t>
        </w:r>
      </w:hyperlink>
      <w:ins w:id="21" w:author="João Calado" w:date="2020-06-11T12:16:00Z">
        <w:r w:rsidR="00F37326">
          <w:rPr>
            <w:rFonts w:ascii="Arial" w:hAnsi="Arial" w:cs="Arial"/>
            <w:color w:val="000000" w:themeColor="text1"/>
            <w:sz w:val="22"/>
            <w:szCs w:val="22"/>
          </w:rPr>
          <w:t xml:space="preserve"> </w:t>
        </w:r>
      </w:ins>
      <w:del w:id="22" w:author="João Calado" w:date="2020-06-11T12:16:00Z">
        <w:r w:rsidRPr="00E01FD0" w:rsidDel="00F37326">
          <w:rPr>
            <w:rFonts w:ascii="Arial" w:hAnsi="Arial" w:cs="Arial"/>
            <w:color w:val="000000" w:themeColor="text1"/>
            <w:sz w:val="22"/>
            <w:szCs w:val="22"/>
          </w:rPr>
          <w:delText> </w:delText>
        </w:r>
      </w:del>
      <w:r w:rsidRPr="00E01FD0">
        <w:rPr>
          <w:rFonts w:ascii="Arial" w:hAnsi="Arial" w:cs="Arial"/>
          <w:color w:val="000000" w:themeColor="text1"/>
          <w:sz w:val="22"/>
          <w:szCs w:val="22"/>
        </w:rPr>
        <w:t>e</w:t>
      </w:r>
      <w:ins w:id="23" w:author="João Calado" w:date="2020-06-11T12:16:00Z">
        <w:r w:rsidR="00F37326">
          <w:rPr>
            <w:rFonts w:ascii="Arial" w:hAnsi="Arial" w:cs="Arial"/>
            <w:color w:val="000000" w:themeColor="text1"/>
            <w:sz w:val="22"/>
            <w:szCs w:val="22"/>
          </w:rPr>
          <w:t xml:space="preserve"> </w:t>
        </w:r>
      </w:ins>
      <w:del w:id="24" w:author="João Calado" w:date="2020-06-11T12:16:00Z">
        <w:r w:rsidRPr="00E01FD0" w:rsidDel="00F37326">
          <w:rPr>
            <w:rFonts w:ascii="Arial" w:hAnsi="Arial" w:cs="Arial"/>
            <w:color w:val="000000" w:themeColor="text1"/>
            <w:sz w:val="22"/>
            <w:szCs w:val="22"/>
          </w:rPr>
          <w:delText> </w:delText>
        </w:r>
      </w:del>
      <w:hyperlink r:id="rId16" w:tooltip="Gestão" w:history="1">
        <w:r w:rsidRPr="00E01FD0">
          <w:rPr>
            <w:rStyle w:val="Hiperligao"/>
            <w:rFonts w:ascii="Arial" w:hAnsi="Arial" w:cs="Arial"/>
            <w:color w:val="000000" w:themeColor="text1"/>
            <w:sz w:val="22"/>
            <w:szCs w:val="22"/>
            <w:u w:val="none"/>
          </w:rPr>
          <w:t>gestão</w:t>
        </w:r>
      </w:hyperlink>
      <w:r>
        <w:rPr>
          <w:rFonts w:ascii="Arial" w:hAnsi="Arial" w:cs="Arial"/>
          <w:color w:val="000000" w:themeColor="text1"/>
          <w:sz w:val="22"/>
          <w:szCs w:val="22"/>
        </w:rPr>
        <w:t>, tendo sido</w:t>
      </w:r>
      <w:r w:rsidRPr="00E01FD0">
        <w:rPr>
          <w:rFonts w:ascii="Arial" w:hAnsi="Arial" w:cs="Arial"/>
          <w:color w:val="000000" w:themeColor="text1"/>
          <w:sz w:val="22"/>
          <w:szCs w:val="22"/>
        </w:rPr>
        <w:t xml:space="preserve"> fundado </w:t>
      </w:r>
      <w:r>
        <w:rPr>
          <w:rFonts w:ascii="Arial" w:hAnsi="Arial" w:cs="Arial"/>
          <w:color w:val="000000" w:themeColor="text1"/>
          <w:sz w:val="22"/>
          <w:szCs w:val="22"/>
        </w:rPr>
        <w:t>em</w:t>
      </w:r>
      <w:r w:rsidRPr="00E01FD0">
        <w:rPr>
          <w:rFonts w:ascii="Arial" w:hAnsi="Arial" w:cs="Arial"/>
          <w:color w:val="000000" w:themeColor="text1"/>
          <w:sz w:val="22"/>
          <w:szCs w:val="22"/>
        </w:rPr>
        <w:t xml:space="preserve"> 23 de Maio de 1911, 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em </w:t>
      </w:r>
      <w:r w:rsidRPr="00E01FD0">
        <w:rPr>
          <w:rFonts w:ascii="Arial" w:hAnsi="Arial" w:cs="Arial"/>
          <w:color w:val="000000" w:themeColor="text1"/>
          <w:sz w:val="22"/>
          <w:szCs w:val="22"/>
        </w:rPr>
        <w:t>resultado da separação do</w:t>
      </w:r>
      <w:ins w:id="25" w:author="João Calado" w:date="2020-06-11T12:20:00Z">
        <w:r w:rsidR="004E3952">
          <w:rPr>
            <w:rFonts w:ascii="Arial" w:hAnsi="Arial" w:cs="Arial"/>
            <w:color w:val="000000" w:themeColor="text1"/>
            <w:sz w:val="22"/>
            <w:szCs w:val="22"/>
          </w:rPr>
          <w:t xml:space="preserve"> </w:t>
        </w:r>
      </w:ins>
      <w:del w:id="26" w:author="João Calado" w:date="2020-06-11T12:19:00Z">
        <w:r w:rsidRPr="00E01FD0" w:rsidDel="004E3952">
          <w:rPr>
            <w:rFonts w:ascii="Arial" w:hAnsi="Arial" w:cs="Arial"/>
            <w:color w:val="000000" w:themeColor="text1"/>
            <w:sz w:val="22"/>
            <w:szCs w:val="22"/>
          </w:rPr>
          <w:delText> </w:delText>
        </w:r>
      </w:del>
      <w:hyperlink r:id="rId17" w:tooltip="Instituto Industrial e Comercial de Lisboa" w:history="1">
        <w:r w:rsidRPr="00E01FD0">
          <w:rPr>
            <w:rStyle w:val="Hiperligao"/>
            <w:rFonts w:ascii="Arial" w:hAnsi="Arial" w:cs="Arial"/>
            <w:color w:val="000000" w:themeColor="text1"/>
            <w:sz w:val="22"/>
            <w:szCs w:val="22"/>
            <w:u w:val="none"/>
          </w:rPr>
          <w:t>Instituto Industrial e Comercial de Lisboa</w:t>
        </w:r>
      </w:hyperlink>
      <w:r w:rsidRPr="00E01FD0">
        <w:rPr>
          <w:rFonts w:ascii="Arial" w:hAnsi="Arial" w:cs="Arial"/>
          <w:color w:val="000000" w:themeColor="text1"/>
          <w:sz w:val="22"/>
          <w:szCs w:val="22"/>
        </w:rPr>
        <w:t>, a escola sucessora da</w:t>
      </w:r>
      <w:ins w:id="27" w:author="João Calado" w:date="2020-06-11T12:16:00Z">
        <w:r w:rsidR="00F37326">
          <w:rPr>
            <w:rFonts w:ascii="Arial" w:hAnsi="Arial" w:cs="Arial"/>
            <w:color w:val="000000" w:themeColor="text1"/>
            <w:sz w:val="22"/>
            <w:szCs w:val="22"/>
          </w:rPr>
          <w:t xml:space="preserve"> </w:t>
        </w:r>
      </w:ins>
      <w:del w:id="28" w:author="João Calado" w:date="2020-06-11T12:16:00Z">
        <w:r w:rsidRPr="00E01FD0" w:rsidDel="00F37326">
          <w:rPr>
            <w:rFonts w:ascii="Arial" w:hAnsi="Arial" w:cs="Arial"/>
            <w:color w:val="000000" w:themeColor="text1"/>
            <w:sz w:val="22"/>
            <w:szCs w:val="22"/>
          </w:rPr>
          <w:delText> </w:delText>
        </w:r>
      </w:del>
      <w:hyperlink r:id="rId18" w:tooltip="Aula do Comércio" w:history="1">
        <w:r w:rsidRPr="00E01FD0">
          <w:rPr>
            <w:rStyle w:val="Hiperligao"/>
            <w:rFonts w:ascii="Arial" w:hAnsi="Arial" w:cs="Arial"/>
            <w:color w:val="000000" w:themeColor="text1"/>
            <w:sz w:val="22"/>
            <w:szCs w:val="22"/>
            <w:u w:val="none"/>
          </w:rPr>
          <w:t>Aula do Comércio</w:t>
        </w:r>
      </w:hyperlink>
      <w:ins w:id="29" w:author="João Calado" w:date="2020-06-11T12:19:00Z">
        <w:r w:rsidR="004E3952">
          <w:rPr>
            <w:rFonts w:ascii="Arial" w:hAnsi="Arial" w:cs="Arial"/>
            <w:color w:val="000000" w:themeColor="text1"/>
            <w:sz w:val="22"/>
            <w:szCs w:val="22"/>
          </w:rPr>
          <w:t xml:space="preserve"> </w:t>
        </w:r>
      </w:ins>
      <w:del w:id="30" w:author="João Calado" w:date="2020-06-11T12:19:00Z">
        <w:r w:rsidRPr="00E01FD0" w:rsidDel="004E3952">
          <w:rPr>
            <w:rFonts w:ascii="Arial" w:hAnsi="Arial" w:cs="Arial"/>
            <w:color w:val="000000" w:themeColor="text1"/>
            <w:sz w:val="22"/>
            <w:szCs w:val="22"/>
          </w:rPr>
          <w:delText> </w:delText>
        </w:r>
      </w:del>
      <w:r w:rsidRPr="00E01FD0">
        <w:rPr>
          <w:rFonts w:ascii="Arial" w:hAnsi="Arial" w:cs="Arial"/>
          <w:color w:val="000000" w:themeColor="text1"/>
          <w:sz w:val="22"/>
          <w:szCs w:val="22"/>
        </w:rPr>
        <w:t>fundada pelo</w:t>
      </w:r>
      <w:ins w:id="31" w:author="João Calado" w:date="2020-06-11T12:16:00Z">
        <w:r w:rsidR="00F37326">
          <w:rPr>
            <w:rFonts w:ascii="Arial" w:hAnsi="Arial" w:cs="Arial"/>
            <w:color w:val="000000" w:themeColor="text1"/>
            <w:sz w:val="22"/>
            <w:szCs w:val="22"/>
          </w:rPr>
          <w:t xml:space="preserve"> </w:t>
        </w:r>
      </w:ins>
      <w:del w:id="32" w:author="João Calado" w:date="2020-06-11T12:16:00Z">
        <w:r w:rsidRPr="00E01FD0" w:rsidDel="00F37326">
          <w:rPr>
            <w:rFonts w:ascii="Arial" w:hAnsi="Arial" w:cs="Arial"/>
            <w:color w:val="000000" w:themeColor="text1"/>
            <w:sz w:val="22"/>
            <w:szCs w:val="22"/>
          </w:rPr>
          <w:delText> </w:delText>
        </w:r>
      </w:del>
      <w:hyperlink r:id="rId19" w:tooltip="Marquês de Pombal" w:history="1">
        <w:r w:rsidRPr="00E01FD0">
          <w:rPr>
            <w:rStyle w:val="Hiperligao"/>
            <w:rFonts w:ascii="Arial" w:hAnsi="Arial" w:cs="Arial"/>
            <w:color w:val="000000" w:themeColor="text1"/>
            <w:sz w:val="22"/>
            <w:szCs w:val="22"/>
            <w:u w:val="none"/>
          </w:rPr>
          <w:t>Marquês de Pombal</w:t>
        </w:r>
      </w:hyperlink>
      <w:ins w:id="33" w:author="João Calado" w:date="2020-06-11T12:16:00Z">
        <w:r w:rsidR="00F37326">
          <w:rPr>
            <w:rFonts w:ascii="Arial" w:hAnsi="Arial" w:cs="Arial"/>
            <w:color w:val="000000" w:themeColor="text1"/>
            <w:sz w:val="22"/>
            <w:szCs w:val="22"/>
          </w:rPr>
          <w:t xml:space="preserve"> </w:t>
        </w:r>
      </w:ins>
      <w:del w:id="34" w:author="João Calado" w:date="2020-06-11T12:16:00Z">
        <w:r w:rsidRPr="00E01FD0" w:rsidDel="00F37326">
          <w:rPr>
            <w:rFonts w:ascii="Arial" w:hAnsi="Arial" w:cs="Arial"/>
            <w:color w:val="000000" w:themeColor="text1"/>
            <w:sz w:val="22"/>
            <w:szCs w:val="22"/>
          </w:rPr>
          <w:delText> </w:delText>
        </w:r>
      </w:del>
      <w:r w:rsidRPr="00E01FD0">
        <w:rPr>
          <w:rFonts w:ascii="Arial" w:hAnsi="Arial" w:cs="Arial"/>
          <w:color w:val="000000" w:themeColor="text1"/>
          <w:sz w:val="22"/>
          <w:szCs w:val="22"/>
        </w:rPr>
        <w:t>em 1759, sendo assim a faculdade mais antiga nas áreas de economia, finanças e gestão em </w:t>
      </w:r>
      <w:hyperlink r:id="rId20" w:tooltip="Portugal" w:history="1">
        <w:r w:rsidRPr="00E01FD0">
          <w:rPr>
            <w:rStyle w:val="Hiperligao"/>
            <w:rFonts w:ascii="Arial" w:hAnsi="Arial" w:cs="Arial"/>
            <w:color w:val="000000" w:themeColor="text1"/>
            <w:sz w:val="22"/>
            <w:szCs w:val="22"/>
            <w:u w:val="none"/>
          </w:rPr>
          <w:t>Portugal</w:t>
        </w:r>
      </w:hyperlink>
      <w:r w:rsidRPr="00E01FD0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96D4326" w14:textId="67AF7E2A" w:rsidR="007376DD" w:rsidDel="004E3952" w:rsidRDefault="007376DD" w:rsidP="007376DD">
      <w:pPr>
        <w:spacing w:after="120"/>
        <w:jc w:val="both"/>
        <w:rPr>
          <w:del w:id="35" w:author="João Calado" w:date="2020-06-11T12:19:00Z"/>
        </w:rPr>
      </w:pPr>
      <w:del w:id="36" w:author="João Calado" w:date="2020-06-11T12:19:00Z">
        <w:r w:rsidRPr="00E01FD0" w:rsidDel="004E3952">
          <w:rPr>
            <w:rFonts w:ascii="Arial" w:hAnsi="Arial" w:cs="Arial"/>
            <w:color w:val="000000" w:themeColor="text1"/>
          </w:rPr>
          <w:delText>Atualmente, o ISEG conta com cerca de 250 docentes, se</w:delText>
        </w:r>
        <w:r w:rsidDel="004E3952">
          <w:rPr>
            <w:rFonts w:ascii="Arial" w:hAnsi="Arial" w:cs="Arial"/>
            <w:color w:val="000000" w:themeColor="text1"/>
          </w:rPr>
          <w:delText>is</w:delText>
        </w:r>
        <w:r w:rsidRPr="00E01FD0" w:rsidDel="004E3952">
          <w:rPr>
            <w:rFonts w:ascii="Arial" w:hAnsi="Arial" w:cs="Arial"/>
            <w:color w:val="000000" w:themeColor="text1"/>
          </w:rPr>
          <w:delText xml:space="preserve"> licenciaturas (três delas em inglês) com um universo de 2.700 inscritos, 2</w:delText>
        </w:r>
        <w:r w:rsidDel="004E3952">
          <w:rPr>
            <w:rFonts w:ascii="Arial" w:hAnsi="Arial" w:cs="Arial"/>
            <w:color w:val="000000" w:themeColor="text1"/>
          </w:rPr>
          <w:delText>1</w:delText>
        </w:r>
        <w:r w:rsidRPr="00E01FD0" w:rsidDel="004E3952">
          <w:rPr>
            <w:rFonts w:ascii="Arial" w:hAnsi="Arial" w:cs="Arial"/>
            <w:color w:val="000000" w:themeColor="text1"/>
          </w:rPr>
          <w:delText xml:space="preserve"> mestrados</w:delText>
        </w:r>
        <w:r w:rsidDel="004E3952">
          <w:rPr>
            <w:rFonts w:ascii="Arial" w:hAnsi="Arial" w:cs="Arial"/>
            <w:color w:val="000000" w:themeColor="text1"/>
          </w:rPr>
          <w:delText xml:space="preserve"> (dos quais dez em inglês)</w:delText>
        </w:r>
        <w:r w:rsidRPr="00E01FD0" w:rsidDel="004E3952">
          <w:rPr>
            <w:rFonts w:ascii="Arial" w:hAnsi="Arial" w:cs="Arial"/>
            <w:color w:val="000000" w:themeColor="text1"/>
          </w:rPr>
          <w:delText xml:space="preserve"> com cerca de 1.500 mestrandos, e seis programas de doutoramento com quase 300 doutorandos, num universo de quase 5.000 alunos de 40 nacionalidades diferentes, resultante de cerca de 130 acordos de intercâmbio com universidades de todo o mundo. </w:delText>
        </w:r>
        <w:r w:rsidRPr="00E01FD0" w:rsidDel="004E3952">
          <w:rPr>
            <w:rFonts w:ascii="Arial" w:hAnsi="Arial" w:cs="Arial"/>
            <w:color w:val="000000" w:themeColor="text1"/>
            <w:shd w:val="clear" w:color="auto" w:fill="FFFFFF"/>
          </w:rPr>
          <w:delText>No ISEG encontra-se a maior associação de antigos alunos de economia e gestão do país, a </w:delText>
        </w:r>
        <w:r w:rsidR="00B260A7" w:rsidDel="004E3952">
          <w:fldChar w:fldCharType="begin"/>
        </w:r>
        <w:r w:rsidR="00B260A7" w:rsidDel="004E3952">
          <w:delInstrText xml:space="preserve"> HYPERLINK "https://pt.wikipedia.org/wiki/Instituto_Superior_de_Economia_e_Gest%C3%A3o" \l "Alumni_Econ%C3%B3micas" \o "Instituto Superior de Economia e Gestão" </w:delInstrText>
        </w:r>
        <w:r w:rsidR="00B260A7" w:rsidDel="004E3952">
          <w:fldChar w:fldCharType="separate"/>
        </w:r>
        <w:r w:rsidRPr="00E01FD0" w:rsidDel="004E3952">
          <w:rPr>
            <w:rStyle w:val="Hiperligao"/>
            <w:rFonts w:ascii="Arial" w:hAnsi="Arial" w:cs="Arial"/>
            <w:color w:val="000000" w:themeColor="text1"/>
            <w:u w:val="none"/>
            <w:shd w:val="clear" w:color="auto" w:fill="FFFFFF"/>
          </w:rPr>
          <w:delText>Alumni Económicas</w:delText>
        </w:r>
        <w:r w:rsidR="00B260A7" w:rsidDel="004E3952">
          <w:rPr>
            <w:rStyle w:val="Hiperligao"/>
            <w:rFonts w:ascii="Arial" w:hAnsi="Arial" w:cs="Arial"/>
            <w:color w:val="000000" w:themeColor="text1"/>
            <w:u w:val="none"/>
            <w:shd w:val="clear" w:color="auto" w:fill="FFFFFF"/>
          </w:rPr>
          <w:fldChar w:fldCharType="end"/>
        </w:r>
        <w:r w:rsidRPr="00E01FD0" w:rsidDel="004E3952">
          <w:rPr>
            <w:rFonts w:ascii="Arial" w:hAnsi="Arial" w:cs="Arial"/>
            <w:color w:val="000000" w:themeColor="text1"/>
            <w:shd w:val="clear" w:color="auto" w:fill="FFFFFF"/>
          </w:rPr>
          <w:delText>.</w:delText>
        </w:r>
      </w:del>
    </w:p>
    <w:p w14:paraId="5288095E" w14:textId="77777777" w:rsidR="004E3952" w:rsidRDefault="004E3952" w:rsidP="004E3952">
      <w:pPr>
        <w:spacing w:after="120"/>
        <w:jc w:val="both"/>
        <w:rPr>
          <w:ins w:id="37" w:author="João Calado" w:date="2020-06-11T12:19:00Z"/>
        </w:rPr>
      </w:pPr>
      <w:ins w:id="38" w:author="João Calado" w:date="2020-06-11T12:19:00Z">
        <w:r w:rsidRPr="00E01FD0">
          <w:rPr>
            <w:rFonts w:ascii="Arial" w:hAnsi="Arial" w:cs="Arial"/>
            <w:color w:val="000000" w:themeColor="text1"/>
          </w:rPr>
          <w:t xml:space="preserve">Atualmente, o ISEG conta com cerca de 250 docentes, </w:t>
        </w:r>
        <w:r>
          <w:rPr>
            <w:rFonts w:ascii="Arial" w:hAnsi="Arial" w:cs="Arial"/>
            <w:color w:val="000000" w:themeColor="text1"/>
          </w:rPr>
          <w:t>oito</w:t>
        </w:r>
        <w:r w:rsidRPr="00E01FD0">
          <w:rPr>
            <w:rFonts w:ascii="Arial" w:hAnsi="Arial" w:cs="Arial"/>
            <w:color w:val="000000" w:themeColor="text1"/>
          </w:rPr>
          <w:t xml:space="preserve"> licenciaturas (três delas em inglês) com um universo de 2.</w:t>
        </w:r>
        <w:r>
          <w:rPr>
            <w:rFonts w:ascii="Arial" w:hAnsi="Arial" w:cs="Arial"/>
            <w:color w:val="000000" w:themeColor="text1"/>
          </w:rPr>
          <w:t>345</w:t>
        </w:r>
        <w:r w:rsidRPr="00E01FD0">
          <w:rPr>
            <w:rFonts w:ascii="Arial" w:hAnsi="Arial" w:cs="Arial"/>
            <w:color w:val="000000" w:themeColor="text1"/>
          </w:rPr>
          <w:t xml:space="preserve"> inscritos, 2</w:t>
        </w:r>
        <w:r>
          <w:rPr>
            <w:rFonts w:ascii="Arial" w:hAnsi="Arial" w:cs="Arial"/>
            <w:color w:val="000000" w:themeColor="text1"/>
          </w:rPr>
          <w:t>1</w:t>
        </w:r>
        <w:r w:rsidRPr="00E01FD0">
          <w:rPr>
            <w:rFonts w:ascii="Arial" w:hAnsi="Arial" w:cs="Arial"/>
            <w:color w:val="000000" w:themeColor="text1"/>
          </w:rPr>
          <w:t xml:space="preserve"> mestrados</w:t>
        </w:r>
        <w:r>
          <w:rPr>
            <w:rFonts w:ascii="Arial" w:hAnsi="Arial" w:cs="Arial"/>
            <w:color w:val="000000" w:themeColor="text1"/>
          </w:rPr>
          <w:t xml:space="preserve"> (dos quais dez em inglês)</w:t>
        </w:r>
        <w:r w:rsidRPr="00E01FD0">
          <w:rPr>
            <w:rFonts w:ascii="Arial" w:hAnsi="Arial" w:cs="Arial"/>
            <w:color w:val="000000" w:themeColor="text1"/>
          </w:rPr>
          <w:t xml:space="preserve"> com 1.</w:t>
        </w:r>
        <w:r>
          <w:rPr>
            <w:rFonts w:ascii="Arial" w:hAnsi="Arial" w:cs="Arial"/>
            <w:color w:val="000000" w:themeColor="text1"/>
          </w:rPr>
          <w:t>632</w:t>
        </w:r>
        <w:r w:rsidRPr="00E01FD0">
          <w:rPr>
            <w:rFonts w:ascii="Arial" w:hAnsi="Arial" w:cs="Arial"/>
            <w:color w:val="000000" w:themeColor="text1"/>
          </w:rPr>
          <w:t xml:space="preserve"> mestrandos, e seis programas de doutoramento com </w:t>
        </w:r>
        <w:r>
          <w:rPr>
            <w:rFonts w:ascii="Arial" w:hAnsi="Arial" w:cs="Arial"/>
            <w:color w:val="000000" w:themeColor="text1"/>
          </w:rPr>
          <w:t>cerca de</w:t>
        </w:r>
        <w:r w:rsidRPr="00E01FD0">
          <w:rPr>
            <w:rFonts w:ascii="Arial" w:hAnsi="Arial" w:cs="Arial"/>
            <w:color w:val="000000" w:themeColor="text1"/>
          </w:rPr>
          <w:t xml:space="preserve"> </w:t>
        </w:r>
        <w:r>
          <w:rPr>
            <w:rFonts w:ascii="Arial" w:hAnsi="Arial" w:cs="Arial"/>
            <w:color w:val="000000" w:themeColor="text1"/>
          </w:rPr>
          <w:t>2</w:t>
        </w:r>
        <w:r w:rsidRPr="00E01FD0">
          <w:rPr>
            <w:rFonts w:ascii="Arial" w:hAnsi="Arial" w:cs="Arial"/>
            <w:color w:val="000000" w:themeColor="text1"/>
          </w:rPr>
          <w:t xml:space="preserve">00 doutorandos, num universo de </w:t>
        </w:r>
        <w:r>
          <w:rPr>
            <w:rFonts w:ascii="Arial" w:hAnsi="Arial" w:cs="Arial"/>
            <w:color w:val="000000" w:themeColor="text1"/>
          </w:rPr>
          <w:t>cerca de</w:t>
        </w:r>
        <w:r w:rsidRPr="00E01FD0">
          <w:rPr>
            <w:rFonts w:ascii="Arial" w:hAnsi="Arial" w:cs="Arial"/>
            <w:color w:val="000000" w:themeColor="text1"/>
          </w:rPr>
          <w:t xml:space="preserve"> </w:t>
        </w:r>
        <w:r>
          <w:rPr>
            <w:rFonts w:ascii="Arial" w:hAnsi="Arial" w:cs="Arial"/>
            <w:color w:val="000000" w:themeColor="text1"/>
          </w:rPr>
          <w:t>4</w:t>
        </w:r>
        <w:r w:rsidRPr="00E01FD0">
          <w:rPr>
            <w:rFonts w:ascii="Arial" w:hAnsi="Arial" w:cs="Arial"/>
            <w:color w:val="000000" w:themeColor="text1"/>
          </w:rPr>
          <w:t>.</w:t>
        </w:r>
        <w:r>
          <w:rPr>
            <w:rFonts w:ascii="Arial" w:hAnsi="Arial" w:cs="Arial"/>
            <w:color w:val="000000" w:themeColor="text1"/>
          </w:rPr>
          <w:t>200</w:t>
        </w:r>
        <w:r w:rsidRPr="00E01FD0">
          <w:rPr>
            <w:rFonts w:ascii="Arial" w:hAnsi="Arial" w:cs="Arial"/>
            <w:color w:val="000000" w:themeColor="text1"/>
          </w:rPr>
          <w:t xml:space="preserve"> </w:t>
        </w:r>
        <w:r w:rsidRPr="00E01FD0">
          <w:rPr>
            <w:rFonts w:ascii="Arial" w:hAnsi="Arial" w:cs="Arial"/>
            <w:color w:val="000000" w:themeColor="text1"/>
          </w:rPr>
          <w:lastRenderedPageBreak/>
          <w:t xml:space="preserve">alunos de 40 nacionalidades diferentes, resultante de cerca de 130 acordos de intercâmbio com universidades de todo o mundo. </w:t>
        </w:r>
        <w:r w:rsidRPr="00E01FD0">
          <w:rPr>
            <w:rFonts w:ascii="Arial" w:hAnsi="Arial" w:cs="Arial"/>
            <w:color w:val="000000" w:themeColor="text1"/>
            <w:shd w:val="clear" w:color="auto" w:fill="FFFFFF"/>
          </w:rPr>
          <w:t>No ISEG encontra-se a maior associação de antigos alunos de economia e gestão do país, a</w:t>
        </w:r>
        <w:r>
          <w:rPr>
            <w:rFonts w:ascii="Arial" w:hAnsi="Arial" w:cs="Arial"/>
            <w:color w:val="000000" w:themeColor="text1"/>
            <w:shd w:val="clear" w:color="auto" w:fill="FFFFFF"/>
          </w:rPr>
          <w:t xml:space="preserve"> </w:t>
        </w:r>
        <w:r>
          <w:fldChar w:fldCharType="begin"/>
        </w:r>
        <w:r>
          <w:instrText xml:space="preserve"> HYPERLINK "https://pt.wikipedia.org/wiki/Instituto_Superior_de_Economia_e_Gest%C3%A3o" \l "Alumni_Econ%C3%B3micas" \o "Instituto Superior de Economia e Gestão" </w:instrText>
        </w:r>
        <w:r>
          <w:fldChar w:fldCharType="separate"/>
        </w:r>
        <w:proofErr w:type="spellStart"/>
        <w:r w:rsidRPr="00E01FD0">
          <w:rPr>
            <w:rStyle w:val="Hiperligao"/>
            <w:rFonts w:ascii="Arial" w:hAnsi="Arial" w:cs="Arial"/>
            <w:color w:val="000000" w:themeColor="text1"/>
            <w:u w:val="none"/>
            <w:shd w:val="clear" w:color="auto" w:fill="FFFFFF"/>
          </w:rPr>
          <w:t>Alumni</w:t>
        </w:r>
        <w:proofErr w:type="spellEnd"/>
        <w:r w:rsidRPr="00E01FD0">
          <w:rPr>
            <w:rStyle w:val="Hiperligao"/>
            <w:rFonts w:ascii="Arial" w:hAnsi="Arial" w:cs="Arial"/>
            <w:color w:val="000000" w:themeColor="text1"/>
            <w:u w:val="none"/>
            <w:shd w:val="clear" w:color="auto" w:fill="FFFFFF"/>
          </w:rPr>
          <w:t xml:space="preserve"> Económicas</w:t>
        </w:r>
        <w:r>
          <w:rPr>
            <w:rStyle w:val="Hiperligao"/>
            <w:rFonts w:ascii="Arial" w:hAnsi="Arial" w:cs="Arial"/>
            <w:color w:val="000000" w:themeColor="text1"/>
            <w:u w:val="none"/>
            <w:shd w:val="clear" w:color="auto" w:fill="FFFFFF"/>
          </w:rPr>
          <w:fldChar w:fldCharType="end"/>
        </w:r>
        <w:r w:rsidRPr="00E01FD0">
          <w:rPr>
            <w:rFonts w:ascii="Arial" w:hAnsi="Arial" w:cs="Arial"/>
            <w:color w:val="000000" w:themeColor="text1"/>
            <w:shd w:val="clear" w:color="auto" w:fill="FFFFFF"/>
          </w:rPr>
          <w:t>.</w:t>
        </w:r>
        <w:r>
          <w:rPr>
            <w:rFonts w:ascii="Arial" w:hAnsi="Arial" w:cs="Arial"/>
            <w:color w:val="000000" w:themeColor="text1"/>
            <w:shd w:val="clear" w:color="auto" w:fill="FFFFFF"/>
          </w:rPr>
          <w:t xml:space="preserve"> Importa ainda referir a oferta formativa não conferente a grau que abrange mais de cinco centenas de alunos por ano.</w:t>
        </w:r>
      </w:ins>
    </w:p>
    <w:p w14:paraId="47DC3B82" w14:textId="77777777" w:rsidR="004E3952" w:rsidRDefault="004E3952" w:rsidP="004E3952">
      <w:pPr>
        <w:spacing w:after="120"/>
        <w:jc w:val="both"/>
        <w:rPr>
          <w:ins w:id="39" w:author="João Calado" w:date="2020-06-11T12:19:00Z"/>
          <w:rFonts w:ascii="Arial" w:eastAsia="Arial" w:hAnsi="Arial" w:cs="Arial"/>
          <w:color w:val="000000"/>
        </w:rPr>
      </w:pPr>
      <w:ins w:id="40" w:author="João Calado" w:date="2020-06-11T12:19:00Z">
        <w:r>
          <w:rPr>
            <w:rFonts w:ascii="Arial" w:eastAsia="Arial" w:hAnsi="Arial" w:cs="Arial"/>
            <w:color w:val="000000"/>
          </w:rPr>
          <w:t>T</w:t>
        </w:r>
        <w:r w:rsidRPr="00E461B5">
          <w:rPr>
            <w:rFonts w:ascii="Arial" w:eastAsia="Arial" w:hAnsi="Arial" w:cs="Arial"/>
            <w:color w:val="000000"/>
          </w:rPr>
          <w:t>ambém a componente de internacionalização se tem vindo a desenvolver</w:t>
        </w:r>
        <w:r>
          <w:rPr>
            <w:rFonts w:ascii="Arial" w:eastAsia="Arial" w:hAnsi="Arial" w:cs="Arial"/>
            <w:color w:val="000000"/>
          </w:rPr>
          <w:t>,</w:t>
        </w:r>
        <w:r w:rsidRPr="00E461B5">
          <w:rPr>
            <w:rFonts w:ascii="Arial" w:eastAsia="Arial" w:hAnsi="Arial" w:cs="Arial"/>
            <w:color w:val="000000"/>
          </w:rPr>
          <w:t xml:space="preserve"> </w:t>
        </w:r>
        <w:r>
          <w:rPr>
            <w:rFonts w:ascii="Arial" w:eastAsia="Arial" w:hAnsi="Arial" w:cs="Arial"/>
            <w:color w:val="000000"/>
          </w:rPr>
          <w:t xml:space="preserve">principalmente através da captação de estudantes internacionais, muitos, provenientes de países de língua oficial portuguesa, e da participação em eventos de </w:t>
        </w:r>
        <w:proofErr w:type="spellStart"/>
        <w:r w:rsidRPr="00DA76DD">
          <w:rPr>
            <w:rFonts w:ascii="Arial" w:eastAsia="Arial" w:hAnsi="Arial" w:cs="Arial"/>
            <w:i/>
            <w:color w:val="000000"/>
          </w:rPr>
          <w:t>networking</w:t>
        </w:r>
        <w:proofErr w:type="spellEnd"/>
        <w:r>
          <w:rPr>
            <w:rFonts w:ascii="Arial" w:eastAsia="Arial" w:hAnsi="Arial" w:cs="Arial"/>
            <w:color w:val="000000"/>
          </w:rPr>
          <w:t xml:space="preserve"> que possibilitaram o estabelecimento de várias dezenas de novas parcerias com instituições de ensino superior estrangeiras. A criação de programas de dupla titulação faz parte da estratégia de internacionalização do ISEG, estando já em funcionamento um primeiro programa piloto. Atualmente o ISEG conta com mais de 750 alunos internacionais.</w:t>
        </w:r>
      </w:ins>
    </w:p>
    <w:p w14:paraId="754D48BC" w14:textId="77777777" w:rsidR="00460E9F" w:rsidRPr="00170968" w:rsidRDefault="00460E9F" w:rsidP="00460E9F">
      <w:pPr>
        <w:widowControl w:val="0"/>
        <w:pBdr>
          <w:top w:val="nil"/>
          <w:left w:val="nil"/>
          <w:bottom w:val="nil"/>
          <w:right w:val="nil"/>
          <w:between w:val="nil"/>
        </w:pBdr>
        <w:ind w:right="-1"/>
        <w:jc w:val="both"/>
        <w:rPr>
          <w:rFonts w:ascii="Arial" w:eastAsia="Times New Roman" w:hAnsi="Arial" w:cs="Arial"/>
          <w:color w:val="000000"/>
        </w:rPr>
      </w:pPr>
      <w:r w:rsidRPr="00170968">
        <w:rPr>
          <w:rFonts w:ascii="Arial" w:eastAsia="Times New Roman" w:hAnsi="Arial" w:cs="Arial"/>
          <w:color w:val="000000"/>
        </w:rPr>
        <w:t>O ISE</w:t>
      </w:r>
      <w:r>
        <w:rPr>
          <w:rFonts w:ascii="Arial" w:eastAsia="Times New Roman" w:hAnsi="Arial" w:cs="Arial"/>
          <w:color w:val="000000"/>
        </w:rPr>
        <w:t>G</w:t>
      </w:r>
      <w:r w:rsidRPr="00170968">
        <w:rPr>
          <w:rFonts w:ascii="Arial" w:eastAsia="Times New Roman" w:hAnsi="Arial" w:cs="Arial"/>
          <w:color w:val="000000"/>
        </w:rPr>
        <w:t xml:space="preserve"> pretende, no âmbito da candidatura ao Sistema de Apoio à Modernização </w:t>
      </w:r>
      <w:r>
        <w:rPr>
          <w:rFonts w:ascii="Arial" w:eastAsia="Times New Roman" w:hAnsi="Arial" w:cs="Arial"/>
          <w:color w:val="000000"/>
        </w:rPr>
        <w:t xml:space="preserve">e Capacitação da </w:t>
      </w:r>
      <w:r w:rsidRPr="00170968">
        <w:rPr>
          <w:rFonts w:ascii="Arial" w:eastAsia="Times New Roman" w:hAnsi="Arial" w:cs="Arial"/>
          <w:color w:val="000000"/>
        </w:rPr>
        <w:t>Administra</w:t>
      </w:r>
      <w:r>
        <w:rPr>
          <w:rFonts w:ascii="Arial" w:eastAsia="Times New Roman" w:hAnsi="Arial" w:cs="Arial"/>
          <w:color w:val="000000"/>
        </w:rPr>
        <w:t>ção Pública</w:t>
      </w:r>
      <w:r w:rsidRPr="00170968">
        <w:rPr>
          <w:rFonts w:ascii="Arial" w:eastAsia="Times New Roman" w:hAnsi="Arial" w:cs="Arial"/>
          <w:color w:val="000000"/>
        </w:rPr>
        <w:t xml:space="preserve">, modernizar os seus processos administrativos, educativos e de investigação através da desmaterialização </w:t>
      </w:r>
      <w:r>
        <w:rPr>
          <w:rFonts w:ascii="Arial" w:eastAsia="Times New Roman" w:hAnsi="Arial" w:cs="Arial"/>
          <w:color w:val="000000"/>
        </w:rPr>
        <w:t xml:space="preserve">e simplificação </w:t>
      </w:r>
      <w:r w:rsidRPr="00170968">
        <w:rPr>
          <w:rFonts w:ascii="Arial" w:eastAsia="Times New Roman" w:hAnsi="Arial" w:cs="Arial"/>
          <w:color w:val="000000"/>
        </w:rPr>
        <w:t>dos processos administrativos e académico</w:t>
      </w:r>
      <w:r>
        <w:rPr>
          <w:rFonts w:ascii="Arial" w:eastAsia="Times New Roman" w:hAnsi="Arial" w:cs="Arial"/>
          <w:color w:val="000000"/>
        </w:rPr>
        <w:t>s</w:t>
      </w:r>
      <w:r w:rsidRPr="00170968">
        <w:rPr>
          <w:rFonts w:ascii="Arial" w:eastAsia="Times New Roman" w:hAnsi="Arial" w:cs="Arial"/>
          <w:color w:val="000000"/>
        </w:rPr>
        <w:t xml:space="preserve">, da implementação de sistemas de gestão documental, de certificação de assinaturas, da interoperabilidade </w:t>
      </w:r>
      <w:r>
        <w:rPr>
          <w:rFonts w:ascii="Arial" w:eastAsia="Times New Roman" w:hAnsi="Arial" w:cs="Arial"/>
          <w:color w:val="000000"/>
        </w:rPr>
        <w:t xml:space="preserve">e interface </w:t>
      </w:r>
      <w:r w:rsidRPr="00170968">
        <w:rPr>
          <w:rFonts w:ascii="Arial" w:eastAsia="Times New Roman" w:hAnsi="Arial" w:cs="Arial"/>
          <w:color w:val="000000"/>
        </w:rPr>
        <w:t xml:space="preserve">entre os diversos </w:t>
      </w:r>
      <w:r>
        <w:rPr>
          <w:rFonts w:ascii="Arial" w:eastAsia="Times New Roman" w:hAnsi="Arial" w:cs="Arial"/>
          <w:color w:val="000000"/>
        </w:rPr>
        <w:t xml:space="preserve">sistemas existentes na instituição e nos </w:t>
      </w:r>
      <w:r w:rsidRPr="00170968">
        <w:rPr>
          <w:rFonts w:ascii="Arial" w:eastAsia="Times New Roman" w:hAnsi="Arial" w:cs="Arial"/>
          <w:color w:val="000000"/>
        </w:rPr>
        <w:t>organismos públicos e da gestão de entidades. Desta forma</w:t>
      </w:r>
      <w:r>
        <w:rPr>
          <w:rFonts w:ascii="Arial" w:eastAsia="Times New Roman" w:hAnsi="Arial" w:cs="Arial"/>
          <w:color w:val="000000"/>
        </w:rPr>
        <w:t>,</w:t>
      </w:r>
      <w:r w:rsidRPr="00170968">
        <w:rPr>
          <w:rFonts w:ascii="Arial" w:eastAsia="Times New Roman" w:hAnsi="Arial" w:cs="Arial"/>
          <w:color w:val="000000"/>
        </w:rPr>
        <w:t xml:space="preserve"> será possível, a um custo menor, facilitar e agilizar os serviços disponibilizados pelo I</w:t>
      </w:r>
      <w:r>
        <w:rPr>
          <w:rFonts w:ascii="Arial" w:eastAsia="Times New Roman" w:hAnsi="Arial" w:cs="Arial"/>
          <w:color w:val="000000"/>
        </w:rPr>
        <w:t>SEG</w:t>
      </w:r>
      <w:r w:rsidRPr="00170968">
        <w:rPr>
          <w:rFonts w:ascii="Arial" w:eastAsia="Times New Roman" w:hAnsi="Arial" w:cs="Arial"/>
          <w:color w:val="000000"/>
        </w:rPr>
        <w:t xml:space="preserve"> junto dos cidadãos e das empresas ultrapassando as barreiras inerentes à utilização excessiva do papel, ao recurso do tratamento manual de dados e à morosidade associada ao processo de assinaturas de autorização. </w:t>
      </w:r>
    </w:p>
    <w:p w14:paraId="30EC44C4" w14:textId="77777777" w:rsidR="00460E9F" w:rsidRPr="00B771F7" w:rsidRDefault="00460E9F" w:rsidP="00460E9F">
      <w:pPr>
        <w:widowControl w:val="0"/>
        <w:pBdr>
          <w:top w:val="nil"/>
          <w:left w:val="nil"/>
          <w:bottom w:val="nil"/>
          <w:right w:val="nil"/>
          <w:between w:val="nil"/>
        </w:pBdr>
        <w:ind w:right="-1"/>
        <w:jc w:val="both"/>
        <w:rPr>
          <w:rFonts w:ascii="Arial" w:eastAsia="Times New Roman" w:hAnsi="Arial" w:cs="Arial"/>
          <w:color w:val="000000"/>
        </w:rPr>
      </w:pPr>
      <w:r w:rsidRPr="00B771F7">
        <w:rPr>
          <w:rFonts w:ascii="Arial" w:eastAsia="Times New Roman" w:hAnsi="Arial" w:cs="Arial"/>
          <w:color w:val="000000"/>
        </w:rPr>
        <w:t xml:space="preserve">Este projeto contempla a desmaterialização e simplificação de processos e atividades relacionados com a área académica, de recursos humanos, de contabilidade e de gestão documental, bem como, a interoperabilidade </w:t>
      </w:r>
      <w:r>
        <w:rPr>
          <w:rFonts w:ascii="Arial" w:eastAsia="Times New Roman" w:hAnsi="Arial" w:cs="Arial"/>
          <w:color w:val="000000"/>
        </w:rPr>
        <w:t xml:space="preserve">e interface </w:t>
      </w:r>
      <w:r w:rsidRPr="00B771F7">
        <w:rPr>
          <w:rFonts w:ascii="Arial" w:eastAsia="Times New Roman" w:hAnsi="Arial" w:cs="Arial"/>
          <w:color w:val="000000"/>
        </w:rPr>
        <w:t>entre as aplicações informáticas internas e aquelas que existem em outros organismos da administração pública. De igual modo contempla a integração das novas soluções digitais através do cartão do cidadão e da chave móvel digital, ao nível do acesso universal ao sistema de informação. As atividades objeto de intervenção no âmbito da presente candidatura são as que se apresentam de seguida:</w:t>
      </w:r>
    </w:p>
    <w:p w14:paraId="7316DF67" w14:textId="143C964B" w:rsidR="00460E9F" w:rsidRPr="00B771F7" w:rsidRDefault="00460E9F" w:rsidP="00460E9F">
      <w:pPr>
        <w:widowControl w:val="0"/>
        <w:pBdr>
          <w:top w:val="nil"/>
          <w:left w:val="nil"/>
          <w:bottom w:val="nil"/>
          <w:right w:val="nil"/>
          <w:between w:val="nil"/>
        </w:pBdr>
        <w:ind w:left="567" w:right="-1" w:hanging="283"/>
        <w:jc w:val="both"/>
        <w:rPr>
          <w:rFonts w:ascii="Arial" w:eastAsia="Times New Roman" w:hAnsi="Arial" w:cs="Arial"/>
          <w:color w:val="000000"/>
        </w:rPr>
      </w:pPr>
      <w:r w:rsidRPr="00B771F7">
        <w:rPr>
          <w:rFonts w:ascii="Arial" w:eastAsia="Times New Roman" w:hAnsi="Arial" w:cs="Arial"/>
          <w:color w:val="000000"/>
        </w:rPr>
        <w:t xml:space="preserve">a) Processos de Gestão Documental que possibilitem </w:t>
      </w:r>
      <w:r>
        <w:rPr>
          <w:rFonts w:ascii="Arial" w:eastAsia="Times New Roman" w:hAnsi="Arial" w:cs="Arial"/>
          <w:color w:val="000000"/>
        </w:rPr>
        <w:t>uma mais eficiente e rápida</w:t>
      </w:r>
      <w:r w:rsidRPr="00B771F7">
        <w:rPr>
          <w:rFonts w:ascii="Arial" w:eastAsia="Times New Roman" w:hAnsi="Arial" w:cs="Arial"/>
          <w:color w:val="000000"/>
        </w:rPr>
        <w:t xml:space="preserve"> ligação entre </w:t>
      </w:r>
      <w:del w:id="41" w:author="João Calado" w:date="2020-06-11T12:30:00Z">
        <w:r w:rsidRPr="00B771F7" w:rsidDel="00420810">
          <w:rPr>
            <w:rFonts w:ascii="Arial" w:eastAsia="Times New Roman" w:hAnsi="Arial" w:cs="Arial"/>
            <w:color w:val="000000"/>
          </w:rPr>
          <w:delText xml:space="preserve">as </w:delText>
        </w:r>
        <w:r w:rsidDel="00420810">
          <w:rPr>
            <w:rFonts w:ascii="Arial" w:eastAsia="Times New Roman" w:hAnsi="Arial" w:cs="Arial"/>
            <w:color w:val="000000"/>
          </w:rPr>
          <w:delText>diversas</w:delText>
        </w:r>
        <w:r w:rsidRPr="00B771F7" w:rsidDel="00420810">
          <w:rPr>
            <w:rFonts w:ascii="Arial" w:eastAsia="Times New Roman" w:hAnsi="Arial" w:cs="Arial"/>
            <w:color w:val="000000"/>
          </w:rPr>
          <w:delText xml:space="preserve"> Unidades</w:delText>
        </w:r>
      </w:del>
      <w:ins w:id="42" w:author="João Calado" w:date="2020-06-11T12:30:00Z">
        <w:r w:rsidR="00420810">
          <w:rPr>
            <w:rFonts w:ascii="Arial" w:eastAsia="Times New Roman" w:hAnsi="Arial" w:cs="Arial"/>
            <w:color w:val="000000"/>
          </w:rPr>
          <w:t>os diversos serviços, departamentos e áreas</w:t>
        </w:r>
      </w:ins>
      <w:r w:rsidRPr="00B771F7">
        <w:rPr>
          <w:rFonts w:ascii="Arial" w:eastAsia="Times New Roman" w:hAnsi="Arial" w:cs="Arial"/>
          <w:color w:val="000000"/>
        </w:rPr>
        <w:t xml:space="preserve"> do Instituto</w:t>
      </w:r>
      <w:del w:id="43" w:author="João Calado" w:date="2020-06-11T12:30:00Z">
        <w:r w:rsidRPr="00B771F7" w:rsidDel="00420810">
          <w:rPr>
            <w:rFonts w:ascii="Arial" w:eastAsia="Times New Roman" w:hAnsi="Arial" w:cs="Arial"/>
            <w:color w:val="000000"/>
          </w:rPr>
          <w:delText>, Serviços da Presidência e Serviços de Ação Social</w:delText>
        </w:r>
      </w:del>
      <w:ins w:id="44" w:author="João Calado" w:date="2020-06-11T12:30:00Z">
        <w:r w:rsidR="00420810">
          <w:rPr>
            <w:rFonts w:ascii="Arial" w:eastAsia="Times New Roman" w:hAnsi="Arial" w:cs="Arial"/>
            <w:color w:val="000000"/>
          </w:rPr>
          <w:t>.</w:t>
        </w:r>
      </w:ins>
    </w:p>
    <w:p w14:paraId="4F856834" w14:textId="77777777" w:rsidR="00460E9F" w:rsidRPr="00B771F7" w:rsidRDefault="00460E9F" w:rsidP="00460E9F">
      <w:pPr>
        <w:widowControl w:val="0"/>
        <w:pBdr>
          <w:top w:val="nil"/>
          <w:left w:val="nil"/>
          <w:bottom w:val="nil"/>
          <w:right w:val="nil"/>
          <w:between w:val="nil"/>
        </w:pBdr>
        <w:ind w:left="567" w:right="-1"/>
        <w:jc w:val="both"/>
        <w:rPr>
          <w:rFonts w:ascii="Arial" w:eastAsia="Times New Roman" w:hAnsi="Arial" w:cs="Arial"/>
          <w:color w:val="000000"/>
        </w:rPr>
      </w:pPr>
      <w:r w:rsidRPr="00B771F7">
        <w:rPr>
          <w:rFonts w:ascii="Arial" w:eastAsia="Times New Roman" w:hAnsi="Arial" w:cs="Arial"/>
          <w:color w:val="000000"/>
        </w:rPr>
        <w:t>SITUAÇÃO ACTUAL (SA): uma parte dos processos administrativos obriga à deslocação de pessoas na comunicação e tramitação de documentos entre as diversas áreas sendo um processo moroso e de custo elevado.</w:t>
      </w:r>
    </w:p>
    <w:p w14:paraId="4BFB8169" w14:textId="7BA4C37A" w:rsidR="00460E9F" w:rsidRDefault="00460E9F" w:rsidP="00460E9F">
      <w:pPr>
        <w:widowControl w:val="0"/>
        <w:pBdr>
          <w:top w:val="nil"/>
          <w:left w:val="nil"/>
          <w:bottom w:val="nil"/>
          <w:right w:val="nil"/>
          <w:between w:val="nil"/>
        </w:pBdr>
        <w:ind w:left="567" w:right="-1"/>
        <w:jc w:val="both"/>
        <w:rPr>
          <w:ins w:id="45" w:author="João Calado" w:date="2020-06-11T19:48:00Z"/>
          <w:rFonts w:ascii="Arial" w:eastAsia="Times New Roman" w:hAnsi="Arial" w:cs="Arial"/>
          <w:color w:val="000000"/>
        </w:rPr>
      </w:pPr>
      <w:r w:rsidRPr="00B771F7">
        <w:rPr>
          <w:rFonts w:ascii="Arial" w:eastAsia="Times New Roman" w:hAnsi="Arial" w:cs="Arial"/>
          <w:color w:val="000000"/>
        </w:rPr>
        <w:t>SITUAÇÃO PLANEADA (SP): utilização de um sistema de Gestão Documental que agilize o processo de tramitação de documentos</w:t>
      </w:r>
      <w:r>
        <w:rPr>
          <w:rFonts w:ascii="Arial" w:eastAsia="Times New Roman" w:hAnsi="Arial" w:cs="Arial"/>
          <w:color w:val="000000"/>
        </w:rPr>
        <w:t>,</w:t>
      </w:r>
      <w:r w:rsidRPr="00B771F7">
        <w:rPr>
          <w:rFonts w:ascii="Arial" w:eastAsia="Times New Roman" w:hAnsi="Arial" w:cs="Arial"/>
          <w:color w:val="000000"/>
        </w:rPr>
        <w:t xml:space="preserve"> que se traduzirá numa diminuição de custos na prestação do serviço e maior rapidez na disponibilidade do mesmo aos cidadãos</w:t>
      </w:r>
      <w:r w:rsidRPr="001A1788">
        <w:rPr>
          <w:rFonts w:ascii="Arial" w:eastAsia="Times New Roman" w:hAnsi="Arial" w:cs="Arial"/>
          <w:color w:val="000000"/>
        </w:rPr>
        <w:t xml:space="preserve"> e às empresas. </w:t>
      </w:r>
      <w:r>
        <w:rPr>
          <w:rFonts w:ascii="Arial" w:eastAsia="Times New Roman" w:hAnsi="Arial" w:cs="Arial"/>
          <w:color w:val="000000"/>
        </w:rPr>
        <w:t>A</w:t>
      </w:r>
      <w:r w:rsidRPr="001A1788">
        <w:rPr>
          <w:rFonts w:ascii="Arial" w:eastAsia="Times New Roman" w:hAnsi="Arial" w:cs="Arial"/>
          <w:color w:val="000000"/>
        </w:rPr>
        <w:t xml:space="preserve"> simplificação e desmaterialização de processos permitirá significativas melhorias ao nível da eficiência, segurança, normalização e arquivo digital indexado de toda a informação existente em suporte de papel, permitindo fazer a ligação e dando suporte aos restantes objetivos propostos. Desta forma será possível otimizar processos, atividades e formulários devido à simplificação de tarefas, da automatização de processos, do acesso </w:t>
      </w:r>
      <w:r w:rsidRPr="001A1788">
        <w:rPr>
          <w:rFonts w:ascii="Arial" w:eastAsia="Times New Roman" w:hAnsi="Arial" w:cs="Arial"/>
          <w:color w:val="000000"/>
        </w:rPr>
        <w:lastRenderedPageBreak/>
        <w:t xml:space="preserve">remoto ao sistema possibilitando a mobilidade dos utilizadores, da rastreabilidade dos processos e respetiva monitorização em tempo real. </w:t>
      </w:r>
      <w:moveFromRangeStart w:id="46" w:author="João Calado" w:date="2020-06-11T19:48:00Z" w:name="move42797326"/>
      <w:moveFrom w:id="47" w:author="João Calado" w:date="2020-06-11T19:48:00Z">
        <w:r w:rsidRPr="001A1788" w:rsidDel="009C0932">
          <w:rPr>
            <w:rFonts w:ascii="Arial" w:eastAsia="Times New Roman" w:hAnsi="Arial" w:cs="Arial"/>
            <w:color w:val="000000"/>
          </w:rPr>
          <w:t xml:space="preserve">Será </w:t>
        </w:r>
        <w:r w:rsidDel="009C0932">
          <w:rPr>
            <w:rFonts w:ascii="Arial" w:eastAsia="Times New Roman" w:hAnsi="Arial" w:cs="Arial"/>
            <w:color w:val="000000"/>
          </w:rPr>
          <w:t xml:space="preserve">também </w:t>
        </w:r>
        <w:r w:rsidRPr="001A1788" w:rsidDel="009C0932">
          <w:rPr>
            <w:rFonts w:ascii="Arial" w:eastAsia="Times New Roman" w:hAnsi="Arial" w:cs="Arial"/>
            <w:color w:val="000000"/>
          </w:rPr>
          <w:t>contemplada a intervenção nas seguintes atividades:</w:t>
        </w:r>
      </w:moveFrom>
      <w:bookmarkStart w:id="48" w:name="_Hlk42935268"/>
      <w:moveFromRangeEnd w:id="46"/>
      <w:ins w:id="49" w:author="João Calado" w:date="2020-06-11T19:48:00Z">
        <w:r w:rsidR="009C0932">
          <w:rPr>
            <w:rFonts w:ascii="Arial" w:eastAsia="Times New Roman" w:hAnsi="Arial" w:cs="Arial"/>
            <w:color w:val="000000"/>
          </w:rPr>
          <w:t xml:space="preserve">A Gestão Documental </w:t>
        </w:r>
      </w:ins>
      <w:ins w:id="50" w:author="João Calado" w:date="2020-06-11T19:49:00Z">
        <w:r w:rsidR="009C0932">
          <w:rPr>
            <w:rFonts w:ascii="Arial" w:eastAsia="Times New Roman" w:hAnsi="Arial" w:cs="Arial"/>
            <w:color w:val="000000"/>
          </w:rPr>
          <w:t>abrange a totalidade das atividades do ISEG sendo de destacar:</w:t>
        </w:r>
      </w:ins>
      <w:bookmarkEnd w:id="48"/>
    </w:p>
    <w:p w14:paraId="47767010" w14:textId="22867A7F" w:rsidR="009C0932" w:rsidRDefault="009C0932" w:rsidP="009C09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851" w:right="-1"/>
        <w:jc w:val="both"/>
        <w:rPr>
          <w:ins w:id="51" w:author="João Calado" w:date="2020-06-11T19:48:00Z"/>
          <w:rFonts w:ascii="Arial" w:eastAsia="Times New Roman" w:hAnsi="Arial" w:cs="Arial"/>
          <w:color w:val="000000"/>
        </w:rPr>
      </w:pPr>
      <w:bookmarkStart w:id="52" w:name="_Hlk42937504"/>
      <w:ins w:id="53" w:author="João Calado" w:date="2020-06-11T19:48:00Z">
        <w:r w:rsidRPr="00764ECC">
          <w:rPr>
            <w:rFonts w:ascii="Arial" w:eastAsia="Times New Roman" w:hAnsi="Arial" w:cs="Arial"/>
            <w:color w:val="000000"/>
          </w:rPr>
          <w:t xml:space="preserve">● </w:t>
        </w:r>
      </w:ins>
      <w:ins w:id="54" w:author="João Calado" w:date="2020-06-11T19:50:00Z">
        <w:r>
          <w:rPr>
            <w:rFonts w:ascii="Arial" w:eastAsia="Times New Roman" w:hAnsi="Arial" w:cs="Arial"/>
            <w:color w:val="000000"/>
          </w:rPr>
          <w:t>Processos</w:t>
        </w:r>
      </w:ins>
      <w:ins w:id="55" w:author="João Calado" w:date="2020-06-11T19:48:00Z">
        <w:r>
          <w:rPr>
            <w:rFonts w:ascii="Arial" w:eastAsia="Times New Roman" w:hAnsi="Arial" w:cs="Arial"/>
            <w:color w:val="000000"/>
          </w:rPr>
          <w:t xml:space="preserve"> administrativos de definição da estratégia e planeamento:</w:t>
        </w:r>
      </w:ins>
    </w:p>
    <w:p w14:paraId="25B5F63F" w14:textId="77777777" w:rsidR="009C0932" w:rsidRDefault="009C0932" w:rsidP="009C09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1492" w:right="-1"/>
        <w:jc w:val="both"/>
        <w:rPr>
          <w:ins w:id="56" w:author="João Calado" w:date="2020-06-11T19:48:00Z"/>
          <w:rFonts w:ascii="Arial" w:eastAsia="Times New Roman" w:hAnsi="Arial" w:cs="Arial"/>
          <w:color w:val="000000"/>
        </w:rPr>
      </w:pPr>
      <w:ins w:id="57" w:author="João Calado" w:date="2020-06-11T19:48:00Z">
        <w:r w:rsidRPr="00764ECC">
          <w:rPr>
            <w:rFonts w:ascii="Arial" w:eastAsia="Times New Roman" w:hAnsi="Arial" w:cs="Arial"/>
            <w:color w:val="000000"/>
          </w:rPr>
          <w:t xml:space="preserve">° </w:t>
        </w:r>
        <w:r>
          <w:rPr>
            <w:rFonts w:ascii="Arial" w:eastAsia="Times New Roman" w:hAnsi="Arial" w:cs="Arial"/>
            <w:color w:val="000000"/>
          </w:rPr>
          <w:t>Diagnóstico e definição do plano estratégico do ISEG;</w:t>
        </w:r>
      </w:ins>
    </w:p>
    <w:p w14:paraId="50B49FF5" w14:textId="77777777" w:rsidR="009C0932" w:rsidRDefault="009C0932" w:rsidP="009C09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1492" w:right="-1"/>
        <w:jc w:val="both"/>
        <w:rPr>
          <w:ins w:id="58" w:author="João Calado" w:date="2020-06-11T19:48:00Z"/>
          <w:rFonts w:ascii="Arial" w:eastAsia="Times New Roman" w:hAnsi="Arial" w:cs="Arial"/>
          <w:color w:val="000000"/>
        </w:rPr>
      </w:pPr>
      <w:ins w:id="59" w:author="João Calado" w:date="2020-06-11T19:48:00Z">
        <w:r w:rsidRPr="00764ECC">
          <w:rPr>
            <w:rFonts w:ascii="Arial" w:eastAsia="Times New Roman" w:hAnsi="Arial" w:cs="Arial"/>
            <w:color w:val="000000"/>
          </w:rPr>
          <w:t xml:space="preserve">° </w:t>
        </w:r>
        <w:r>
          <w:rPr>
            <w:rFonts w:ascii="Arial" w:eastAsia="Times New Roman" w:hAnsi="Arial" w:cs="Arial"/>
            <w:color w:val="000000"/>
          </w:rPr>
          <w:t>Elaboração do plano operacional;</w:t>
        </w:r>
      </w:ins>
    </w:p>
    <w:p w14:paraId="3C696860" w14:textId="77777777" w:rsidR="009C0932" w:rsidRDefault="009C0932" w:rsidP="009C09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1492" w:right="-1"/>
        <w:jc w:val="both"/>
        <w:rPr>
          <w:ins w:id="60" w:author="João Calado" w:date="2020-06-11T19:48:00Z"/>
          <w:rFonts w:ascii="Arial" w:eastAsia="Times New Roman" w:hAnsi="Arial" w:cs="Arial"/>
          <w:color w:val="000000"/>
        </w:rPr>
      </w:pPr>
      <w:ins w:id="61" w:author="João Calado" w:date="2020-06-11T19:48:00Z">
        <w:r w:rsidRPr="00764ECC">
          <w:rPr>
            <w:rFonts w:ascii="Arial" w:eastAsia="Times New Roman" w:hAnsi="Arial" w:cs="Arial"/>
            <w:color w:val="000000"/>
          </w:rPr>
          <w:t xml:space="preserve">° </w:t>
        </w:r>
        <w:r>
          <w:rPr>
            <w:rFonts w:ascii="Arial" w:eastAsia="Times New Roman" w:hAnsi="Arial" w:cs="Arial"/>
            <w:color w:val="000000"/>
          </w:rPr>
          <w:t>Acompanhamento da execução</w:t>
        </w:r>
        <w:r w:rsidRPr="008733E5">
          <w:rPr>
            <w:rFonts w:ascii="Arial" w:eastAsia="Times New Roman" w:hAnsi="Arial" w:cs="Arial"/>
            <w:color w:val="000000"/>
          </w:rPr>
          <w:t xml:space="preserve"> </w:t>
        </w:r>
        <w:r>
          <w:rPr>
            <w:rFonts w:ascii="Arial" w:eastAsia="Times New Roman" w:hAnsi="Arial" w:cs="Arial"/>
            <w:color w:val="000000"/>
          </w:rPr>
          <w:t>do plano estratégico, e operacional;</w:t>
        </w:r>
      </w:ins>
    </w:p>
    <w:p w14:paraId="32D5F3B5" w14:textId="77777777" w:rsidR="009C0932" w:rsidRDefault="009C0932" w:rsidP="009C09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1492" w:right="-1"/>
        <w:jc w:val="both"/>
        <w:rPr>
          <w:ins w:id="62" w:author="João Calado" w:date="2020-06-11T19:48:00Z"/>
          <w:rFonts w:ascii="Arial" w:eastAsia="Times New Roman" w:hAnsi="Arial" w:cs="Arial"/>
          <w:color w:val="000000"/>
        </w:rPr>
      </w:pPr>
      <w:ins w:id="63" w:author="João Calado" w:date="2020-06-11T19:48:00Z">
        <w:r w:rsidRPr="00764ECC">
          <w:rPr>
            <w:rFonts w:ascii="Arial" w:eastAsia="Times New Roman" w:hAnsi="Arial" w:cs="Arial"/>
            <w:color w:val="000000"/>
          </w:rPr>
          <w:t xml:space="preserve">° </w:t>
        </w:r>
        <w:r>
          <w:rPr>
            <w:rFonts w:ascii="Arial" w:eastAsia="Times New Roman" w:hAnsi="Arial" w:cs="Arial"/>
            <w:color w:val="000000"/>
          </w:rPr>
          <w:t>Controlo da execução do orçamento;</w:t>
        </w:r>
      </w:ins>
    </w:p>
    <w:p w14:paraId="54F32F82" w14:textId="77777777" w:rsidR="009C0932" w:rsidRDefault="009C0932" w:rsidP="009C09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1492" w:right="-1"/>
        <w:jc w:val="both"/>
        <w:rPr>
          <w:ins w:id="64" w:author="João Calado" w:date="2020-06-11T19:48:00Z"/>
          <w:rFonts w:ascii="Arial" w:eastAsia="Times New Roman" w:hAnsi="Arial" w:cs="Arial"/>
          <w:color w:val="000000"/>
        </w:rPr>
      </w:pPr>
      <w:ins w:id="65" w:author="João Calado" w:date="2020-06-11T19:48:00Z">
        <w:r w:rsidRPr="00764ECC">
          <w:rPr>
            <w:rFonts w:ascii="Arial" w:eastAsia="Times New Roman" w:hAnsi="Arial" w:cs="Arial"/>
            <w:color w:val="000000"/>
          </w:rPr>
          <w:t xml:space="preserve">° </w:t>
        </w:r>
        <w:r>
          <w:rPr>
            <w:rFonts w:ascii="Arial" w:eastAsia="Times New Roman" w:hAnsi="Arial" w:cs="Arial"/>
            <w:color w:val="000000"/>
          </w:rPr>
          <w:t>Revisão dos planos em função da execução;</w:t>
        </w:r>
      </w:ins>
    </w:p>
    <w:p w14:paraId="10727661" w14:textId="77777777" w:rsidR="009C0932" w:rsidRDefault="009C0932" w:rsidP="009C09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1492" w:right="-1"/>
        <w:jc w:val="both"/>
        <w:rPr>
          <w:ins w:id="66" w:author="João Calado" w:date="2020-06-11T19:48:00Z"/>
          <w:rFonts w:ascii="Arial" w:eastAsia="Times New Roman" w:hAnsi="Arial" w:cs="Arial"/>
          <w:color w:val="000000"/>
        </w:rPr>
      </w:pPr>
      <w:ins w:id="67" w:author="João Calado" w:date="2020-06-11T19:48:00Z">
        <w:r w:rsidRPr="00764ECC">
          <w:rPr>
            <w:rFonts w:ascii="Arial" w:eastAsia="Times New Roman" w:hAnsi="Arial" w:cs="Arial"/>
            <w:color w:val="000000"/>
          </w:rPr>
          <w:t xml:space="preserve">° </w:t>
        </w:r>
        <w:r>
          <w:rPr>
            <w:rFonts w:ascii="Arial" w:eastAsia="Times New Roman" w:hAnsi="Arial" w:cs="Arial"/>
            <w:color w:val="000000"/>
          </w:rPr>
          <w:t>Reporte e prestação de contas sobre a execução da estratégia.</w:t>
        </w:r>
      </w:ins>
    </w:p>
    <w:p w14:paraId="12342D26" w14:textId="1545EF83" w:rsidR="009C0932" w:rsidRDefault="009C0932" w:rsidP="009C09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851" w:right="-1"/>
        <w:jc w:val="both"/>
        <w:rPr>
          <w:ins w:id="68" w:author="João Calado" w:date="2020-06-11T19:48:00Z"/>
          <w:rFonts w:ascii="Arial" w:eastAsia="Times New Roman" w:hAnsi="Arial" w:cs="Arial"/>
          <w:color w:val="000000"/>
        </w:rPr>
      </w:pPr>
      <w:ins w:id="69" w:author="João Calado" w:date="2020-06-11T19:48:00Z">
        <w:r w:rsidRPr="00764ECC">
          <w:rPr>
            <w:rFonts w:ascii="Arial" w:eastAsia="Times New Roman" w:hAnsi="Arial" w:cs="Arial"/>
            <w:color w:val="000000"/>
          </w:rPr>
          <w:t xml:space="preserve">● </w:t>
        </w:r>
      </w:ins>
      <w:ins w:id="70" w:author="João Calado" w:date="2020-06-11T19:50:00Z">
        <w:r>
          <w:rPr>
            <w:rFonts w:ascii="Arial" w:eastAsia="Times New Roman" w:hAnsi="Arial" w:cs="Arial"/>
            <w:color w:val="000000"/>
          </w:rPr>
          <w:t>Processos</w:t>
        </w:r>
      </w:ins>
      <w:ins w:id="71" w:author="João Calado" w:date="2020-06-11T19:48:00Z">
        <w:r>
          <w:rPr>
            <w:rFonts w:ascii="Arial" w:eastAsia="Times New Roman" w:hAnsi="Arial" w:cs="Arial"/>
            <w:color w:val="000000"/>
          </w:rPr>
          <w:t xml:space="preserve"> administrativos e de gestão do orçamento/conta:</w:t>
        </w:r>
      </w:ins>
    </w:p>
    <w:p w14:paraId="76B4D056" w14:textId="77777777" w:rsidR="009C0932" w:rsidRDefault="009C0932" w:rsidP="009C09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1492" w:right="-1"/>
        <w:jc w:val="both"/>
        <w:rPr>
          <w:ins w:id="72" w:author="João Calado" w:date="2020-06-11T19:48:00Z"/>
          <w:rFonts w:ascii="Arial" w:eastAsia="Times New Roman" w:hAnsi="Arial" w:cs="Arial"/>
          <w:color w:val="000000"/>
        </w:rPr>
      </w:pPr>
      <w:ins w:id="73" w:author="João Calado" w:date="2020-06-11T19:48:00Z">
        <w:r w:rsidRPr="00764ECC">
          <w:rPr>
            <w:rFonts w:ascii="Arial" w:eastAsia="Times New Roman" w:hAnsi="Arial" w:cs="Arial"/>
            <w:color w:val="000000"/>
          </w:rPr>
          <w:t xml:space="preserve">° </w:t>
        </w:r>
        <w:r>
          <w:rPr>
            <w:rFonts w:ascii="Arial" w:eastAsia="Times New Roman" w:hAnsi="Arial" w:cs="Arial"/>
            <w:color w:val="000000"/>
          </w:rPr>
          <w:t>Elaboração e execução do orçamento;</w:t>
        </w:r>
      </w:ins>
    </w:p>
    <w:p w14:paraId="11A962AA" w14:textId="77777777" w:rsidR="009C0932" w:rsidRDefault="009C0932" w:rsidP="009C09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1492" w:right="-1"/>
        <w:jc w:val="both"/>
        <w:rPr>
          <w:ins w:id="74" w:author="João Calado" w:date="2020-06-11T19:48:00Z"/>
          <w:rFonts w:ascii="Arial" w:eastAsia="Times New Roman" w:hAnsi="Arial" w:cs="Arial"/>
          <w:color w:val="000000"/>
        </w:rPr>
      </w:pPr>
      <w:ins w:id="75" w:author="João Calado" w:date="2020-06-11T19:48:00Z">
        <w:r w:rsidRPr="00764ECC">
          <w:rPr>
            <w:rFonts w:ascii="Arial" w:eastAsia="Times New Roman" w:hAnsi="Arial" w:cs="Arial"/>
            <w:color w:val="000000"/>
          </w:rPr>
          <w:t xml:space="preserve">° </w:t>
        </w:r>
        <w:r>
          <w:rPr>
            <w:rFonts w:ascii="Arial" w:eastAsia="Times New Roman" w:hAnsi="Arial" w:cs="Arial"/>
            <w:color w:val="000000"/>
          </w:rPr>
          <w:t>Controlo da execução orçamental;</w:t>
        </w:r>
      </w:ins>
    </w:p>
    <w:p w14:paraId="2A3ACB22" w14:textId="77777777" w:rsidR="009C0932" w:rsidRDefault="009C0932" w:rsidP="009C09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1492" w:right="-1"/>
        <w:jc w:val="both"/>
        <w:rPr>
          <w:ins w:id="76" w:author="João Calado" w:date="2020-06-11T19:48:00Z"/>
          <w:rFonts w:ascii="Arial" w:eastAsia="Times New Roman" w:hAnsi="Arial" w:cs="Arial"/>
          <w:color w:val="000000"/>
        </w:rPr>
      </w:pPr>
      <w:ins w:id="77" w:author="João Calado" w:date="2020-06-11T19:48:00Z">
        <w:r w:rsidRPr="00764ECC">
          <w:rPr>
            <w:rFonts w:ascii="Arial" w:eastAsia="Times New Roman" w:hAnsi="Arial" w:cs="Arial"/>
            <w:color w:val="000000"/>
          </w:rPr>
          <w:t xml:space="preserve">° </w:t>
        </w:r>
        <w:r>
          <w:rPr>
            <w:rFonts w:ascii="Arial" w:eastAsia="Times New Roman" w:hAnsi="Arial" w:cs="Arial"/>
            <w:color w:val="000000"/>
          </w:rPr>
          <w:t>Reporte e controlo na gestão da execução orçamental;</w:t>
        </w:r>
      </w:ins>
    </w:p>
    <w:p w14:paraId="2C8F93BF" w14:textId="77777777" w:rsidR="009C0932" w:rsidRDefault="009C0932" w:rsidP="009C09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1492" w:right="-1"/>
        <w:jc w:val="both"/>
        <w:rPr>
          <w:ins w:id="78" w:author="João Calado" w:date="2020-06-11T19:48:00Z"/>
          <w:rFonts w:ascii="Arial" w:eastAsia="Times New Roman" w:hAnsi="Arial" w:cs="Arial"/>
          <w:color w:val="000000"/>
        </w:rPr>
      </w:pPr>
      <w:ins w:id="79" w:author="João Calado" w:date="2020-06-11T19:48:00Z">
        <w:r w:rsidRPr="00764ECC">
          <w:rPr>
            <w:rFonts w:ascii="Arial" w:eastAsia="Times New Roman" w:hAnsi="Arial" w:cs="Arial"/>
            <w:color w:val="000000"/>
          </w:rPr>
          <w:t xml:space="preserve">° </w:t>
        </w:r>
        <w:r>
          <w:rPr>
            <w:rFonts w:ascii="Arial" w:eastAsia="Times New Roman" w:hAnsi="Arial" w:cs="Arial"/>
            <w:color w:val="000000"/>
          </w:rPr>
          <w:t>Elaboração e apresentação do Relatório e Contas.</w:t>
        </w:r>
      </w:ins>
    </w:p>
    <w:p w14:paraId="1B23C94D" w14:textId="69B67B1D" w:rsidR="009C0932" w:rsidRDefault="009C0932" w:rsidP="009C09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851" w:right="-1"/>
        <w:jc w:val="both"/>
        <w:rPr>
          <w:ins w:id="80" w:author="João Calado" w:date="2020-06-11T19:48:00Z"/>
          <w:rFonts w:ascii="Arial" w:eastAsia="Times New Roman" w:hAnsi="Arial" w:cs="Arial"/>
          <w:color w:val="000000"/>
        </w:rPr>
      </w:pPr>
      <w:ins w:id="81" w:author="João Calado" w:date="2020-06-11T19:48:00Z">
        <w:r w:rsidRPr="00764ECC">
          <w:rPr>
            <w:rFonts w:ascii="Arial" w:eastAsia="Times New Roman" w:hAnsi="Arial" w:cs="Arial"/>
            <w:color w:val="000000"/>
          </w:rPr>
          <w:t xml:space="preserve">● </w:t>
        </w:r>
      </w:ins>
      <w:ins w:id="82" w:author="João Calado" w:date="2020-06-11T19:50:00Z">
        <w:r>
          <w:rPr>
            <w:rFonts w:ascii="Arial" w:eastAsia="Times New Roman" w:hAnsi="Arial" w:cs="Arial"/>
            <w:color w:val="000000"/>
          </w:rPr>
          <w:t>Processos</w:t>
        </w:r>
      </w:ins>
      <w:ins w:id="83" w:author="João Calado" w:date="2020-06-11T19:48:00Z">
        <w:r>
          <w:rPr>
            <w:rFonts w:ascii="Arial" w:eastAsia="Times New Roman" w:hAnsi="Arial" w:cs="Arial"/>
            <w:color w:val="000000"/>
          </w:rPr>
          <w:t xml:space="preserve"> administrativos e de gestão das</w:t>
        </w:r>
        <w:r w:rsidRPr="00764ECC">
          <w:rPr>
            <w:rFonts w:ascii="Arial" w:eastAsia="Times New Roman" w:hAnsi="Arial" w:cs="Arial"/>
            <w:color w:val="000000"/>
          </w:rPr>
          <w:t xml:space="preserve"> </w:t>
        </w:r>
        <w:r>
          <w:rPr>
            <w:rFonts w:ascii="Arial" w:eastAsia="Times New Roman" w:hAnsi="Arial" w:cs="Arial"/>
            <w:color w:val="000000"/>
          </w:rPr>
          <w:t>compras:</w:t>
        </w:r>
      </w:ins>
    </w:p>
    <w:p w14:paraId="46EE4A51" w14:textId="77777777" w:rsidR="009C0932" w:rsidRDefault="009C0932" w:rsidP="009C09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1492" w:right="-1"/>
        <w:jc w:val="both"/>
        <w:rPr>
          <w:ins w:id="84" w:author="João Calado" w:date="2020-06-11T19:48:00Z"/>
          <w:rFonts w:ascii="Arial" w:eastAsia="Times New Roman" w:hAnsi="Arial" w:cs="Arial"/>
          <w:color w:val="000000"/>
        </w:rPr>
      </w:pPr>
      <w:ins w:id="85" w:author="João Calado" w:date="2020-06-11T19:48:00Z">
        <w:r w:rsidRPr="00764ECC">
          <w:rPr>
            <w:rFonts w:ascii="Arial" w:eastAsia="Times New Roman" w:hAnsi="Arial" w:cs="Arial"/>
            <w:color w:val="000000"/>
          </w:rPr>
          <w:t xml:space="preserve">° </w:t>
        </w:r>
        <w:r>
          <w:rPr>
            <w:rFonts w:ascii="Arial" w:eastAsia="Times New Roman" w:hAnsi="Arial" w:cs="Arial"/>
            <w:color w:val="000000"/>
          </w:rPr>
          <w:t>Levantamento e gestão das necessidades do ISEG;</w:t>
        </w:r>
      </w:ins>
    </w:p>
    <w:p w14:paraId="3EA5D9DF" w14:textId="77777777" w:rsidR="009C0932" w:rsidRDefault="009C0932" w:rsidP="009C09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1492" w:right="-1"/>
        <w:jc w:val="both"/>
        <w:rPr>
          <w:ins w:id="86" w:author="João Calado" w:date="2020-06-11T19:48:00Z"/>
          <w:rFonts w:ascii="Arial" w:eastAsia="Times New Roman" w:hAnsi="Arial" w:cs="Arial"/>
          <w:color w:val="000000"/>
        </w:rPr>
      </w:pPr>
      <w:ins w:id="87" w:author="João Calado" w:date="2020-06-11T19:48:00Z">
        <w:r w:rsidRPr="00764ECC">
          <w:rPr>
            <w:rFonts w:ascii="Arial" w:eastAsia="Times New Roman" w:hAnsi="Arial" w:cs="Arial"/>
            <w:color w:val="000000"/>
          </w:rPr>
          <w:t xml:space="preserve">° </w:t>
        </w:r>
        <w:r>
          <w:rPr>
            <w:rFonts w:ascii="Arial" w:eastAsia="Times New Roman" w:hAnsi="Arial" w:cs="Arial"/>
            <w:color w:val="000000"/>
          </w:rPr>
          <w:t>Contratação pública;</w:t>
        </w:r>
      </w:ins>
    </w:p>
    <w:p w14:paraId="7BA40EAF" w14:textId="77777777" w:rsidR="009C0932" w:rsidRDefault="009C0932" w:rsidP="009C09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1492" w:right="-1"/>
        <w:jc w:val="both"/>
        <w:rPr>
          <w:ins w:id="88" w:author="João Calado" w:date="2020-06-11T19:48:00Z"/>
          <w:rFonts w:ascii="Arial" w:eastAsia="Times New Roman" w:hAnsi="Arial" w:cs="Arial"/>
          <w:color w:val="000000"/>
        </w:rPr>
      </w:pPr>
      <w:ins w:id="89" w:author="João Calado" w:date="2020-06-11T19:48:00Z">
        <w:r w:rsidRPr="00764ECC">
          <w:rPr>
            <w:rFonts w:ascii="Arial" w:eastAsia="Times New Roman" w:hAnsi="Arial" w:cs="Arial"/>
            <w:color w:val="000000"/>
          </w:rPr>
          <w:t xml:space="preserve">° </w:t>
        </w:r>
        <w:r>
          <w:rPr>
            <w:rFonts w:ascii="Arial" w:eastAsia="Times New Roman" w:hAnsi="Arial" w:cs="Arial"/>
            <w:color w:val="000000"/>
          </w:rPr>
          <w:t>Reporte e controlo na gestão das compras.</w:t>
        </w:r>
      </w:ins>
    </w:p>
    <w:p w14:paraId="5FD44523" w14:textId="77777777" w:rsidR="009C0932" w:rsidRPr="00764ECC" w:rsidRDefault="009C0932" w:rsidP="009C09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851" w:right="-1"/>
        <w:jc w:val="both"/>
        <w:rPr>
          <w:ins w:id="90" w:author="João Calado" w:date="2020-06-11T19:48:00Z"/>
          <w:rFonts w:ascii="Arial" w:eastAsia="Times New Roman" w:hAnsi="Arial" w:cs="Arial"/>
          <w:color w:val="000000"/>
        </w:rPr>
      </w:pPr>
      <w:ins w:id="91" w:author="João Calado" w:date="2020-06-11T19:48:00Z">
        <w:r w:rsidRPr="00764ECC">
          <w:rPr>
            <w:rFonts w:ascii="Arial" w:eastAsia="Times New Roman" w:hAnsi="Arial" w:cs="Arial"/>
            <w:color w:val="000000"/>
          </w:rPr>
          <w:t>● Pagamento/Recebimento dos Serviços disponibilizados pela Instituição</w:t>
        </w:r>
        <w:r>
          <w:rPr>
            <w:rFonts w:ascii="Arial" w:eastAsia="Times New Roman" w:hAnsi="Arial" w:cs="Arial"/>
            <w:color w:val="000000"/>
          </w:rPr>
          <w:t>.</w:t>
        </w:r>
      </w:ins>
    </w:p>
    <w:p w14:paraId="6D6D2967" w14:textId="7C464CC2" w:rsidR="009C0932" w:rsidRDefault="009C0932" w:rsidP="009C09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851" w:right="-1"/>
        <w:jc w:val="both"/>
        <w:rPr>
          <w:ins w:id="92" w:author="João Calado" w:date="2020-06-11T19:48:00Z"/>
          <w:rFonts w:ascii="Arial" w:eastAsia="Times New Roman" w:hAnsi="Arial" w:cs="Arial"/>
          <w:color w:val="000000"/>
        </w:rPr>
      </w:pPr>
      <w:ins w:id="93" w:author="João Calado" w:date="2020-06-11T19:48:00Z">
        <w:r w:rsidRPr="00764ECC">
          <w:rPr>
            <w:rFonts w:ascii="Arial" w:eastAsia="Times New Roman" w:hAnsi="Arial" w:cs="Arial"/>
            <w:color w:val="000000"/>
          </w:rPr>
          <w:t xml:space="preserve">● </w:t>
        </w:r>
      </w:ins>
      <w:ins w:id="94" w:author="João Calado" w:date="2020-06-11T19:50:00Z">
        <w:r>
          <w:rPr>
            <w:rFonts w:ascii="Arial" w:eastAsia="Times New Roman" w:hAnsi="Arial" w:cs="Arial"/>
            <w:color w:val="000000"/>
          </w:rPr>
          <w:t>Processos</w:t>
        </w:r>
      </w:ins>
      <w:ins w:id="95" w:author="João Calado" w:date="2020-06-11T19:48:00Z">
        <w:r>
          <w:rPr>
            <w:rFonts w:ascii="Arial" w:eastAsia="Times New Roman" w:hAnsi="Arial" w:cs="Arial"/>
            <w:color w:val="000000"/>
          </w:rPr>
          <w:t xml:space="preserve"> administrativos e de gestão dos recursos humanos (RH):</w:t>
        </w:r>
      </w:ins>
    </w:p>
    <w:p w14:paraId="0FDA3E85" w14:textId="77777777" w:rsidR="009C0932" w:rsidRDefault="009C0932" w:rsidP="009C09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1492" w:right="-1"/>
        <w:jc w:val="both"/>
        <w:rPr>
          <w:ins w:id="96" w:author="João Calado" w:date="2020-06-11T19:48:00Z"/>
          <w:rFonts w:ascii="Arial" w:eastAsia="Times New Roman" w:hAnsi="Arial" w:cs="Arial"/>
          <w:color w:val="000000"/>
        </w:rPr>
      </w:pPr>
      <w:ins w:id="97" w:author="João Calado" w:date="2020-06-11T19:48:00Z">
        <w:r w:rsidRPr="00764ECC">
          <w:rPr>
            <w:rFonts w:ascii="Arial" w:eastAsia="Times New Roman" w:hAnsi="Arial" w:cs="Arial"/>
            <w:color w:val="000000"/>
          </w:rPr>
          <w:t xml:space="preserve">° </w:t>
        </w:r>
        <w:r>
          <w:rPr>
            <w:rFonts w:ascii="Arial" w:eastAsia="Times New Roman" w:hAnsi="Arial" w:cs="Arial"/>
            <w:color w:val="000000"/>
          </w:rPr>
          <w:t>Diagnóstico e gestão das necessidades de recursos humanos do ISEG;</w:t>
        </w:r>
      </w:ins>
    </w:p>
    <w:p w14:paraId="429D2F96" w14:textId="77777777" w:rsidR="009C0932" w:rsidRDefault="009C0932" w:rsidP="009C09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1492" w:right="-1"/>
        <w:jc w:val="both"/>
        <w:rPr>
          <w:ins w:id="98" w:author="João Calado" w:date="2020-06-11T19:48:00Z"/>
          <w:rFonts w:ascii="Arial" w:eastAsia="Times New Roman" w:hAnsi="Arial" w:cs="Arial"/>
          <w:color w:val="000000"/>
        </w:rPr>
      </w:pPr>
      <w:ins w:id="99" w:author="João Calado" w:date="2020-06-11T19:48:00Z">
        <w:r w:rsidRPr="00764ECC">
          <w:rPr>
            <w:rFonts w:ascii="Arial" w:eastAsia="Times New Roman" w:hAnsi="Arial" w:cs="Arial"/>
            <w:color w:val="000000"/>
          </w:rPr>
          <w:t xml:space="preserve">° </w:t>
        </w:r>
        <w:r>
          <w:rPr>
            <w:rFonts w:ascii="Arial" w:eastAsia="Times New Roman" w:hAnsi="Arial" w:cs="Arial"/>
            <w:color w:val="000000"/>
          </w:rPr>
          <w:t>Elaboração e execução do orçamento de RH;</w:t>
        </w:r>
      </w:ins>
    </w:p>
    <w:p w14:paraId="23375AF8" w14:textId="77777777" w:rsidR="009C0932" w:rsidRDefault="009C0932" w:rsidP="009C09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1492" w:right="-1"/>
        <w:jc w:val="both"/>
        <w:rPr>
          <w:ins w:id="100" w:author="João Calado" w:date="2020-06-11T19:48:00Z"/>
          <w:rFonts w:ascii="Arial" w:eastAsia="Times New Roman" w:hAnsi="Arial" w:cs="Arial"/>
          <w:color w:val="000000"/>
        </w:rPr>
      </w:pPr>
      <w:ins w:id="101" w:author="João Calado" w:date="2020-06-11T19:48:00Z">
        <w:r w:rsidRPr="00764ECC">
          <w:rPr>
            <w:rFonts w:ascii="Arial" w:eastAsia="Times New Roman" w:hAnsi="Arial" w:cs="Arial"/>
            <w:color w:val="000000"/>
          </w:rPr>
          <w:t xml:space="preserve">° </w:t>
        </w:r>
        <w:r>
          <w:rPr>
            <w:rFonts w:ascii="Arial" w:eastAsia="Times New Roman" w:hAnsi="Arial" w:cs="Arial"/>
            <w:color w:val="000000"/>
          </w:rPr>
          <w:t>Controlo da execução do orçamento de RH;</w:t>
        </w:r>
      </w:ins>
    </w:p>
    <w:p w14:paraId="1DA9AEE4" w14:textId="77777777" w:rsidR="009C0932" w:rsidRDefault="009C0932" w:rsidP="009C09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1492" w:right="-1"/>
        <w:jc w:val="both"/>
        <w:rPr>
          <w:ins w:id="102" w:author="João Calado" w:date="2020-06-11T19:48:00Z"/>
          <w:rFonts w:ascii="Arial" w:eastAsia="Times New Roman" w:hAnsi="Arial" w:cs="Arial"/>
          <w:color w:val="000000"/>
        </w:rPr>
      </w:pPr>
      <w:ins w:id="103" w:author="João Calado" w:date="2020-06-11T19:48:00Z">
        <w:r w:rsidRPr="00764ECC">
          <w:rPr>
            <w:rFonts w:ascii="Arial" w:eastAsia="Times New Roman" w:hAnsi="Arial" w:cs="Arial"/>
            <w:color w:val="000000"/>
          </w:rPr>
          <w:t xml:space="preserve">° </w:t>
        </w:r>
        <w:r>
          <w:rPr>
            <w:rFonts w:ascii="Arial" w:eastAsia="Times New Roman" w:hAnsi="Arial" w:cs="Arial"/>
            <w:color w:val="000000"/>
          </w:rPr>
          <w:t>Reporte e controlo na gestão dos RH.</w:t>
        </w:r>
      </w:ins>
    </w:p>
    <w:p w14:paraId="11A72FA8" w14:textId="657D3A20" w:rsidR="009C0932" w:rsidRDefault="009C0932" w:rsidP="009C09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851" w:right="-1"/>
        <w:jc w:val="both"/>
        <w:rPr>
          <w:ins w:id="104" w:author="João Calado" w:date="2020-06-11T19:48:00Z"/>
          <w:rFonts w:ascii="Arial" w:eastAsia="Times New Roman" w:hAnsi="Arial" w:cs="Arial"/>
          <w:color w:val="000000"/>
        </w:rPr>
      </w:pPr>
      <w:ins w:id="105" w:author="João Calado" w:date="2020-06-11T19:48:00Z">
        <w:r w:rsidRPr="00764ECC">
          <w:rPr>
            <w:rFonts w:ascii="Arial" w:eastAsia="Times New Roman" w:hAnsi="Arial" w:cs="Arial"/>
            <w:color w:val="000000"/>
          </w:rPr>
          <w:t xml:space="preserve">● </w:t>
        </w:r>
      </w:ins>
      <w:ins w:id="106" w:author="João Calado" w:date="2020-06-11T19:50:00Z">
        <w:r>
          <w:rPr>
            <w:rFonts w:ascii="Arial" w:eastAsia="Times New Roman" w:hAnsi="Arial" w:cs="Arial"/>
            <w:color w:val="000000"/>
          </w:rPr>
          <w:t>Processos</w:t>
        </w:r>
      </w:ins>
      <w:ins w:id="107" w:author="João Calado" w:date="2020-06-11T19:48:00Z">
        <w:r>
          <w:rPr>
            <w:rFonts w:ascii="Arial" w:eastAsia="Times New Roman" w:hAnsi="Arial" w:cs="Arial"/>
            <w:color w:val="000000"/>
          </w:rPr>
          <w:t xml:space="preserve"> administrativos e de gestão das instalações e logística:</w:t>
        </w:r>
      </w:ins>
    </w:p>
    <w:p w14:paraId="55DBF6CE" w14:textId="77777777" w:rsidR="009C0932" w:rsidRDefault="009C0932" w:rsidP="009C09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1492" w:right="-1"/>
        <w:jc w:val="both"/>
        <w:rPr>
          <w:ins w:id="108" w:author="João Calado" w:date="2020-06-11T19:48:00Z"/>
          <w:rFonts w:ascii="Arial" w:eastAsia="Times New Roman" w:hAnsi="Arial" w:cs="Arial"/>
          <w:color w:val="000000"/>
        </w:rPr>
      </w:pPr>
      <w:ins w:id="109" w:author="João Calado" w:date="2020-06-11T19:48:00Z">
        <w:r w:rsidRPr="00764ECC">
          <w:rPr>
            <w:rFonts w:ascii="Arial" w:eastAsia="Times New Roman" w:hAnsi="Arial" w:cs="Arial"/>
            <w:color w:val="000000"/>
          </w:rPr>
          <w:t xml:space="preserve">° </w:t>
        </w:r>
        <w:r>
          <w:rPr>
            <w:rFonts w:ascii="Arial" w:eastAsia="Times New Roman" w:hAnsi="Arial" w:cs="Arial"/>
            <w:color w:val="000000"/>
          </w:rPr>
          <w:t>Diagnóstico e gestão das necessidades do ISEG;</w:t>
        </w:r>
      </w:ins>
    </w:p>
    <w:p w14:paraId="72980E35" w14:textId="77777777" w:rsidR="009C0932" w:rsidRDefault="009C0932" w:rsidP="009C09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1492" w:right="-1"/>
        <w:jc w:val="both"/>
        <w:rPr>
          <w:ins w:id="110" w:author="João Calado" w:date="2020-06-11T19:48:00Z"/>
          <w:rFonts w:ascii="Arial" w:eastAsia="Times New Roman" w:hAnsi="Arial" w:cs="Arial"/>
          <w:color w:val="000000"/>
        </w:rPr>
      </w:pPr>
      <w:ins w:id="111" w:author="João Calado" w:date="2020-06-11T19:48:00Z">
        <w:r w:rsidRPr="00764ECC">
          <w:rPr>
            <w:rFonts w:ascii="Arial" w:eastAsia="Times New Roman" w:hAnsi="Arial" w:cs="Arial"/>
            <w:color w:val="000000"/>
          </w:rPr>
          <w:t xml:space="preserve">° </w:t>
        </w:r>
        <w:r>
          <w:rPr>
            <w:rFonts w:ascii="Arial" w:eastAsia="Times New Roman" w:hAnsi="Arial" w:cs="Arial"/>
            <w:color w:val="000000"/>
          </w:rPr>
          <w:t>Elaboração e execução do orçamento de apoio técnico e não técnico, de manutenção e conservação;</w:t>
        </w:r>
      </w:ins>
    </w:p>
    <w:p w14:paraId="4E65EB22" w14:textId="77777777" w:rsidR="009C0932" w:rsidRDefault="009C0932" w:rsidP="009C09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1492" w:right="-1"/>
        <w:jc w:val="both"/>
        <w:rPr>
          <w:ins w:id="112" w:author="João Calado" w:date="2020-06-11T19:48:00Z"/>
          <w:rFonts w:ascii="Arial" w:eastAsia="Times New Roman" w:hAnsi="Arial" w:cs="Arial"/>
          <w:color w:val="000000"/>
        </w:rPr>
      </w:pPr>
      <w:ins w:id="113" w:author="João Calado" w:date="2020-06-11T19:48:00Z">
        <w:r w:rsidRPr="00764ECC">
          <w:rPr>
            <w:rFonts w:ascii="Arial" w:eastAsia="Times New Roman" w:hAnsi="Arial" w:cs="Arial"/>
            <w:color w:val="000000"/>
          </w:rPr>
          <w:t xml:space="preserve">° </w:t>
        </w:r>
        <w:r>
          <w:rPr>
            <w:rFonts w:ascii="Arial" w:eastAsia="Times New Roman" w:hAnsi="Arial" w:cs="Arial"/>
            <w:color w:val="000000"/>
          </w:rPr>
          <w:t>Elaboração e execução do plano e orçamento de projetos de remodelação ou expansão do ISEG;</w:t>
        </w:r>
      </w:ins>
    </w:p>
    <w:p w14:paraId="36FA5623" w14:textId="77777777" w:rsidR="009C0932" w:rsidRDefault="009C0932" w:rsidP="009C09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1492" w:right="-1"/>
        <w:jc w:val="both"/>
        <w:rPr>
          <w:ins w:id="114" w:author="João Calado" w:date="2020-06-11T19:48:00Z"/>
          <w:rFonts w:ascii="Arial" w:eastAsia="Times New Roman" w:hAnsi="Arial" w:cs="Arial"/>
          <w:color w:val="000000"/>
        </w:rPr>
      </w:pPr>
      <w:ins w:id="115" w:author="João Calado" w:date="2020-06-11T19:48:00Z">
        <w:r w:rsidRPr="00764ECC">
          <w:rPr>
            <w:rFonts w:ascii="Arial" w:eastAsia="Times New Roman" w:hAnsi="Arial" w:cs="Arial"/>
            <w:color w:val="000000"/>
          </w:rPr>
          <w:t xml:space="preserve">° </w:t>
        </w:r>
        <w:r>
          <w:rPr>
            <w:rFonts w:ascii="Arial" w:eastAsia="Times New Roman" w:hAnsi="Arial" w:cs="Arial"/>
            <w:color w:val="000000"/>
          </w:rPr>
          <w:t>Controlo da execução do orçamento de apoio técnico e não técnico, de manutenção e conservação;</w:t>
        </w:r>
      </w:ins>
    </w:p>
    <w:p w14:paraId="3CC74DF0" w14:textId="77777777" w:rsidR="009C0932" w:rsidRDefault="009C0932" w:rsidP="009C09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1492" w:right="-1"/>
        <w:jc w:val="both"/>
        <w:rPr>
          <w:ins w:id="116" w:author="João Calado" w:date="2020-06-11T19:48:00Z"/>
          <w:rFonts w:ascii="Arial" w:eastAsia="Times New Roman" w:hAnsi="Arial" w:cs="Arial"/>
          <w:color w:val="000000"/>
        </w:rPr>
      </w:pPr>
      <w:ins w:id="117" w:author="João Calado" w:date="2020-06-11T19:48:00Z">
        <w:r w:rsidRPr="00764ECC">
          <w:rPr>
            <w:rFonts w:ascii="Arial" w:eastAsia="Times New Roman" w:hAnsi="Arial" w:cs="Arial"/>
            <w:color w:val="000000"/>
          </w:rPr>
          <w:t xml:space="preserve">° </w:t>
        </w:r>
        <w:r>
          <w:rPr>
            <w:rFonts w:ascii="Arial" w:eastAsia="Times New Roman" w:hAnsi="Arial" w:cs="Arial"/>
            <w:color w:val="000000"/>
          </w:rPr>
          <w:t>Controlo da execução dos projetos de remodelação ou expansão do ISEG;</w:t>
        </w:r>
      </w:ins>
    </w:p>
    <w:p w14:paraId="4505C621" w14:textId="77777777" w:rsidR="009C0932" w:rsidRDefault="009C0932" w:rsidP="009C09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1492" w:right="-1"/>
        <w:jc w:val="both"/>
        <w:rPr>
          <w:ins w:id="118" w:author="João Calado" w:date="2020-06-11T19:48:00Z"/>
          <w:rFonts w:ascii="Arial" w:eastAsia="Times New Roman" w:hAnsi="Arial" w:cs="Arial"/>
          <w:color w:val="000000"/>
        </w:rPr>
      </w:pPr>
      <w:ins w:id="119" w:author="João Calado" w:date="2020-06-11T19:48:00Z">
        <w:r w:rsidRPr="00764ECC">
          <w:rPr>
            <w:rFonts w:ascii="Arial" w:eastAsia="Times New Roman" w:hAnsi="Arial" w:cs="Arial"/>
            <w:color w:val="000000"/>
          </w:rPr>
          <w:t>°</w:t>
        </w:r>
        <w:r>
          <w:rPr>
            <w:rFonts w:ascii="Arial" w:eastAsia="Times New Roman" w:hAnsi="Arial" w:cs="Arial"/>
            <w:color w:val="000000"/>
          </w:rPr>
          <w:t xml:space="preserve"> Integração dos circuitos de informação das solicitações de apoio técnico, não técnico e de manutenção;</w:t>
        </w:r>
      </w:ins>
    </w:p>
    <w:p w14:paraId="098EC6F2" w14:textId="77777777" w:rsidR="009C0932" w:rsidRDefault="009C0932" w:rsidP="009C09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1492" w:right="-1"/>
        <w:jc w:val="both"/>
        <w:rPr>
          <w:ins w:id="120" w:author="João Calado" w:date="2020-06-11T19:48:00Z"/>
          <w:rFonts w:ascii="Arial" w:eastAsia="Times New Roman" w:hAnsi="Arial" w:cs="Arial"/>
          <w:color w:val="000000"/>
        </w:rPr>
      </w:pPr>
      <w:ins w:id="121" w:author="João Calado" w:date="2020-06-11T19:48:00Z">
        <w:r w:rsidRPr="00764ECC">
          <w:rPr>
            <w:rFonts w:ascii="Arial" w:eastAsia="Times New Roman" w:hAnsi="Arial" w:cs="Arial"/>
            <w:color w:val="000000"/>
          </w:rPr>
          <w:t xml:space="preserve">° </w:t>
        </w:r>
        <w:r>
          <w:rPr>
            <w:rFonts w:ascii="Arial" w:eastAsia="Times New Roman" w:hAnsi="Arial" w:cs="Arial"/>
            <w:color w:val="000000"/>
          </w:rPr>
          <w:t>Reporte e controlo na gestão das instalações e logística.</w:t>
        </w:r>
      </w:ins>
    </w:p>
    <w:p w14:paraId="4572D50E" w14:textId="7B9C9A32" w:rsidR="009C0932" w:rsidRDefault="009C0932" w:rsidP="009C09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851" w:right="-1"/>
        <w:jc w:val="both"/>
        <w:rPr>
          <w:ins w:id="122" w:author="João Calado" w:date="2020-06-11T19:48:00Z"/>
          <w:rFonts w:ascii="Arial" w:eastAsia="Times New Roman" w:hAnsi="Arial" w:cs="Arial"/>
          <w:color w:val="000000"/>
        </w:rPr>
      </w:pPr>
      <w:ins w:id="123" w:author="João Calado" w:date="2020-06-11T19:48:00Z">
        <w:r w:rsidRPr="00764ECC">
          <w:rPr>
            <w:rFonts w:ascii="Arial" w:eastAsia="Times New Roman" w:hAnsi="Arial" w:cs="Arial"/>
            <w:color w:val="000000"/>
          </w:rPr>
          <w:t xml:space="preserve">● </w:t>
        </w:r>
      </w:ins>
      <w:ins w:id="124" w:author="João Calado" w:date="2020-06-11T19:50:00Z">
        <w:r>
          <w:rPr>
            <w:rFonts w:ascii="Arial" w:eastAsia="Times New Roman" w:hAnsi="Arial" w:cs="Arial"/>
            <w:color w:val="000000"/>
          </w:rPr>
          <w:t>Processos</w:t>
        </w:r>
      </w:ins>
      <w:ins w:id="125" w:author="João Calado" w:date="2020-06-11T19:48:00Z">
        <w:r>
          <w:rPr>
            <w:rFonts w:ascii="Arial" w:eastAsia="Times New Roman" w:hAnsi="Arial" w:cs="Arial"/>
            <w:color w:val="000000"/>
          </w:rPr>
          <w:t xml:space="preserve"> administrativos e de gestão dos recursos tecnológicos:</w:t>
        </w:r>
      </w:ins>
    </w:p>
    <w:p w14:paraId="61645B31" w14:textId="77777777" w:rsidR="009C0932" w:rsidRDefault="009C0932" w:rsidP="009C09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1492" w:right="-1"/>
        <w:jc w:val="both"/>
        <w:rPr>
          <w:ins w:id="126" w:author="João Calado" w:date="2020-06-11T19:48:00Z"/>
          <w:rFonts w:ascii="Arial" w:eastAsia="Times New Roman" w:hAnsi="Arial" w:cs="Arial"/>
          <w:color w:val="000000"/>
        </w:rPr>
      </w:pPr>
      <w:ins w:id="127" w:author="João Calado" w:date="2020-06-11T19:48:00Z">
        <w:r w:rsidRPr="00764ECC">
          <w:rPr>
            <w:rFonts w:ascii="Arial" w:eastAsia="Times New Roman" w:hAnsi="Arial" w:cs="Arial"/>
            <w:color w:val="000000"/>
          </w:rPr>
          <w:t xml:space="preserve">° </w:t>
        </w:r>
        <w:r>
          <w:rPr>
            <w:rFonts w:ascii="Arial" w:eastAsia="Times New Roman" w:hAnsi="Arial" w:cs="Arial"/>
            <w:color w:val="000000"/>
          </w:rPr>
          <w:t>Diagnóstico e gestão das necessidades de recursos tecnológicos do ISEG;</w:t>
        </w:r>
      </w:ins>
    </w:p>
    <w:p w14:paraId="620B5039" w14:textId="77777777" w:rsidR="009C0932" w:rsidRDefault="009C0932" w:rsidP="009C09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1492" w:right="-1"/>
        <w:jc w:val="both"/>
        <w:rPr>
          <w:ins w:id="128" w:author="João Calado" w:date="2020-06-11T19:48:00Z"/>
          <w:rFonts w:ascii="Arial" w:eastAsia="Times New Roman" w:hAnsi="Arial" w:cs="Arial"/>
          <w:color w:val="000000"/>
        </w:rPr>
      </w:pPr>
      <w:ins w:id="129" w:author="João Calado" w:date="2020-06-11T19:48:00Z">
        <w:r w:rsidRPr="00764ECC">
          <w:rPr>
            <w:rFonts w:ascii="Arial" w:eastAsia="Times New Roman" w:hAnsi="Arial" w:cs="Arial"/>
            <w:color w:val="000000"/>
          </w:rPr>
          <w:t>°</w:t>
        </w:r>
        <w:r>
          <w:rPr>
            <w:rFonts w:ascii="Arial" w:eastAsia="Times New Roman" w:hAnsi="Arial" w:cs="Arial"/>
            <w:color w:val="000000"/>
          </w:rPr>
          <w:t xml:space="preserve"> Integração dos circuitos de informação das solicitações de apoio técnico e de manutenção;</w:t>
        </w:r>
      </w:ins>
    </w:p>
    <w:p w14:paraId="67118A59" w14:textId="77777777" w:rsidR="009C0932" w:rsidRDefault="009C0932" w:rsidP="009C09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1492" w:right="-1"/>
        <w:jc w:val="both"/>
        <w:rPr>
          <w:ins w:id="130" w:author="João Calado" w:date="2020-06-11T19:48:00Z"/>
          <w:rFonts w:ascii="Arial" w:eastAsia="Times New Roman" w:hAnsi="Arial" w:cs="Arial"/>
          <w:color w:val="000000"/>
        </w:rPr>
      </w:pPr>
      <w:ins w:id="131" w:author="João Calado" w:date="2020-06-11T19:48:00Z">
        <w:r w:rsidRPr="00764ECC">
          <w:rPr>
            <w:rFonts w:ascii="Arial" w:eastAsia="Times New Roman" w:hAnsi="Arial" w:cs="Arial"/>
            <w:color w:val="000000"/>
          </w:rPr>
          <w:t xml:space="preserve">° </w:t>
        </w:r>
        <w:r>
          <w:rPr>
            <w:rFonts w:ascii="Arial" w:eastAsia="Times New Roman" w:hAnsi="Arial" w:cs="Arial"/>
            <w:color w:val="000000"/>
          </w:rPr>
          <w:t>Elaboração e execução do orçamento de recursos tecnológicos;</w:t>
        </w:r>
      </w:ins>
    </w:p>
    <w:p w14:paraId="26F56AE6" w14:textId="77777777" w:rsidR="009C0932" w:rsidRDefault="009C0932" w:rsidP="009C09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1492" w:right="-1"/>
        <w:jc w:val="both"/>
        <w:rPr>
          <w:ins w:id="132" w:author="João Calado" w:date="2020-06-11T19:48:00Z"/>
          <w:rFonts w:ascii="Arial" w:eastAsia="Times New Roman" w:hAnsi="Arial" w:cs="Arial"/>
          <w:color w:val="000000"/>
        </w:rPr>
      </w:pPr>
      <w:ins w:id="133" w:author="João Calado" w:date="2020-06-11T19:48:00Z">
        <w:r w:rsidRPr="00764ECC">
          <w:rPr>
            <w:rFonts w:ascii="Arial" w:eastAsia="Times New Roman" w:hAnsi="Arial" w:cs="Arial"/>
            <w:color w:val="000000"/>
          </w:rPr>
          <w:t xml:space="preserve">° </w:t>
        </w:r>
        <w:r>
          <w:rPr>
            <w:rFonts w:ascii="Arial" w:eastAsia="Times New Roman" w:hAnsi="Arial" w:cs="Arial"/>
            <w:color w:val="000000"/>
          </w:rPr>
          <w:t>Controlo da execução do orçamento de recursos tecnológicos;</w:t>
        </w:r>
      </w:ins>
    </w:p>
    <w:p w14:paraId="3012C8FB" w14:textId="77777777" w:rsidR="009C0932" w:rsidRDefault="009C0932" w:rsidP="009C09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1492" w:right="-1"/>
        <w:jc w:val="both"/>
        <w:rPr>
          <w:ins w:id="134" w:author="João Calado" w:date="2020-06-11T19:48:00Z"/>
          <w:rFonts w:ascii="Arial" w:eastAsia="Times New Roman" w:hAnsi="Arial" w:cs="Arial"/>
          <w:color w:val="000000"/>
        </w:rPr>
      </w:pPr>
      <w:ins w:id="135" w:author="João Calado" w:date="2020-06-11T19:48:00Z">
        <w:r w:rsidRPr="00764ECC">
          <w:rPr>
            <w:rFonts w:ascii="Arial" w:eastAsia="Times New Roman" w:hAnsi="Arial" w:cs="Arial"/>
            <w:color w:val="000000"/>
          </w:rPr>
          <w:lastRenderedPageBreak/>
          <w:t xml:space="preserve">° </w:t>
        </w:r>
        <w:r>
          <w:rPr>
            <w:rFonts w:ascii="Arial" w:eastAsia="Times New Roman" w:hAnsi="Arial" w:cs="Arial"/>
            <w:color w:val="000000"/>
          </w:rPr>
          <w:t>Reporte e controlo na gestão dos recursos tecnológicos.</w:t>
        </w:r>
      </w:ins>
    </w:p>
    <w:p w14:paraId="5BB50D57" w14:textId="0DF5F72D" w:rsidR="009C0932" w:rsidRDefault="009C0932" w:rsidP="009C09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851" w:right="-1"/>
        <w:jc w:val="both"/>
        <w:rPr>
          <w:ins w:id="136" w:author="João Calado" w:date="2020-06-11T19:48:00Z"/>
          <w:rFonts w:ascii="Arial" w:eastAsia="Times New Roman" w:hAnsi="Arial" w:cs="Arial"/>
          <w:color w:val="000000"/>
        </w:rPr>
      </w:pPr>
      <w:ins w:id="137" w:author="João Calado" w:date="2020-06-11T19:48:00Z">
        <w:r w:rsidRPr="00764ECC">
          <w:rPr>
            <w:rFonts w:ascii="Arial" w:eastAsia="Times New Roman" w:hAnsi="Arial" w:cs="Arial"/>
            <w:color w:val="000000"/>
          </w:rPr>
          <w:t xml:space="preserve">● </w:t>
        </w:r>
      </w:ins>
      <w:ins w:id="138" w:author="João Calado" w:date="2020-06-11T19:50:00Z">
        <w:r>
          <w:rPr>
            <w:rFonts w:ascii="Arial" w:eastAsia="Times New Roman" w:hAnsi="Arial" w:cs="Arial"/>
            <w:color w:val="000000"/>
          </w:rPr>
          <w:t>Processos</w:t>
        </w:r>
      </w:ins>
      <w:ins w:id="139" w:author="João Calado" w:date="2020-06-11T19:48:00Z">
        <w:r>
          <w:rPr>
            <w:rFonts w:ascii="Arial" w:eastAsia="Times New Roman" w:hAnsi="Arial" w:cs="Arial"/>
            <w:color w:val="000000"/>
          </w:rPr>
          <w:t xml:space="preserve"> administrativos e de gestão comunicação e marketing:</w:t>
        </w:r>
      </w:ins>
    </w:p>
    <w:p w14:paraId="4BCD995F" w14:textId="77777777" w:rsidR="009C0932" w:rsidRDefault="009C0932" w:rsidP="009C09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1492" w:right="-1"/>
        <w:jc w:val="both"/>
        <w:rPr>
          <w:ins w:id="140" w:author="João Calado" w:date="2020-06-11T19:48:00Z"/>
          <w:rFonts w:ascii="Arial" w:eastAsia="Times New Roman" w:hAnsi="Arial" w:cs="Arial"/>
          <w:color w:val="000000"/>
        </w:rPr>
      </w:pPr>
      <w:ins w:id="141" w:author="João Calado" w:date="2020-06-11T19:48:00Z">
        <w:r w:rsidRPr="00764ECC">
          <w:rPr>
            <w:rFonts w:ascii="Arial" w:eastAsia="Times New Roman" w:hAnsi="Arial" w:cs="Arial"/>
            <w:color w:val="000000"/>
          </w:rPr>
          <w:t xml:space="preserve">° </w:t>
        </w:r>
        <w:r>
          <w:rPr>
            <w:rFonts w:ascii="Arial" w:eastAsia="Times New Roman" w:hAnsi="Arial" w:cs="Arial"/>
            <w:color w:val="000000"/>
          </w:rPr>
          <w:t>Diagnóstico e gestão das necessidades do ISEG em termos de comunicação e marketing;</w:t>
        </w:r>
      </w:ins>
    </w:p>
    <w:p w14:paraId="2981B864" w14:textId="77777777" w:rsidR="009C0932" w:rsidRDefault="009C0932" w:rsidP="009C09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1492" w:right="-1"/>
        <w:jc w:val="both"/>
        <w:rPr>
          <w:ins w:id="142" w:author="João Calado" w:date="2020-06-11T19:48:00Z"/>
          <w:rFonts w:ascii="Arial" w:eastAsia="Times New Roman" w:hAnsi="Arial" w:cs="Arial"/>
          <w:color w:val="000000"/>
        </w:rPr>
      </w:pPr>
      <w:ins w:id="143" w:author="João Calado" w:date="2020-06-11T19:48:00Z">
        <w:r w:rsidRPr="00764ECC">
          <w:rPr>
            <w:rFonts w:ascii="Arial" w:eastAsia="Times New Roman" w:hAnsi="Arial" w:cs="Arial"/>
            <w:color w:val="000000"/>
          </w:rPr>
          <w:t xml:space="preserve">° </w:t>
        </w:r>
        <w:r>
          <w:rPr>
            <w:rFonts w:ascii="Arial" w:eastAsia="Times New Roman" w:hAnsi="Arial" w:cs="Arial"/>
            <w:color w:val="000000"/>
          </w:rPr>
          <w:t>Elaboração e execução do plano de comunicação e marketing;</w:t>
        </w:r>
      </w:ins>
    </w:p>
    <w:p w14:paraId="708B96DD" w14:textId="77777777" w:rsidR="009C0932" w:rsidRDefault="009C0932" w:rsidP="009C09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1492" w:right="-1"/>
        <w:jc w:val="both"/>
        <w:rPr>
          <w:ins w:id="144" w:author="João Calado" w:date="2020-06-11T19:48:00Z"/>
          <w:rFonts w:ascii="Arial" w:eastAsia="Times New Roman" w:hAnsi="Arial" w:cs="Arial"/>
          <w:color w:val="000000"/>
        </w:rPr>
      </w:pPr>
      <w:ins w:id="145" w:author="João Calado" w:date="2020-06-11T19:48:00Z">
        <w:r w:rsidRPr="00764ECC">
          <w:rPr>
            <w:rFonts w:ascii="Arial" w:eastAsia="Times New Roman" w:hAnsi="Arial" w:cs="Arial"/>
            <w:color w:val="000000"/>
          </w:rPr>
          <w:t xml:space="preserve">° </w:t>
        </w:r>
        <w:r>
          <w:rPr>
            <w:rFonts w:ascii="Arial" w:eastAsia="Times New Roman" w:hAnsi="Arial" w:cs="Arial"/>
            <w:color w:val="000000"/>
          </w:rPr>
          <w:t>Elaboração e execução do orçamento de comunicação e marketing;</w:t>
        </w:r>
      </w:ins>
    </w:p>
    <w:p w14:paraId="36278184" w14:textId="77777777" w:rsidR="009C0932" w:rsidRDefault="009C0932" w:rsidP="009C09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1492" w:right="-1"/>
        <w:jc w:val="both"/>
        <w:rPr>
          <w:ins w:id="146" w:author="João Calado" w:date="2020-06-11T19:48:00Z"/>
          <w:rFonts w:ascii="Arial" w:eastAsia="Times New Roman" w:hAnsi="Arial" w:cs="Arial"/>
          <w:color w:val="000000"/>
        </w:rPr>
      </w:pPr>
      <w:ins w:id="147" w:author="João Calado" w:date="2020-06-11T19:48:00Z">
        <w:r w:rsidRPr="00764ECC">
          <w:rPr>
            <w:rFonts w:ascii="Arial" w:eastAsia="Times New Roman" w:hAnsi="Arial" w:cs="Arial"/>
            <w:color w:val="000000"/>
          </w:rPr>
          <w:t xml:space="preserve">° </w:t>
        </w:r>
        <w:r>
          <w:rPr>
            <w:rFonts w:ascii="Arial" w:eastAsia="Times New Roman" w:hAnsi="Arial" w:cs="Arial"/>
            <w:color w:val="000000"/>
          </w:rPr>
          <w:t>Reporte e controlo na gestão da comunicação e marketing.</w:t>
        </w:r>
      </w:ins>
    </w:p>
    <w:p w14:paraId="24A067B7" w14:textId="2D146E74" w:rsidR="009C0932" w:rsidRDefault="009C0932" w:rsidP="009C09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851" w:right="-1"/>
        <w:jc w:val="both"/>
        <w:rPr>
          <w:ins w:id="148" w:author="João Calado" w:date="2020-06-11T19:48:00Z"/>
          <w:rFonts w:ascii="Arial" w:eastAsia="Times New Roman" w:hAnsi="Arial" w:cs="Arial"/>
          <w:color w:val="000000"/>
        </w:rPr>
      </w:pPr>
      <w:ins w:id="149" w:author="João Calado" w:date="2020-06-11T19:48:00Z">
        <w:r w:rsidRPr="00764ECC">
          <w:rPr>
            <w:rFonts w:ascii="Arial" w:eastAsia="Times New Roman" w:hAnsi="Arial" w:cs="Arial"/>
            <w:color w:val="000000"/>
          </w:rPr>
          <w:t xml:space="preserve">● </w:t>
        </w:r>
      </w:ins>
      <w:ins w:id="150" w:author="João Calado" w:date="2020-06-11T19:50:00Z">
        <w:r>
          <w:rPr>
            <w:rFonts w:ascii="Arial" w:eastAsia="Times New Roman" w:hAnsi="Arial" w:cs="Arial"/>
            <w:color w:val="000000"/>
          </w:rPr>
          <w:t>Processos</w:t>
        </w:r>
      </w:ins>
      <w:ins w:id="151" w:author="João Calado" w:date="2020-06-11T19:48:00Z">
        <w:r>
          <w:rPr>
            <w:rFonts w:ascii="Arial" w:eastAsia="Times New Roman" w:hAnsi="Arial" w:cs="Arial"/>
            <w:color w:val="000000"/>
          </w:rPr>
          <w:t xml:space="preserve"> administrativos e de gestão da documentação e informação:</w:t>
        </w:r>
      </w:ins>
    </w:p>
    <w:p w14:paraId="38B7AB40" w14:textId="77777777" w:rsidR="009C0932" w:rsidRDefault="009C0932" w:rsidP="009C09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1492" w:right="-1"/>
        <w:jc w:val="both"/>
        <w:rPr>
          <w:ins w:id="152" w:author="João Calado" w:date="2020-06-11T19:48:00Z"/>
          <w:rFonts w:ascii="Arial" w:eastAsia="Times New Roman" w:hAnsi="Arial" w:cs="Arial"/>
          <w:color w:val="000000"/>
        </w:rPr>
      </w:pPr>
      <w:ins w:id="153" w:author="João Calado" w:date="2020-06-11T19:48:00Z">
        <w:r w:rsidRPr="00764ECC">
          <w:rPr>
            <w:rFonts w:ascii="Arial" w:eastAsia="Times New Roman" w:hAnsi="Arial" w:cs="Arial"/>
            <w:color w:val="000000"/>
          </w:rPr>
          <w:t xml:space="preserve">° </w:t>
        </w:r>
        <w:r>
          <w:rPr>
            <w:rFonts w:ascii="Arial" w:eastAsia="Times New Roman" w:hAnsi="Arial" w:cs="Arial"/>
            <w:color w:val="000000"/>
          </w:rPr>
          <w:t>Diagnóstico e gestão das necessidades do ISEG em termos de informação e bases de dados académicas;</w:t>
        </w:r>
      </w:ins>
    </w:p>
    <w:p w14:paraId="793192EF" w14:textId="77777777" w:rsidR="009C0932" w:rsidRDefault="009C0932" w:rsidP="009C09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1492" w:right="-1"/>
        <w:jc w:val="both"/>
        <w:rPr>
          <w:ins w:id="154" w:author="João Calado" w:date="2020-06-11T19:48:00Z"/>
          <w:rFonts w:ascii="Arial" w:eastAsia="Times New Roman" w:hAnsi="Arial" w:cs="Arial"/>
          <w:color w:val="000000"/>
        </w:rPr>
      </w:pPr>
      <w:ins w:id="155" w:author="João Calado" w:date="2020-06-11T19:48:00Z">
        <w:r w:rsidRPr="00764ECC">
          <w:rPr>
            <w:rFonts w:ascii="Arial" w:eastAsia="Times New Roman" w:hAnsi="Arial" w:cs="Arial"/>
            <w:color w:val="000000"/>
          </w:rPr>
          <w:t xml:space="preserve">° </w:t>
        </w:r>
        <w:r>
          <w:rPr>
            <w:rFonts w:ascii="Arial" w:eastAsia="Times New Roman" w:hAnsi="Arial" w:cs="Arial"/>
            <w:color w:val="000000"/>
          </w:rPr>
          <w:t>Elaboração e execução do plano da direção de documentação e informação;</w:t>
        </w:r>
      </w:ins>
    </w:p>
    <w:p w14:paraId="7DDECF1C" w14:textId="77777777" w:rsidR="009C0932" w:rsidRDefault="009C0932" w:rsidP="009C09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1492" w:right="-1"/>
        <w:jc w:val="both"/>
        <w:rPr>
          <w:ins w:id="156" w:author="João Calado" w:date="2020-06-11T19:48:00Z"/>
          <w:rFonts w:ascii="Arial" w:eastAsia="Times New Roman" w:hAnsi="Arial" w:cs="Arial"/>
          <w:color w:val="000000"/>
        </w:rPr>
      </w:pPr>
      <w:ins w:id="157" w:author="João Calado" w:date="2020-06-11T19:48:00Z">
        <w:r w:rsidRPr="00764ECC">
          <w:rPr>
            <w:rFonts w:ascii="Arial" w:eastAsia="Times New Roman" w:hAnsi="Arial" w:cs="Arial"/>
            <w:color w:val="000000"/>
          </w:rPr>
          <w:t xml:space="preserve">° </w:t>
        </w:r>
        <w:r>
          <w:rPr>
            <w:rFonts w:ascii="Arial" w:eastAsia="Times New Roman" w:hAnsi="Arial" w:cs="Arial"/>
            <w:color w:val="000000"/>
          </w:rPr>
          <w:t>Elaboração e execução do orçamento de documentação e informação;</w:t>
        </w:r>
      </w:ins>
    </w:p>
    <w:p w14:paraId="67BC61C7" w14:textId="77777777" w:rsidR="009C0932" w:rsidRDefault="009C0932" w:rsidP="009C09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1492" w:right="-1"/>
        <w:jc w:val="both"/>
        <w:rPr>
          <w:ins w:id="158" w:author="João Calado" w:date="2020-06-11T19:48:00Z"/>
          <w:rFonts w:ascii="Arial" w:eastAsia="Times New Roman" w:hAnsi="Arial" w:cs="Arial"/>
          <w:color w:val="000000"/>
        </w:rPr>
      </w:pPr>
      <w:ins w:id="159" w:author="João Calado" w:date="2020-06-11T19:48:00Z">
        <w:r w:rsidRPr="00764ECC">
          <w:rPr>
            <w:rFonts w:ascii="Arial" w:eastAsia="Times New Roman" w:hAnsi="Arial" w:cs="Arial"/>
            <w:color w:val="000000"/>
          </w:rPr>
          <w:t xml:space="preserve">° </w:t>
        </w:r>
        <w:r>
          <w:rPr>
            <w:rFonts w:ascii="Arial" w:eastAsia="Times New Roman" w:hAnsi="Arial" w:cs="Arial"/>
            <w:color w:val="000000"/>
          </w:rPr>
          <w:t>Reporte e controlo na gestão de documentação e informação.</w:t>
        </w:r>
      </w:ins>
    </w:p>
    <w:p w14:paraId="40FFEBD4" w14:textId="7970528F" w:rsidR="009C0932" w:rsidRDefault="009C0932" w:rsidP="009C09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851" w:right="-1"/>
        <w:jc w:val="both"/>
        <w:rPr>
          <w:ins w:id="160" w:author="João Calado" w:date="2020-06-11T19:48:00Z"/>
          <w:rFonts w:ascii="Arial" w:eastAsia="Times New Roman" w:hAnsi="Arial" w:cs="Arial"/>
          <w:color w:val="000000"/>
        </w:rPr>
      </w:pPr>
      <w:ins w:id="161" w:author="João Calado" w:date="2020-06-11T19:48:00Z">
        <w:r w:rsidRPr="00764ECC">
          <w:rPr>
            <w:rFonts w:ascii="Arial" w:eastAsia="Times New Roman" w:hAnsi="Arial" w:cs="Arial"/>
            <w:color w:val="000000"/>
          </w:rPr>
          <w:t xml:space="preserve">● </w:t>
        </w:r>
      </w:ins>
      <w:ins w:id="162" w:author="João Calado" w:date="2020-06-11T19:50:00Z">
        <w:r>
          <w:rPr>
            <w:rFonts w:ascii="Arial" w:eastAsia="Times New Roman" w:hAnsi="Arial" w:cs="Arial"/>
            <w:color w:val="000000"/>
          </w:rPr>
          <w:t>Processos</w:t>
        </w:r>
      </w:ins>
      <w:ins w:id="163" w:author="João Calado" w:date="2020-06-11T19:48:00Z">
        <w:r>
          <w:rPr>
            <w:rFonts w:ascii="Arial" w:eastAsia="Times New Roman" w:hAnsi="Arial" w:cs="Arial"/>
            <w:color w:val="000000"/>
          </w:rPr>
          <w:t xml:space="preserve"> administrativos e de gestão do apoio aos alunos:</w:t>
        </w:r>
      </w:ins>
    </w:p>
    <w:p w14:paraId="35070A5E" w14:textId="77777777" w:rsidR="009C0932" w:rsidRDefault="009C0932" w:rsidP="009C09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1492" w:right="-1"/>
        <w:jc w:val="both"/>
        <w:rPr>
          <w:ins w:id="164" w:author="João Calado" w:date="2020-06-11T19:48:00Z"/>
          <w:rFonts w:ascii="Arial" w:eastAsia="Times New Roman" w:hAnsi="Arial" w:cs="Arial"/>
          <w:color w:val="000000"/>
        </w:rPr>
      </w:pPr>
      <w:ins w:id="165" w:author="João Calado" w:date="2020-06-11T19:48:00Z">
        <w:r w:rsidRPr="00764ECC">
          <w:rPr>
            <w:rFonts w:ascii="Arial" w:eastAsia="Times New Roman" w:hAnsi="Arial" w:cs="Arial"/>
            <w:color w:val="000000"/>
          </w:rPr>
          <w:t xml:space="preserve">° </w:t>
        </w:r>
        <w:r>
          <w:rPr>
            <w:rFonts w:ascii="Arial" w:eastAsia="Times New Roman" w:hAnsi="Arial" w:cs="Arial"/>
            <w:color w:val="000000"/>
          </w:rPr>
          <w:t>Diagnóstico e gestão das necessidades do ISEG em termos de serviços de apoio aos alunos;</w:t>
        </w:r>
      </w:ins>
    </w:p>
    <w:p w14:paraId="6A2596A1" w14:textId="77777777" w:rsidR="009C0932" w:rsidRDefault="009C0932" w:rsidP="009C09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1492" w:right="-1"/>
        <w:jc w:val="both"/>
        <w:rPr>
          <w:ins w:id="166" w:author="João Calado" w:date="2020-06-11T19:48:00Z"/>
          <w:rFonts w:ascii="Arial" w:eastAsia="Times New Roman" w:hAnsi="Arial" w:cs="Arial"/>
          <w:color w:val="000000"/>
        </w:rPr>
      </w:pPr>
      <w:ins w:id="167" w:author="João Calado" w:date="2020-06-11T19:48:00Z">
        <w:r w:rsidRPr="00764ECC">
          <w:rPr>
            <w:rFonts w:ascii="Arial" w:eastAsia="Times New Roman" w:hAnsi="Arial" w:cs="Arial"/>
            <w:color w:val="000000"/>
          </w:rPr>
          <w:t xml:space="preserve">° </w:t>
        </w:r>
        <w:r>
          <w:rPr>
            <w:rFonts w:ascii="Arial" w:eastAsia="Times New Roman" w:hAnsi="Arial" w:cs="Arial"/>
            <w:color w:val="000000"/>
          </w:rPr>
          <w:t>Elaboração e execução do plano de atividades e afetação de recursos;</w:t>
        </w:r>
      </w:ins>
    </w:p>
    <w:p w14:paraId="3F10A090" w14:textId="77777777" w:rsidR="009C0932" w:rsidRDefault="009C0932" w:rsidP="009C09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1492" w:right="-1"/>
        <w:jc w:val="both"/>
        <w:rPr>
          <w:ins w:id="168" w:author="João Calado" w:date="2020-06-11T19:48:00Z"/>
          <w:rFonts w:ascii="Arial" w:eastAsia="Times New Roman" w:hAnsi="Arial" w:cs="Arial"/>
          <w:color w:val="000000"/>
        </w:rPr>
      </w:pPr>
      <w:ins w:id="169" w:author="João Calado" w:date="2020-06-11T19:48:00Z">
        <w:r w:rsidRPr="00764ECC">
          <w:rPr>
            <w:rFonts w:ascii="Arial" w:eastAsia="Times New Roman" w:hAnsi="Arial" w:cs="Arial"/>
            <w:color w:val="000000"/>
          </w:rPr>
          <w:t xml:space="preserve">° </w:t>
        </w:r>
        <w:r>
          <w:rPr>
            <w:rFonts w:ascii="Arial" w:eastAsia="Times New Roman" w:hAnsi="Arial" w:cs="Arial"/>
            <w:color w:val="000000"/>
          </w:rPr>
          <w:t>Reporte e controlo na gestão dos serviços de apoio aos alunos.</w:t>
        </w:r>
      </w:ins>
    </w:p>
    <w:p w14:paraId="7BEC9ABC" w14:textId="0358C7E3" w:rsidR="009C0932" w:rsidRPr="00764ECC" w:rsidRDefault="009C0932" w:rsidP="009C09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851" w:right="-1"/>
        <w:jc w:val="both"/>
        <w:rPr>
          <w:ins w:id="170" w:author="João Calado" w:date="2020-06-11T19:48:00Z"/>
          <w:rFonts w:ascii="Arial" w:eastAsia="Times New Roman" w:hAnsi="Arial" w:cs="Arial"/>
          <w:color w:val="000000"/>
        </w:rPr>
      </w:pPr>
      <w:ins w:id="171" w:author="João Calado" w:date="2020-06-11T19:48:00Z">
        <w:r w:rsidRPr="00764ECC">
          <w:rPr>
            <w:rFonts w:ascii="Arial" w:eastAsia="Times New Roman" w:hAnsi="Arial" w:cs="Arial"/>
            <w:color w:val="000000"/>
          </w:rPr>
          <w:t xml:space="preserve">● </w:t>
        </w:r>
      </w:ins>
      <w:ins w:id="172" w:author="João Calado" w:date="2020-06-11T19:50:00Z">
        <w:r>
          <w:rPr>
            <w:rFonts w:ascii="Arial" w:eastAsia="Times New Roman" w:hAnsi="Arial" w:cs="Arial"/>
            <w:color w:val="000000"/>
          </w:rPr>
          <w:t>Processos</w:t>
        </w:r>
      </w:ins>
      <w:ins w:id="173" w:author="João Calado" w:date="2020-06-11T19:48:00Z">
        <w:r w:rsidRPr="00764ECC">
          <w:rPr>
            <w:rFonts w:ascii="Arial" w:eastAsia="Times New Roman" w:hAnsi="Arial" w:cs="Arial"/>
            <w:color w:val="000000"/>
          </w:rPr>
          <w:t xml:space="preserve"> Administrativos na área académica, nomeadamente:</w:t>
        </w:r>
      </w:ins>
    </w:p>
    <w:p w14:paraId="3EF92A1D" w14:textId="77777777" w:rsidR="009C0932" w:rsidRDefault="009C0932" w:rsidP="009C09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1492" w:right="-1"/>
        <w:jc w:val="both"/>
        <w:rPr>
          <w:ins w:id="174" w:author="João Calado" w:date="2020-06-11T19:48:00Z"/>
          <w:rFonts w:ascii="Arial" w:eastAsia="Times New Roman" w:hAnsi="Arial" w:cs="Arial"/>
          <w:color w:val="000000"/>
        </w:rPr>
      </w:pPr>
      <w:ins w:id="175" w:author="João Calado" w:date="2020-06-11T19:48:00Z">
        <w:r w:rsidRPr="00764ECC">
          <w:rPr>
            <w:rFonts w:ascii="Arial" w:eastAsia="Times New Roman" w:hAnsi="Arial" w:cs="Arial"/>
            <w:color w:val="000000"/>
          </w:rPr>
          <w:t>° Inscrição e matrículas dos alunos</w:t>
        </w:r>
        <w:r>
          <w:rPr>
            <w:rFonts w:ascii="Arial" w:eastAsia="Times New Roman" w:hAnsi="Arial" w:cs="Arial"/>
            <w:color w:val="000000"/>
          </w:rPr>
          <w:t>;</w:t>
        </w:r>
      </w:ins>
    </w:p>
    <w:p w14:paraId="77D17246" w14:textId="77777777" w:rsidR="009C0932" w:rsidRDefault="009C0932" w:rsidP="009C09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1492" w:right="-1"/>
        <w:jc w:val="both"/>
        <w:rPr>
          <w:ins w:id="176" w:author="João Calado" w:date="2020-06-11T19:48:00Z"/>
          <w:rFonts w:ascii="Arial" w:eastAsia="Times New Roman" w:hAnsi="Arial" w:cs="Arial"/>
          <w:color w:val="000000"/>
        </w:rPr>
      </w:pPr>
      <w:ins w:id="177" w:author="João Calado" w:date="2020-06-11T19:48:00Z">
        <w:r w:rsidRPr="00764ECC">
          <w:rPr>
            <w:rFonts w:ascii="Arial" w:eastAsia="Times New Roman" w:hAnsi="Arial" w:cs="Arial"/>
            <w:color w:val="000000"/>
          </w:rPr>
          <w:t>° Informação sobre os cursos</w:t>
        </w:r>
        <w:r>
          <w:rPr>
            <w:rFonts w:ascii="Arial" w:eastAsia="Times New Roman" w:hAnsi="Arial" w:cs="Arial"/>
            <w:color w:val="000000"/>
          </w:rPr>
          <w:t>;</w:t>
        </w:r>
      </w:ins>
    </w:p>
    <w:p w14:paraId="3919DC2B" w14:textId="77777777" w:rsidR="009C0932" w:rsidRDefault="009C0932" w:rsidP="009C09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1492" w:right="-1"/>
        <w:jc w:val="both"/>
        <w:rPr>
          <w:ins w:id="178" w:author="João Calado" w:date="2020-06-11T19:48:00Z"/>
          <w:rFonts w:ascii="Arial" w:eastAsia="Times New Roman" w:hAnsi="Arial" w:cs="Arial"/>
          <w:color w:val="000000"/>
        </w:rPr>
      </w:pPr>
      <w:ins w:id="179" w:author="João Calado" w:date="2020-06-11T19:48:00Z">
        <w:r w:rsidRPr="00764ECC">
          <w:rPr>
            <w:rFonts w:ascii="Arial" w:eastAsia="Times New Roman" w:hAnsi="Arial" w:cs="Arial"/>
            <w:color w:val="000000"/>
          </w:rPr>
          <w:t>° Registo de dados pessoais</w:t>
        </w:r>
        <w:r>
          <w:rPr>
            <w:rFonts w:ascii="Arial" w:eastAsia="Times New Roman" w:hAnsi="Arial" w:cs="Arial"/>
            <w:color w:val="000000"/>
          </w:rPr>
          <w:t>;</w:t>
        </w:r>
      </w:ins>
    </w:p>
    <w:p w14:paraId="30203776" w14:textId="77777777" w:rsidR="009C0932" w:rsidRDefault="009C0932" w:rsidP="009C09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1492" w:right="-1"/>
        <w:jc w:val="both"/>
        <w:rPr>
          <w:ins w:id="180" w:author="João Calado" w:date="2020-06-11T19:48:00Z"/>
          <w:rFonts w:ascii="Arial" w:eastAsia="Times New Roman" w:hAnsi="Arial" w:cs="Arial"/>
          <w:color w:val="000000"/>
        </w:rPr>
      </w:pPr>
      <w:ins w:id="181" w:author="João Calado" w:date="2020-06-11T19:48:00Z">
        <w:r w:rsidRPr="00764ECC">
          <w:rPr>
            <w:rFonts w:ascii="Arial" w:eastAsia="Times New Roman" w:hAnsi="Arial" w:cs="Arial"/>
            <w:color w:val="000000"/>
          </w:rPr>
          <w:t>° Informação sobre horários</w:t>
        </w:r>
        <w:r>
          <w:rPr>
            <w:rFonts w:ascii="Arial" w:eastAsia="Times New Roman" w:hAnsi="Arial" w:cs="Arial"/>
            <w:color w:val="000000"/>
          </w:rPr>
          <w:t>;</w:t>
        </w:r>
      </w:ins>
    </w:p>
    <w:p w14:paraId="5EFC7B8A" w14:textId="77777777" w:rsidR="009C0932" w:rsidRDefault="009C0932" w:rsidP="009C09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1492" w:right="-1"/>
        <w:jc w:val="both"/>
        <w:rPr>
          <w:ins w:id="182" w:author="João Calado" w:date="2020-06-11T19:48:00Z"/>
          <w:rFonts w:ascii="Arial" w:eastAsia="Times New Roman" w:hAnsi="Arial" w:cs="Arial"/>
          <w:color w:val="000000"/>
        </w:rPr>
      </w:pPr>
      <w:ins w:id="183" w:author="João Calado" w:date="2020-06-11T19:48:00Z">
        <w:r w:rsidRPr="00764ECC">
          <w:rPr>
            <w:rFonts w:ascii="Arial" w:eastAsia="Times New Roman" w:hAnsi="Arial" w:cs="Arial"/>
            <w:color w:val="000000"/>
          </w:rPr>
          <w:t>° Registo de assiduidade</w:t>
        </w:r>
        <w:r>
          <w:rPr>
            <w:rFonts w:ascii="Arial" w:eastAsia="Times New Roman" w:hAnsi="Arial" w:cs="Arial"/>
            <w:color w:val="000000"/>
          </w:rPr>
          <w:t>;</w:t>
        </w:r>
      </w:ins>
    </w:p>
    <w:p w14:paraId="171C3686" w14:textId="77777777" w:rsidR="009C0932" w:rsidRDefault="009C0932" w:rsidP="009C09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1492" w:right="-1"/>
        <w:jc w:val="both"/>
        <w:rPr>
          <w:ins w:id="184" w:author="João Calado" w:date="2020-06-11T19:48:00Z"/>
          <w:rFonts w:ascii="Arial" w:eastAsia="Times New Roman" w:hAnsi="Arial" w:cs="Arial"/>
          <w:color w:val="000000"/>
        </w:rPr>
      </w:pPr>
      <w:ins w:id="185" w:author="João Calado" w:date="2020-06-11T19:48:00Z">
        <w:r w:rsidRPr="00764ECC">
          <w:rPr>
            <w:rFonts w:ascii="Arial" w:eastAsia="Times New Roman" w:hAnsi="Arial" w:cs="Arial"/>
            <w:color w:val="000000"/>
          </w:rPr>
          <w:t>° Calendário dos exames</w:t>
        </w:r>
        <w:r>
          <w:rPr>
            <w:rFonts w:ascii="Arial" w:eastAsia="Times New Roman" w:hAnsi="Arial" w:cs="Arial"/>
            <w:color w:val="000000"/>
          </w:rPr>
          <w:t>;</w:t>
        </w:r>
      </w:ins>
    </w:p>
    <w:p w14:paraId="306480E8" w14:textId="77777777" w:rsidR="009C0932" w:rsidRDefault="009C0932" w:rsidP="009C09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1492" w:right="-1"/>
        <w:jc w:val="both"/>
        <w:rPr>
          <w:ins w:id="186" w:author="João Calado" w:date="2020-06-11T19:48:00Z"/>
          <w:rFonts w:ascii="Arial" w:eastAsia="Times New Roman" w:hAnsi="Arial" w:cs="Arial"/>
          <w:color w:val="000000"/>
        </w:rPr>
      </w:pPr>
      <w:ins w:id="187" w:author="João Calado" w:date="2020-06-11T19:48:00Z">
        <w:r w:rsidRPr="00764ECC">
          <w:rPr>
            <w:rFonts w:ascii="Arial" w:eastAsia="Times New Roman" w:hAnsi="Arial" w:cs="Arial"/>
            <w:color w:val="000000"/>
          </w:rPr>
          <w:t>° Sistema de avaliação dos alunos e registo de notas</w:t>
        </w:r>
        <w:r>
          <w:rPr>
            <w:rFonts w:ascii="Arial" w:eastAsia="Times New Roman" w:hAnsi="Arial" w:cs="Arial"/>
            <w:color w:val="000000"/>
          </w:rPr>
          <w:t>;</w:t>
        </w:r>
      </w:ins>
    </w:p>
    <w:p w14:paraId="1AB21009" w14:textId="77777777" w:rsidR="009C0932" w:rsidRDefault="009C0932" w:rsidP="009C09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1492" w:right="-1"/>
        <w:jc w:val="both"/>
        <w:rPr>
          <w:ins w:id="188" w:author="João Calado" w:date="2020-06-11T19:48:00Z"/>
          <w:rFonts w:ascii="Arial" w:eastAsia="Times New Roman" w:hAnsi="Arial" w:cs="Arial"/>
          <w:color w:val="000000"/>
        </w:rPr>
      </w:pPr>
      <w:ins w:id="189" w:author="João Calado" w:date="2020-06-11T19:48:00Z">
        <w:r w:rsidRPr="00764ECC">
          <w:rPr>
            <w:rFonts w:ascii="Arial" w:eastAsia="Times New Roman" w:hAnsi="Arial" w:cs="Arial"/>
            <w:color w:val="000000"/>
          </w:rPr>
          <w:t>° Acesso digital à conta corrente</w:t>
        </w:r>
        <w:r>
          <w:rPr>
            <w:rFonts w:ascii="Arial" w:eastAsia="Times New Roman" w:hAnsi="Arial" w:cs="Arial"/>
            <w:color w:val="000000"/>
          </w:rPr>
          <w:t>;</w:t>
        </w:r>
      </w:ins>
    </w:p>
    <w:p w14:paraId="3C1DF53F" w14:textId="77777777" w:rsidR="009C0932" w:rsidRDefault="009C0932" w:rsidP="009C0932">
      <w:pPr>
        <w:widowControl w:val="0"/>
        <w:pBdr>
          <w:top w:val="nil"/>
          <w:left w:val="nil"/>
          <w:bottom w:val="nil"/>
          <w:right w:val="nil"/>
          <w:between w:val="nil"/>
        </w:pBdr>
        <w:ind w:left="1492" w:right="-1"/>
        <w:jc w:val="both"/>
        <w:rPr>
          <w:ins w:id="190" w:author="João Calado" w:date="2020-06-11T19:48:00Z"/>
          <w:rFonts w:ascii="Arial" w:eastAsia="Times New Roman" w:hAnsi="Arial" w:cs="Arial"/>
          <w:color w:val="000000"/>
        </w:rPr>
      </w:pPr>
      <w:ins w:id="191" w:author="João Calado" w:date="2020-06-11T19:48:00Z">
        <w:r w:rsidRPr="00764ECC">
          <w:rPr>
            <w:rFonts w:ascii="Arial" w:eastAsia="Times New Roman" w:hAnsi="Arial" w:cs="Arial"/>
            <w:color w:val="000000"/>
          </w:rPr>
          <w:t>° Solicitação de documentos</w:t>
        </w:r>
        <w:r>
          <w:rPr>
            <w:rFonts w:ascii="Arial" w:eastAsia="Times New Roman" w:hAnsi="Arial" w:cs="Arial"/>
            <w:color w:val="000000"/>
          </w:rPr>
          <w:t>.</w:t>
        </w:r>
      </w:ins>
    </w:p>
    <w:p w14:paraId="645652C4" w14:textId="77777777" w:rsidR="009C0932" w:rsidRDefault="009C0932" w:rsidP="009C0932">
      <w:pPr>
        <w:widowControl w:val="0"/>
        <w:pBdr>
          <w:top w:val="nil"/>
          <w:left w:val="nil"/>
          <w:bottom w:val="nil"/>
          <w:right w:val="nil"/>
          <w:between w:val="nil"/>
        </w:pBdr>
        <w:ind w:left="851" w:right="-1"/>
        <w:jc w:val="both"/>
        <w:rPr>
          <w:ins w:id="192" w:author="João Calado" w:date="2020-06-11T19:48:00Z"/>
          <w:rFonts w:ascii="Arial" w:eastAsia="Times New Roman" w:hAnsi="Arial" w:cs="Arial"/>
          <w:color w:val="000000"/>
        </w:rPr>
      </w:pPr>
      <w:ins w:id="193" w:author="João Calado" w:date="2020-06-11T19:48:00Z">
        <w:r w:rsidRPr="00764ECC">
          <w:rPr>
            <w:rFonts w:ascii="Arial" w:eastAsia="Times New Roman" w:hAnsi="Arial" w:cs="Arial"/>
            <w:color w:val="000000"/>
          </w:rPr>
          <w:t>●</w:t>
        </w:r>
        <w:r>
          <w:rPr>
            <w:rFonts w:ascii="Arial" w:eastAsia="Times New Roman" w:hAnsi="Arial" w:cs="Arial"/>
            <w:color w:val="000000"/>
          </w:rPr>
          <w:t xml:space="preserve"> Integração dos circuitos de </w:t>
        </w:r>
        <w:proofErr w:type="spellStart"/>
        <w:r>
          <w:rPr>
            <w:rFonts w:ascii="Arial" w:eastAsia="Times New Roman" w:hAnsi="Arial" w:cs="Arial"/>
            <w:color w:val="000000"/>
          </w:rPr>
          <w:t>informção</w:t>
        </w:r>
        <w:proofErr w:type="spellEnd"/>
        <w:r>
          <w:rPr>
            <w:rFonts w:ascii="Arial" w:eastAsia="Times New Roman" w:hAnsi="Arial" w:cs="Arial"/>
            <w:color w:val="000000"/>
          </w:rPr>
          <w:t xml:space="preserve"> científica e académica envolvendo os departamentos, os órgãos de gestão e os serviços do ISEG e da Universidade de Lisboa.</w:t>
        </w:r>
      </w:ins>
    </w:p>
    <w:p w14:paraId="5EB22415" w14:textId="0DF2D4BC" w:rsidR="009C0932" w:rsidRDefault="009C0932" w:rsidP="009C09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851" w:right="-1"/>
        <w:jc w:val="both"/>
        <w:rPr>
          <w:ins w:id="194" w:author="João Calado" w:date="2020-06-11T19:48:00Z"/>
          <w:rFonts w:ascii="Arial" w:eastAsia="Times New Roman" w:hAnsi="Arial" w:cs="Arial"/>
          <w:color w:val="000000"/>
        </w:rPr>
      </w:pPr>
      <w:ins w:id="195" w:author="João Calado" w:date="2020-06-11T19:48:00Z">
        <w:r w:rsidRPr="00764ECC">
          <w:rPr>
            <w:rFonts w:ascii="Arial" w:eastAsia="Times New Roman" w:hAnsi="Arial" w:cs="Arial"/>
            <w:color w:val="000000"/>
          </w:rPr>
          <w:t xml:space="preserve">● </w:t>
        </w:r>
      </w:ins>
      <w:ins w:id="196" w:author="João Calado" w:date="2020-06-11T19:50:00Z">
        <w:r>
          <w:rPr>
            <w:rFonts w:ascii="Arial" w:eastAsia="Times New Roman" w:hAnsi="Arial" w:cs="Arial"/>
            <w:color w:val="000000"/>
          </w:rPr>
          <w:t>Processos</w:t>
        </w:r>
      </w:ins>
      <w:ins w:id="197" w:author="João Calado" w:date="2020-06-11T19:48:00Z">
        <w:r>
          <w:rPr>
            <w:rFonts w:ascii="Arial" w:eastAsia="Times New Roman" w:hAnsi="Arial" w:cs="Arial"/>
            <w:color w:val="000000"/>
          </w:rPr>
          <w:t xml:space="preserve"> administrativos e de gestão da qualidade e acreditações nacionais e internacionais:</w:t>
        </w:r>
      </w:ins>
    </w:p>
    <w:p w14:paraId="731F35A2" w14:textId="77777777" w:rsidR="009C0932" w:rsidRDefault="009C0932" w:rsidP="009C09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1492" w:right="-1"/>
        <w:jc w:val="both"/>
        <w:rPr>
          <w:ins w:id="198" w:author="João Calado" w:date="2020-06-11T19:48:00Z"/>
          <w:rFonts w:ascii="Arial" w:eastAsia="Times New Roman" w:hAnsi="Arial" w:cs="Arial"/>
          <w:color w:val="000000"/>
        </w:rPr>
      </w:pPr>
      <w:ins w:id="199" w:author="João Calado" w:date="2020-06-11T19:48:00Z">
        <w:r w:rsidRPr="00764ECC">
          <w:rPr>
            <w:rFonts w:ascii="Arial" w:eastAsia="Times New Roman" w:hAnsi="Arial" w:cs="Arial"/>
            <w:color w:val="000000"/>
          </w:rPr>
          <w:t xml:space="preserve">° </w:t>
        </w:r>
        <w:r>
          <w:rPr>
            <w:rFonts w:ascii="Arial" w:eastAsia="Times New Roman" w:hAnsi="Arial" w:cs="Arial"/>
            <w:color w:val="000000"/>
          </w:rPr>
          <w:t>Integração dos circuitos de informação para o diagnóstico e gestão das necessidades de informação para o reporte no âmbito da qualidade e das acreditações;</w:t>
        </w:r>
      </w:ins>
    </w:p>
    <w:p w14:paraId="0F59794C" w14:textId="77777777" w:rsidR="009C0932" w:rsidRDefault="009C0932" w:rsidP="009C09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1492" w:right="-1"/>
        <w:jc w:val="both"/>
        <w:rPr>
          <w:ins w:id="200" w:author="João Calado" w:date="2020-06-11T19:48:00Z"/>
          <w:rFonts w:ascii="Arial" w:eastAsia="Times New Roman" w:hAnsi="Arial" w:cs="Arial"/>
          <w:color w:val="000000"/>
        </w:rPr>
      </w:pPr>
      <w:ins w:id="201" w:author="João Calado" w:date="2020-06-11T19:48:00Z">
        <w:r w:rsidRPr="00764ECC">
          <w:rPr>
            <w:rFonts w:ascii="Arial" w:eastAsia="Times New Roman" w:hAnsi="Arial" w:cs="Arial"/>
            <w:color w:val="000000"/>
          </w:rPr>
          <w:t xml:space="preserve">° </w:t>
        </w:r>
        <w:r>
          <w:rPr>
            <w:rFonts w:ascii="Arial" w:eastAsia="Times New Roman" w:hAnsi="Arial" w:cs="Arial"/>
            <w:color w:val="000000"/>
          </w:rPr>
          <w:t>Elaboração e acompanhamento da execução dos planos específicos no âmbito dos processos de acreditação;</w:t>
        </w:r>
      </w:ins>
    </w:p>
    <w:p w14:paraId="768F0C62" w14:textId="77777777" w:rsidR="009C0932" w:rsidRDefault="009C0932" w:rsidP="009C09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1492" w:right="-1"/>
        <w:jc w:val="both"/>
        <w:rPr>
          <w:ins w:id="202" w:author="João Calado" w:date="2020-06-11T19:48:00Z"/>
          <w:rFonts w:ascii="Arial" w:eastAsia="Times New Roman" w:hAnsi="Arial" w:cs="Arial"/>
          <w:color w:val="000000"/>
        </w:rPr>
      </w:pPr>
      <w:ins w:id="203" w:author="João Calado" w:date="2020-06-11T19:48:00Z">
        <w:r w:rsidRPr="00764ECC">
          <w:rPr>
            <w:rFonts w:ascii="Arial" w:eastAsia="Times New Roman" w:hAnsi="Arial" w:cs="Arial"/>
            <w:color w:val="000000"/>
          </w:rPr>
          <w:t xml:space="preserve">° </w:t>
        </w:r>
        <w:r>
          <w:rPr>
            <w:rFonts w:ascii="Arial" w:eastAsia="Times New Roman" w:hAnsi="Arial" w:cs="Arial"/>
            <w:color w:val="000000"/>
          </w:rPr>
          <w:t>Produção de informação e relatórios no âmbito da gestão da qualidade e acreditações;</w:t>
        </w:r>
      </w:ins>
    </w:p>
    <w:p w14:paraId="68DAF925" w14:textId="77777777" w:rsidR="009C0932" w:rsidRDefault="009C0932" w:rsidP="009C09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1492" w:right="-1"/>
        <w:jc w:val="both"/>
        <w:rPr>
          <w:ins w:id="204" w:author="João Calado" w:date="2020-06-11T19:48:00Z"/>
          <w:rFonts w:ascii="Arial" w:eastAsia="Times New Roman" w:hAnsi="Arial" w:cs="Arial"/>
          <w:color w:val="000000"/>
        </w:rPr>
      </w:pPr>
      <w:ins w:id="205" w:author="João Calado" w:date="2020-06-11T19:48:00Z">
        <w:r w:rsidRPr="00764ECC">
          <w:rPr>
            <w:rFonts w:ascii="Arial" w:eastAsia="Times New Roman" w:hAnsi="Arial" w:cs="Arial"/>
            <w:color w:val="000000"/>
          </w:rPr>
          <w:t xml:space="preserve">° </w:t>
        </w:r>
        <w:r>
          <w:rPr>
            <w:rFonts w:ascii="Arial" w:eastAsia="Times New Roman" w:hAnsi="Arial" w:cs="Arial"/>
            <w:color w:val="000000"/>
          </w:rPr>
          <w:t>Elaboração do plano e relatório de atividades do ISEG;</w:t>
        </w:r>
      </w:ins>
    </w:p>
    <w:p w14:paraId="3A1B6174" w14:textId="28C5AEB0" w:rsidR="009C0932" w:rsidRDefault="009C0932" w:rsidP="009C0932">
      <w:pPr>
        <w:widowControl w:val="0"/>
        <w:pBdr>
          <w:top w:val="nil"/>
          <w:left w:val="nil"/>
          <w:bottom w:val="nil"/>
          <w:right w:val="nil"/>
          <w:between w:val="nil"/>
        </w:pBdr>
        <w:ind w:left="567" w:right="-1"/>
        <w:jc w:val="both"/>
        <w:rPr>
          <w:ins w:id="206" w:author="João Calado" w:date="2020-06-11T19:48:00Z"/>
          <w:rFonts w:ascii="Arial" w:eastAsia="Times New Roman" w:hAnsi="Arial" w:cs="Arial"/>
          <w:color w:val="000000"/>
        </w:rPr>
      </w:pPr>
      <w:ins w:id="207" w:author="João Calado" w:date="2020-06-11T19:48:00Z">
        <w:r w:rsidRPr="00764ECC">
          <w:rPr>
            <w:rFonts w:ascii="Arial" w:eastAsia="Times New Roman" w:hAnsi="Arial" w:cs="Arial"/>
            <w:color w:val="000000"/>
          </w:rPr>
          <w:t xml:space="preserve">° </w:t>
        </w:r>
        <w:r>
          <w:rPr>
            <w:rFonts w:ascii="Arial" w:eastAsia="Times New Roman" w:hAnsi="Arial" w:cs="Arial"/>
            <w:color w:val="000000"/>
          </w:rPr>
          <w:t>Reporte e controlo sobre os processos de qualidade e de acreditação.</w:t>
        </w:r>
      </w:ins>
    </w:p>
    <w:bookmarkEnd w:id="52"/>
    <w:p w14:paraId="0D6746B1" w14:textId="77777777" w:rsidR="009C0932" w:rsidRDefault="009C0932" w:rsidP="009C0932">
      <w:pPr>
        <w:widowControl w:val="0"/>
        <w:pBdr>
          <w:top w:val="nil"/>
          <w:left w:val="nil"/>
          <w:bottom w:val="nil"/>
          <w:right w:val="nil"/>
          <w:between w:val="nil"/>
        </w:pBdr>
        <w:ind w:left="567" w:right="-1"/>
        <w:jc w:val="both"/>
        <w:rPr>
          <w:moveTo w:id="208" w:author="João Calado" w:date="2020-06-11T19:48:00Z"/>
          <w:rFonts w:ascii="Arial" w:eastAsia="Times New Roman" w:hAnsi="Arial" w:cs="Arial"/>
          <w:color w:val="000000"/>
        </w:rPr>
      </w:pPr>
      <w:moveToRangeStart w:id="209" w:author="João Calado" w:date="2020-06-11T19:48:00Z" w:name="move42797326"/>
      <w:moveTo w:id="210" w:author="João Calado" w:date="2020-06-11T19:48:00Z">
        <w:r w:rsidRPr="001A1788">
          <w:rPr>
            <w:rFonts w:ascii="Arial" w:eastAsia="Times New Roman" w:hAnsi="Arial" w:cs="Arial"/>
            <w:color w:val="000000"/>
          </w:rPr>
          <w:lastRenderedPageBreak/>
          <w:t xml:space="preserve">Será </w:t>
        </w:r>
        <w:r>
          <w:rPr>
            <w:rFonts w:ascii="Arial" w:eastAsia="Times New Roman" w:hAnsi="Arial" w:cs="Arial"/>
            <w:color w:val="000000"/>
          </w:rPr>
          <w:t xml:space="preserve">também </w:t>
        </w:r>
        <w:r w:rsidRPr="001A1788">
          <w:rPr>
            <w:rFonts w:ascii="Arial" w:eastAsia="Times New Roman" w:hAnsi="Arial" w:cs="Arial"/>
            <w:color w:val="000000"/>
          </w:rPr>
          <w:t>contemplada a intervenção nas seguintes atividades:</w:t>
        </w:r>
      </w:moveTo>
    </w:p>
    <w:moveToRangeEnd w:id="209"/>
    <w:p w14:paraId="42CB5421" w14:textId="4E0F9977" w:rsidR="009C0932" w:rsidRPr="001A1788" w:rsidDel="009C0932" w:rsidRDefault="009C0932" w:rsidP="009C0932">
      <w:pPr>
        <w:widowControl w:val="0"/>
        <w:pBdr>
          <w:top w:val="nil"/>
          <w:left w:val="nil"/>
          <w:bottom w:val="nil"/>
          <w:right w:val="nil"/>
          <w:between w:val="nil"/>
        </w:pBdr>
        <w:ind w:left="567" w:right="-1"/>
        <w:jc w:val="both"/>
        <w:rPr>
          <w:del w:id="211" w:author="João Calado" w:date="2020-06-11T19:48:00Z"/>
          <w:rFonts w:ascii="Arial" w:eastAsia="Times New Roman" w:hAnsi="Arial" w:cs="Arial"/>
          <w:color w:val="000000"/>
        </w:rPr>
      </w:pPr>
    </w:p>
    <w:p w14:paraId="0AA06FEA" w14:textId="77777777" w:rsidR="00460E9F" w:rsidRDefault="00460E9F" w:rsidP="00460E9F">
      <w:pPr>
        <w:widowControl w:val="0"/>
        <w:pBdr>
          <w:top w:val="nil"/>
          <w:left w:val="nil"/>
          <w:bottom w:val="nil"/>
          <w:right w:val="nil"/>
          <w:between w:val="nil"/>
        </w:pBdr>
        <w:ind w:left="567" w:right="-1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- </w:t>
      </w:r>
      <w:r w:rsidRPr="003F0ACF">
        <w:rPr>
          <w:rFonts w:ascii="Arial" w:eastAsia="Times New Roman" w:hAnsi="Arial" w:cs="Arial"/>
          <w:color w:val="000000"/>
        </w:rPr>
        <w:t>Assinatura Digital qualificada (autenticação.gov)</w:t>
      </w:r>
      <w:r>
        <w:rPr>
          <w:rFonts w:ascii="Arial" w:eastAsia="Times New Roman" w:hAnsi="Arial" w:cs="Arial"/>
          <w:color w:val="000000"/>
        </w:rPr>
        <w:t xml:space="preserve">: </w:t>
      </w:r>
      <w:r w:rsidRPr="003F0ACF">
        <w:rPr>
          <w:rFonts w:ascii="Arial" w:eastAsia="Times New Roman" w:hAnsi="Arial" w:cs="Arial"/>
          <w:color w:val="000000"/>
        </w:rPr>
        <w:t>os documentos são assinados manualmente acumulando-se por vezes em quantidades consideráveis nos serviços, a aguardar assinatura (</w:t>
      </w:r>
      <w:proofErr w:type="spellStart"/>
      <w:r w:rsidRPr="003F0ACF">
        <w:rPr>
          <w:rFonts w:ascii="Arial" w:eastAsia="Times New Roman" w:hAnsi="Arial" w:cs="Arial"/>
          <w:color w:val="000000"/>
        </w:rPr>
        <w:t>ex</w:t>
      </w:r>
      <w:proofErr w:type="spellEnd"/>
      <w:r w:rsidRPr="003F0ACF">
        <w:rPr>
          <w:rFonts w:ascii="Arial" w:eastAsia="Times New Roman" w:hAnsi="Arial" w:cs="Arial"/>
          <w:color w:val="000000"/>
        </w:rPr>
        <w:t xml:space="preserve">: ofícios, </w:t>
      </w:r>
      <w:r>
        <w:rPr>
          <w:rFonts w:ascii="Arial" w:eastAsia="Times New Roman" w:hAnsi="Arial" w:cs="Arial"/>
          <w:color w:val="000000"/>
        </w:rPr>
        <w:t>d</w:t>
      </w:r>
      <w:r w:rsidRPr="003F0ACF">
        <w:rPr>
          <w:rFonts w:ascii="Arial" w:eastAsia="Times New Roman" w:hAnsi="Arial" w:cs="Arial"/>
          <w:color w:val="000000"/>
        </w:rPr>
        <w:t xml:space="preserve">eclarações, </w:t>
      </w:r>
      <w:r>
        <w:rPr>
          <w:rFonts w:ascii="Arial" w:eastAsia="Times New Roman" w:hAnsi="Arial" w:cs="Arial"/>
          <w:color w:val="000000"/>
        </w:rPr>
        <w:t>c</w:t>
      </w:r>
      <w:r w:rsidRPr="003F0ACF">
        <w:rPr>
          <w:rFonts w:ascii="Arial" w:eastAsia="Times New Roman" w:hAnsi="Arial" w:cs="Arial"/>
          <w:color w:val="000000"/>
        </w:rPr>
        <w:t xml:space="preserve">ertidões, </w:t>
      </w:r>
      <w:r>
        <w:rPr>
          <w:rFonts w:ascii="Arial" w:eastAsia="Times New Roman" w:hAnsi="Arial" w:cs="Arial"/>
          <w:color w:val="000000"/>
        </w:rPr>
        <w:t>a</w:t>
      </w:r>
      <w:r w:rsidRPr="003F0ACF">
        <w:rPr>
          <w:rFonts w:ascii="Arial" w:eastAsia="Times New Roman" w:hAnsi="Arial" w:cs="Arial"/>
          <w:color w:val="000000"/>
        </w:rPr>
        <w:t xml:space="preserve">tas, </w:t>
      </w:r>
      <w:r>
        <w:rPr>
          <w:rFonts w:ascii="Arial" w:eastAsia="Times New Roman" w:hAnsi="Arial" w:cs="Arial"/>
          <w:color w:val="000000"/>
        </w:rPr>
        <w:t>n</w:t>
      </w:r>
      <w:r w:rsidRPr="003F0ACF">
        <w:rPr>
          <w:rFonts w:ascii="Arial" w:eastAsia="Times New Roman" w:hAnsi="Arial" w:cs="Arial"/>
          <w:color w:val="000000"/>
        </w:rPr>
        <w:t xml:space="preserve">otas de </w:t>
      </w:r>
      <w:r>
        <w:rPr>
          <w:rFonts w:ascii="Arial" w:eastAsia="Times New Roman" w:hAnsi="Arial" w:cs="Arial"/>
          <w:color w:val="000000"/>
        </w:rPr>
        <w:t>s</w:t>
      </w:r>
      <w:r w:rsidRPr="003F0ACF">
        <w:rPr>
          <w:rFonts w:ascii="Arial" w:eastAsia="Times New Roman" w:hAnsi="Arial" w:cs="Arial"/>
          <w:color w:val="000000"/>
        </w:rPr>
        <w:t xml:space="preserve">erviço, </w:t>
      </w:r>
      <w:r>
        <w:rPr>
          <w:rFonts w:ascii="Arial" w:eastAsia="Times New Roman" w:hAnsi="Arial" w:cs="Arial"/>
          <w:color w:val="000000"/>
        </w:rPr>
        <w:t>g</w:t>
      </w:r>
      <w:r w:rsidRPr="003F0ACF">
        <w:rPr>
          <w:rFonts w:ascii="Arial" w:eastAsia="Times New Roman" w:hAnsi="Arial" w:cs="Arial"/>
          <w:color w:val="000000"/>
        </w:rPr>
        <w:t xml:space="preserve">uias, </w:t>
      </w:r>
      <w:r>
        <w:rPr>
          <w:rFonts w:ascii="Arial" w:eastAsia="Times New Roman" w:hAnsi="Arial" w:cs="Arial"/>
          <w:color w:val="000000"/>
        </w:rPr>
        <w:t>i</w:t>
      </w:r>
      <w:r w:rsidRPr="003F0ACF">
        <w:rPr>
          <w:rFonts w:ascii="Arial" w:eastAsia="Times New Roman" w:hAnsi="Arial" w:cs="Arial"/>
          <w:color w:val="000000"/>
        </w:rPr>
        <w:t xml:space="preserve">nformações, </w:t>
      </w:r>
      <w:r>
        <w:rPr>
          <w:rFonts w:ascii="Arial" w:eastAsia="Times New Roman" w:hAnsi="Arial" w:cs="Arial"/>
          <w:color w:val="000000"/>
        </w:rPr>
        <w:t>d</w:t>
      </w:r>
      <w:r w:rsidRPr="003F0ACF">
        <w:rPr>
          <w:rFonts w:ascii="Arial" w:eastAsia="Times New Roman" w:hAnsi="Arial" w:cs="Arial"/>
          <w:color w:val="000000"/>
        </w:rPr>
        <w:t>espachos, etc.). Estes documentos circulam por vários serviços e implicam a deslocação de pessoas na solicitação e recolha de assinatura presencial.</w:t>
      </w:r>
    </w:p>
    <w:p w14:paraId="47F22485" w14:textId="5671AE7B" w:rsidR="00460E9F" w:rsidRPr="00D65CCD" w:rsidRDefault="00460E9F" w:rsidP="00460E9F">
      <w:pPr>
        <w:widowControl w:val="0"/>
        <w:pBdr>
          <w:top w:val="nil"/>
          <w:left w:val="nil"/>
          <w:bottom w:val="nil"/>
          <w:right w:val="nil"/>
          <w:between w:val="nil"/>
        </w:pBdr>
        <w:ind w:left="567" w:right="-1"/>
        <w:jc w:val="both"/>
        <w:rPr>
          <w:rFonts w:ascii="Arial" w:eastAsia="Times New Roman" w:hAnsi="Arial" w:cs="Arial"/>
          <w:color w:val="000000"/>
          <w:highlight w:val="yellow"/>
          <w:rPrChange w:id="212" w:author="João Calado" w:date="2020-06-11T20:18:00Z">
            <w:rPr>
              <w:rFonts w:ascii="Arial" w:eastAsia="Times New Roman" w:hAnsi="Arial" w:cs="Arial"/>
              <w:color w:val="000000"/>
            </w:rPr>
          </w:rPrChange>
        </w:rPr>
      </w:pPr>
      <w:r w:rsidRPr="00D65CCD">
        <w:rPr>
          <w:rFonts w:ascii="Arial" w:eastAsia="Times New Roman" w:hAnsi="Arial" w:cs="Arial"/>
          <w:color w:val="000000"/>
          <w:highlight w:val="yellow"/>
          <w:rPrChange w:id="213" w:author="João Calado" w:date="2020-06-11T20:18:00Z">
            <w:rPr>
              <w:rFonts w:ascii="Arial" w:eastAsia="Times New Roman" w:hAnsi="Arial" w:cs="Arial"/>
              <w:color w:val="000000"/>
            </w:rPr>
          </w:rPrChange>
        </w:rPr>
        <w:t xml:space="preserve">Pretende-se que estes documentos passem a ser assinados digitalmente, pelo que o sistema de gestão documental eletrónico da Instituição, deverá permitir esta digitalização e a tramitação intersectorial. Estima-se uma redução de </w:t>
      </w:r>
      <w:del w:id="214" w:author="João Calado" w:date="2020-06-11T12:22:00Z">
        <w:r w:rsidRPr="00D65CCD" w:rsidDel="00F453B8">
          <w:rPr>
            <w:rFonts w:ascii="Arial" w:eastAsia="Times New Roman" w:hAnsi="Arial" w:cs="Arial"/>
            <w:color w:val="000000"/>
            <w:highlight w:val="yellow"/>
          </w:rPr>
          <w:delText>500</w:delText>
        </w:r>
        <w:r w:rsidRPr="00D65CCD" w:rsidDel="00F453B8">
          <w:rPr>
            <w:rFonts w:ascii="Arial" w:eastAsia="Times New Roman" w:hAnsi="Arial" w:cs="Arial"/>
            <w:color w:val="000000"/>
            <w:highlight w:val="yellow"/>
            <w:rPrChange w:id="215" w:author="João Calado" w:date="2020-06-11T20:18:00Z">
              <w:rPr>
                <w:rFonts w:ascii="Arial" w:eastAsia="Times New Roman" w:hAnsi="Arial" w:cs="Arial"/>
                <w:color w:val="000000"/>
              </w:rPr>
            </w:rPrChange>
          </w:rPr>
          <w:delText xml:space="preserve"> </w:delText>
        </w:r>
      </w:del>
      <w:ins w:id="216" w:author="João Calado" w:date="2020-06-11T12:22:00Z">
        <w:r w:rsidR="00F453B8" w:rsidRPr="00D65CCD">
          <w:rPr>
            <w:rFonts w:ascii="Arial" w:eastAsia="Times New Roman" w:hAnsi="Arial" w:cs="Arial"/>
            <w:color w:val="000000"/>
            <w:highlight w:val="yellow"/>
          </w:rPr>
          <w:t>1.000</w:t>
        </w:r>
        <w:r w:rsidR="00F453B8" w:rsidRPr="00D65CCD">
          <w:rPr>
            <w:rFonts w:ascii="Arial" w:eastAsia="Times New Roman" w:hAnsi="Arial" w:cs="Arial"/>
            <w:color w:val="000000"/>
            <w:highlight w:val="yellow"/>
            <w:rPrChange w:id="217" w:author="João Calado" w:date="2020-06-11T20:18:00Z">
              <w:rPr>
                <w:rFonts w:ascii="Arial" w:eastAsia="Times New Roman" w:hAnsi="Arial" w:cs="Arial"/>
                <w:color w:val="000000"/>
              </w:rPr>
            </w:rPrChange>
          </w:rPr>
          <w:t xml:space="preserve"> </w:t>
        </w:r>
      </w:ins>
      <w:r w:rsidRPr="00D65CCD">
        <w:rPr>
          <w:rFonts w:ascii="Arial" w:eastAsia="Times New Roman" w:hAnsi="Arial" w:cs="Arial"/>
          <w:color w:val="000000"/>
          <w:highlight w:val="yellow"/>
          <w:rPrChange w:id="218" w:author="João Calado" w:date="2020-06-11T20:18:00Z">
            <w:rPr>
              <w:rFonts w:ascii="Arial" w:eastAsia="Times New Roman" w:hAnsi="Arial" w:cs="Arial"/>
              <w:color w:val="000000"/>
            </w:rPr>
          </w:rPrChange>
        </w:rPr>
        <w:t xml:space="preserve">horas/ano e uma </w:t>
      </w:r>
      <w:commentRangeStart w:id="219"/>
      <w:commentRangeStart w:id="220"/>
      <w:r w:rsidRPr="00D65CCD">
        <w:rPr>
          <w:rFonts w:ascii="Arial" w:eastAsia="Times New Roman" w:hAnsi="Arial" w:cs="Arial"/>
          <w:color w:val="000000"/>
          <w:highlight w:val="yellow"/>
          <w:rPrChange w:id="221" w:author="João Calado" w:date="2020-06-11T20:18:00Z">
            <w:rPr>
              <w:rFonts w:ascii="Arial" w:eastAsia="Times New Roman" w:hAnsi="Arial" w:cs="Arial"/>
              <w:color w:val="000000"/>
            </w:rPr>
          </w:rPrChange>
        </w:rPr>
        <w:t>diminuição</w:t>
      </w:r>
      <w:commentRangeEnd w:id="219"/>
      <w:r w:rsidR="00F453B8" w:rsidRPr="00D65CCD">
        <w:rPr>
          <w:rStyle w:val="Refdecomentrio"/>
          <w:highlight w:val="yellow"/>
          <w:rPrChange w:id="222" w:author="João Calado" w:date="2020-06-11T20:18:00Z">
            <w:rPr>
              <w:rStyle w:val="Refdecomentrio"/>
            </w:rPr>
          </w:rPrChange>
        </w:rPr>
        <w:commentReference w:id="219"/>
      </w:r>
      <w:commentRangeEnd w:id="220"/>
      <w:r w:rsidR="003E509E">
        <w:rPr>
          <w:rStyle w:val="Refdecomentrio"/>
        </w:rPr>
        <w:commentReference w:id="220"/>
      </w:r>
      <w:r w:rsidRPr="00D65CCD">
        <w:rPr>
          <w:rFonts w:ascii="Arial" w:eastAsia="Times New Roman" w:hAnsi="Arial" w:cs="Arial"/>
          <w:color w:val="000000"/>
          <w:highlight w:val="yellow"/>
          <w:rPrChange w:id="223" w:author="João Calado" w:date="2020-06-11T20:18:00Z">
            <w:rPr>
              <w:rFonts w:ascii="Arial" w:eastAsia="Times New Roman" w:hAnsi="Arial" w:cs="Arial"/>
              <w:color w:val="000000"/>
            </w:rPr>
          </w:rPrChange>
        </w:rPr>
        <w:t xml:space="preserve"> no tempo médio de prestação do serviço em </w:t>
      </w:r>
      <w:r w:rsidRPr="00D65CCD">
        <w:rPr>
          <w:rFonts w:ascii="Arial" w:eastAsia="Times New Roman" w:hAnsi="Arial" w:cs="Arial"/>
          <w:color w:val="000000"/>
          <w:highlight w:val="yellow"/>
        </w:rPr>
        <w:t>60%</w:t>
      </w:r>
      <w:r w:rsidRPr="00D65CCD">
        <w:rPr>
          <w:rFonts w:ascii="Arial" w:eastAsia="Times New Roman" w:hAnsi="Arial" w:cs="Arial"/>
          <w:color w:val="000000"/>
          <w:highlight w:val="yellow"/>
          <w:rPrChange w:id="224" w:author="João Calado" w:date="2020-06-11T20:18:00Z">
            <w:rPr>
              <w:rFonts w:ascii="Arial" w:eastAsia="Times New Roman" w:hAnsi="Arial" w:cs="Arial"/>
              <w:color w:val="000000"/>
            </w:rPr>
          </w:rPrChange>
        </w:rPr>
        <w:t>.</w:t>
      </w:r>
    </w:p>
    <w:p w14:paraId="2F6FEB38" w14:textId="3818E649" w:rsidR="00460E9F" w:rsidRPr="00D65CCD" w:rsidRDefault="00460E9F" w:rsidP="00460E9F">
      <w:pPr>
        <w:widowControl w:val="0"/>
        <w:pBdr>
          <w:top w:val="nil"/>
          <w:left w:val="nil"/>
          <w:bottom w:val="nil"/>
          <w:right w:val="nil"/>
          <w:between w:val="nil"/>
        </w:pBdr>
        <w:ind w:left="567" w:right="-1"/>
        <w:jc w:val="both"/>
        <w:rPr>
          <w:rFonts w:ascii="Arial" w:eastAsia="Times New Roman" w:hAnsi="Arial" w:cs="Arial"/>
          <w:color w:val="000000"/>
          <w:highlight w:val="yellow"/>
          <w:rPrChange w:id="225" w:author="João Calado" w:date="2020-06-11T20:18:00Z">
            <w:rPr>
              <w:rFonts w:ascii="Arial" w:eastAsia="Times New Roman" w:hAnsi="Arial" w:cs="Arial"/>
              <w:color w:val="000000"/>
            </w:rPr>
          </w:rPrChange>
        </w:rPr>
      </w:pPr>
      <w:r w:rsidRPr="00D65CCD">
        <w:rPr>
          <w:rFonts w:ascii="Arial" w:eastAsia="Times New Roman" w:hAnsi="Arial" w:cs="Arial"/>
          <w:color w:val="000000"/>
          <w:highlight w:val="yellow"/>
          <w:rPrChange w:id="226" w:author="João Calado" w:date="2020-06-11T20:18:00Z">
            <w:rPr>
              <w:rFonts w:ascii="Arial" w:eastAsia="Times New Roman" w:hAnsi="Arial" w:cs="Arial"/>
              <w:color w:val="000000"/>
            </w:rPr>
          </w:rPrChange>
        </w:rPr>
        <w:t xml:space="preserve">- Certificação do Correio Eletrónico nas diversas Unidades Organizacionais: o correio eletrónico não está certificado e não existem garantias de autenticação. Pretende-se que o correio eletrónico seja certificado e com ligação às restantes plataformas da Administração Pública respeitando os requisitos de (dados.gov.pt) e eliminando-se as fases de manuseamento em papel. Para além desta poupança estima-se uma redução de </w:t>
      </w:r>
      <w:del w:id="227" w:author="João Calado" w:date="2020-06-11T12:23:00Z">
        <w:r w:rsidRPr="00D65CCD" w:rsidDel="00F453B8">
          <w:rPr>
            <w:rFonts w:ascii="Arial" w:eastAsia="Times New Roman" w:hAnsi="Arial" w:cs="Arial"/>
            <w:color w:val="000000"/>
            <w:highlight w:val="yellow"/>
          </w:rPr>
          <w:delText>1</w:delText>
        </w:r>
      </w:del>
      <w:ins w:id="228" w:author="João Calado" w:date="2020-06-11T12:23:00Z">
        <w:r w:rsidR="00F453B8" w:rsidRPr="00D65CCD">
          <w:rPr>
            <w:rFonts w:ascii="Arial" w:eastAsia="Times New Roman" w:hAnsi="Arial" w:cs="Arial"/>
            <w:color w:val="000000"/>
            <w:highlight w:val="yellow"/>
          </w:rPr>
          <w:t>2</w:t>
        </w:r>
      </w:ins>
      <w:r w:rsidRPr="00D65CCD">
        <w:rPr>
          <w:rFonts w:ascii="Arial" w:eastAsia="Times New Roman" w:hAnsi="Arial" w:cs="Arial"/>
          <w:color w:val="000000"/>
          <w:highlight w:val="yellow"/>
        </w:rPr>
        <w:t>.</w:t>
      </w:r>
      <w:del w:id="229" w:author="João Calado" w:date="2020-06-11T12:23:00Z">
        <w:r w:rsidRPr="00D65CCD" w:rsidDel="00F453B8">
          <w:rPr>
            <w:rFonts w:ascii="Arial" w:eastAsia="Times New Roman" w:hAnsi="Arial" w:cs="Arial"/>
            <w:color w:val="000000"/>
            <w:highlight w:val="yellow"/>
          </w:rPr>
          <w:delText>200</w:delText>
        </w:r>
        <w:r w:rsidRPr="00D65CCD" w:rsidDel="00F453B8">
          <w:rPr>
            <w:rFonts w:ascii="Arial" w:eastAsia="Times New Roman" w:hAnsi="Arial" w:cs="Arial"/>
            <w:color w:val="000000"/>
            <w:highlight w:val="yellow"/>
            <w:rPrChange w:id="230" w:author="João Calado" w:date="2020-06-11T20:18:00Z">
              <w:rPr>
                <w:rFonts w:ascii="Arial" w:eastAsia="Times New Roman" w:hAnsi="Arial" w:cs="Arial"/>
                <w:color w:val="000000"/>
              </w:rPr>
            </w:rPrChange>
          </w:rPr>
          <w:delText xml:space="preserve"> </w:delText>
        </w:r>
      </w:del>
      <w:ins w:id="231" w:author="João Calado" w:date="2020-06-11T12:23:00Z">
        <w:r w:rsidR="00F453B8" w:rsidRPr="00D65CCD">
          <w:rPr>
            <w:rFonts w:ascii="Arial" w:eastAsia="Times New Roman" w:hAnsi="Arial" w:cs="Arial"/>
            <w:color w:val="000000"/>
            <w:highlight w:val="yellow"/>
          </w:rPr>
          <w:t>000</w:t>
        </w:r>
        <w:r w:rsidR="00F453B8" w:rsidRPr="00D65CCD">
          <w:rPr>
            <w:rFonts w:ascii="Arial" w:eastAsia="Times New Roman" w:hAnsi="Arial" w:cs="Arial"/>
            <w:color w:val="000000"/>
            <w:highlight w:val="yellow"/>
            <w:rPrChange w:id="232" w:author="João Calado" w:date="2020-06-11T20:18:00Z">
              <w:rPr>
                <w:rFonts w:ascii="Arial" w:eastAsia="Times New Roman" w:hAnsi="Arial" w:cs="Arial"/>
                <w:color w:val="000000"/>
              </w:rPr>
            </w:rPrChange>
          </w:rPr>
          <w:t xml:space="preserve"> </w:t>
        </w:r>
      </w:ins>
      <w:r w:rsidRPr="00D65CCD">
        <w:rPr>
          <w:rFonts w:ascii="Arial" w:eastAsia="Times New Roman" w:hAnsi="Arial" w:cs="Arial"/>
          <w:color w:val="000000"/>
          <w:highlight w:val="yellow"/>
          <w:rPrChange w:id="233" w:author="João Calado" w:date="2020-06-11T20:18:00Z">
            <w:rPr>
              <w:rFonts w:ascii="Arial" w:eastAsia="Times New Roman" w:hAnsi="Arial" w:cs="Arial"/>
              <w:color w:val="000000"/>
            </w:rPr>
          </w:rPrChange>
        </w:rPr>
        <w:t xml:space="preserve">horas/ano e uma diminuição no tempo médio de prestação do serviço em </w:t>
      </w:r>
      <w:r w:rsidRPr="00D65CCD">
        <w:rPr>
          <w:rFonts w:ascii="Arial" w:eastAsia="Times New Roman" w:hAnsi="Arial" w:cs="Arial"/>
          <w:color w:val="000000"/>
          <w:highlight w:val="yellow"/>
        </w:rPr>
        <w:t>50%.</w:t>
      </w:r>
    </w:p>
    <w:p w14:paraId="739F8235" w14:textId="77777777" w:rsidR="00460E9F" w:rsidRPr="00D65CCD" w:rsidRDefault="00460E9F" w:rsidP="00460E9F">
      <w:pPr>
        <w:widowControl w:val="0"/>
        <w:pBdr>
          <w:top w:val="nil"/>
          <w:left w:val="nil"/>
          <w:bottom w:val="nil"/>
          <w:right w:val="nil"/>
          <w:between w:val="nil"/>
        </w:pBdr>
        <w:ind w:left="567" w:right="-1"/>
        <w:jc w:val="both"/>
        <w:rPr>
          <w:rFonts w:ascii="Arial" w:eastAsia="Times New Roman" w:hAnsi="Arial" w:cs="Arial"/>
          <w:color w:val="000000"/>
          <w:highlight w:val="yellow"/>
          <w:rPrChange w:id="234" w:author="João Calado" w:date="2020-06-11T20:18:00Z">
            <w:rPr>
              <w:rFonts w:ascii="Arial" w:eastAsia="Times New Roman" w:hAnsi="Arial" w:cs="Arial"/>
              <w:color w:val="000000"/>
            </w:rPr>
          </w:rPrChange>
        </w:rPr>
      </w:pPr>
      <w:r w:rsidRPr="00D65CCD">
        <w:rPr>
          <w:rFonts w:ascii="Arial" w:eastAsia="Times New Roman" w:hAnsi="Arial" w:cs="Arial"/>
          <w:color w:val="000000"/>
          <w:highlight w:val="yellow"/>
          <w:rPrChange w:id="235" w:author="João Calado" w:date="2020-06-11T20:18:00Z">
            <w:rPr>
              <w:rFonts w:ascii="Arial" w:eastAsia="Times New Roman" w:hAnsi="Arial" w:cs="Arial"/>
              <w:color w:val="000000"/>
            </w:rPr>
          </w:rPrChange>
        </w:rPr>
        <w:t>- Inquéritos de Avaliação da satisfação dos alunos: anualmente são feitos inquéritos de satisfação aos alunos que incidem nas seguintes variáveis: unidades curriculares, cursos, docentes e serviços prestados pelo ISEG. Pretende-se implementar uma plataforma única de recolha e tratamento dos dados que permita a automatização do processo de obtenção da informação e alargar o leque de variáveis a analisar. Estima-se uma maior rapidez na obtenção da informação.</w:t>
      </w:r>
    </w:p>
    <w:p w14:paraId="4953144E" w14:textId="18BFBEF1" w:rsidR="00460E9F" w:rsidRDefault="002A19B7" w:rsidP="00460E9F">
      <w:pPr>
        <w:widowControl w:val="0"/>
        <w:pBdr>
          <w:top w:val="nil"/>
          <w:left w:val="nil"/>
          <w:bottom w:val="nil"/>
          <w:right w:val="nil"/>
          <w:between w:val="nil"/>
        </w:pBdr>
        <w:ind w:left="567" w:right="-1"/>
        <w:jc w:val="both"/>
        <w:rPr>
          <w:rFonts w:ascii="Arial" w:eastAsia="Times New Roman" w:hAnsi="Arial" w:cs="Arial"/>
          <w:color w:val="000000"/>
        </w:rPr>
      </w:pPr>
      <w:r w:rsidRPr="00D65CCD">
        <w:rPr>
          <w:rFonts w:ascii="Arial" w:eastAsia="Times New Roman" w:hAnsi="Arial" w:cs="Arial"/>
          <w:color w:val="000000"/>
          <w:highlight w:val="yellow"/>
          <w:rPrChange w:id="236" w:author="João Calado" w:date="2020-06-11T20:18:00Z">
            <w:rPr>
              <w:rFonts w:ascii="Arial" w:eastAsia="Times New Roman" w:hAnsi="Arial" w:cs="Arial"/>
              <w:color w:val="000000"/>
            </w:rPr>
          </w:rPrChange>
        </w:rPr>
        <w:t xml:space="preserve">- </w:t>
      </w:r>
      <w:r w:rsidR="00460E9F" w:rsidRPr="00D65CCD">
        <w:rPr>
          <w:rFonts w:ascii="Arial" w:eastAsia="Times New Roman" w:hAnsi="Arial" w:cs="Arial"/>
          <w:color w:val="000000"/>
          <w:highlight w:val="yellow"/>
          <w:rPrChange w:id="237" w:author="João Calado" w:date="2020-06-11T20:18:00Z">
            <w:rPr>
              <w:rFonts w:ascii="Arial" w:eastAsia="Times New Roman" w:hAnsi="Arial" w:cs="Arial"/>
              <w:color w:val="000000"/>
            </w:rPr>
          </w:rPrChange>
        </w:rPr>
        <w:t xml:space="preserve">Todos os processos no âmbito deste projeto serão alvo de digitalização através da aplicação dos critérios do RNID. Estima-se uma poupança de </w:t>
      </w:r>
      <w:r w:rsidR="00460E9F" w:rsidRPr="00D65CCD">
        <w:rPr>
          <w:rFonts w:ascii="Arial" w:eastAsia="Times New Roman" w:hAnsi="Arial" w:cs="Arial"/>
          <w:color w:val="000000"/>
          <w:highlight w:val="yellow"/>
        </w:rPr>
        <w:t>3.500</w:t>
      </w:r>
      <w:r w:rsidR="00460E9F" w:rsidRPr="00D65CCD">
        <w:rPr>
          <w:rFonts w:ascii="Arial" w:eastAsia="Times New Roman" w:hAnsi="Arial" w:cs="Arial"/>
          <w:color w:val="000000"/>
          <w:highlight w:val="yellow"/>
          <w:rPrChange w:id="238" w:author="João Calado" w:date="2020-06-11T20:18:00Z">
            <w:rPr>
              <w:rFonts w:ascii="Arial" w:eastAsia="Times New Roman" w:hAnsi="Arial" w:cs="Arial"/>
              <w:color w:val="000000"/>
            </w:rPr>
          </w:rPrChange>
        </w:rPr>
        <w:t xml:space="preserve"> horas/ano e uma diminuição do tempo médio de prestação dos serviços de </w:t>
      </w:r>
      <w:r w:rsidR="00460E9F" w:rsidRPr="00D65CCD">
        <w:rPr>
          <w:rFonts w:ascii="Arial" w:eastAsia="Times New Roman" w:hAnsi="Arial" w:cs="Arial"/>
          <w:color w:val="000000"/>
          <w:highlight w:val="yellow"/>
        </w:rPr>
        <w:t>60%</w:t>
      </w:r>
      <w:r w:rsidR="00460E9F" w:rsidRPr="00D65CCD">
        <w:rPr>
          <w:rFonts w:ascii="Arial" w:eastAsia="Times New Roman" w:hAnsi="Arial" w:cs="Arial"/>
          <w:color w:val="000000"/>
          <w:highlight w:val="yellow"/>
          <w:rPrChange w:id="239" w:author="João Calado" w:date="2020-06-11T20:18:00Z">
            <w:rPr>
              <w:rFonts w:ascii="Arial" w:eastAsia="Times New Roman" w:hAnsi="Arial" w:cs="Arial"/>
              <w:color w:val="000000"/>
            </w:rPr>
          </w:rPrChange>
        </w:rPr>
        <w:t>.</w:t>
      </w:r>
    </w:p>
    <w:p w14:paraId="133EC14A" w14:textId="77777777" w:rsidR="00460E9F" w:rsidRPr="00764ECC" w:rsidRDefault="00460E9F" w:rsidP="00460E9F">
      <w:pPr>
        <w:widowControl w:val="0"/>
        <w:pBdr>
          <w:top w:val="nil"/>
          <w:left w:val="nil"/>
          <w:bottom w:val="nil"/>
          <w:right w:val="nil"/>
          <w:between w:val="nil"/>
        </w:pBdr>
        <w:ind w:left="567" w:right="-1" w:hanging="283"/>
        <w:jc w:val="both"/>
        <w:rPr>
          <w:rFonts w:ascii="Arial" w:eastAsia="Times New Roman" w:hAnsi="Arial" w:cs="Arial"/>
          <w:color w:val="000000"/>
        </w:rPr>
      </w:pPr>
      <w:r w:rsidRPr="00764ECC">
        <w:rPr>
          <w:rFonts w:ascii="Arial" w:eastAsia="Times New Roman" w:hAnsi="Arial" w:cs="Arial"/>
          <w:color w:val="000000"/>
        </w:rPr>
        <w:t xml:space="preserve">b) </w:t>
      </w:r>
      <w:r>
        <w:rPr>
          <w:rFonts w:ascii="Arial" w:eastAsia="Times New Roman" w:hAnsi="Arial" w:cs="Arial"/>
          <w:color w:val="000000"/>
        </w:rPr>
        <w:t>Red</w:t>
      </w:r>
      <w:r w:rsidRPr="00764ECC">
        <w:rPr>
          <w:rFonts w:ascii="Arial" w:eastAsia="Times New Roman" w:hAnsi="Arial" w:cs="Arial"/>
          <w:color w:val="000000"/>
        </w:rPr>
        <w:t>efinição de Processos e de Fluxos d</w:t>
      </w:r>
      <w:r>
        <w:rPr>
          <w:rFonts w:ascii="Arial" w:eastAsia="Times New Roman" w:hAnsi="Arial" w:cs="Arial"/>
          <w:color w:val="000000"/>
        </w:rPr>
        <w:t>as</w:t>
      </w:r>
      <w:r w:rsidRPr="00764ECC">
        <w:rPr>
          <w:rFonts w:ascii="Arial" w:eastAsia="Times New Roman" w:hAnsi="Arial" w:cs="Arial"/>
          <w:color w:val="000000"/>
        </w:rPr>
        <w:t xml:space="preserve"> atividades que </w:t>
      </w:r>
      <w:r>
        <w:rPr>
          <w:rFonts w:ascii="Arial" w:eastAsia="Times New Roman" w:hAnsi="Arial" w:cs="Arial"/>
          <w:color w:val="000000"/>
        </w:rPr>
        <w:t xml:space="preserve">permitam uma maior </w:t>
      </w:r>
      <w:r w:rsidRPr="00764ECC">
        <w:rPr>
          <w:rFonts w:ascii="Arial" w:eastAsia="Times New Roman" w:hAnsi="Arial" w:cs="Arial"/>
          <w:color w:val="000000"/>
        </w:rPr>
        <w:t>agiliz</w:t>
      </w:r>
      <w:r>
        <w:rPr>
          <w:rFonts w:ascii="Arial" w:eastAsia="Times New Roman" w:hAnsi="Arial" w:cs="Arial"/>
          <w:color w:val="000000"/>
        </w:rPr>
        <w:t>ação</w:t>
      </w:r>
      <w:r w:rsidRPr="00764ECC">
        <w:rPr>
          <w:rFonts w:ascii="Arial" w:eastAsia="Times New Roman" w:hAnsi="Arial" w:cs="Arial"/>
          <w:color w:val="000000"/>
        </w:rPr>
        <w:t xml:space="preserve"> </w:t>
      </w:r>
      <w:r>
        <w:rPr>
          <w:rFonts w:ascii="Arial" w:eastAsia="Times New Roman" w:hAnsi="Arial" w:cs="Arial"/>
          <w:color w:val="000000"/>
        </w:rPr>
        <w:t>da</w:t>
      </w:r>
      <w:r w:rsidRPr="00764ECC">
        <w:rPr>
          <w:rFonts w:ascii="Arial" w:eastAsia="Times New Roman" w:hAnsi="Arial" w:cs="Arial"/>
          <w:color w:val="000000"/>
        </w:rPr>
        <w:t xml:space="preserve"> prestação do</w:t>
      </w:r>
      <w:r>
        <w:rPr>
          <w:rFonts w:ascii="Arial" w:eastAsia="Times New Roman" w:hAnsi="Arial" w:cs="Arial"/>
          <w:color w:val="000000"/>
        </w:rPr>
        <w:t>s</w:t>
      </w:r>
      <w:r w:rsidRPr="00764ECC">
        <w:rPr>
          <w:rFonts w:ascii="Arial" w:eastAsia="Times New Roman" w:hAnsi="Arial" w:cs="Arial"/>
          <w:color w:val="000000"/>
        </w:rPr>
        <w:t xml:space="preserve"> serviço</w:t>
      </w:r>
      <w:r>
        <w:rPr>
          <w:rFonts w:ascii="Arial" w:eastAsia="Times New Roman" w:hAnsi="Arial" w:cs="Arial"/>
          <w:color w:val="000000"/>
        </w:rPr>
        <w:t>s,</w:t>
      </w:r>
      <w:r w:rsidRPr="00764ECC">
        <w:rPr>
          <w:rFonts w:ascii="Arial" w:eastAsia="Times New Roman" w:hAnsi="Arial" w:cs="Arial"/>
          <w:color w:val="000000"/>
        </w:rPr>
        <w:t xml:space="preserve"> diminu</w:t>
      </w:r>
      <w:r>
        <w:rPr>
          <w:rFonts w:ascii="Arial" w:eastAsia="Times New Roman" w:hAnsi="Arial" w:cs="Arial"/>
          <w:color w:val="000000"/>
        </w:rPr>
        <w:t>indo</w:t>
      </w:r>
      <w:r w:rsidRPr="00764ECC">
        <w:rPr>
          <w:rFonts w:ascii="Arial" w:eastAsia="Times New Roman" w:hAnsi="Arial" w:cs="Arial"/>
          <w:color w:val="000000"/>
        </w:rPr>
        <w:t xml:space="preserve"> o custo operacional</w:t>
      </w:r>
      <w:r>
        <w:rPr>
          <w:rFonts w:ascii="Arial" w:eastAsia="Times New Roman" w:hAnsi="Arial" w:cs="Arial"/>
          <w:color w:val="000000"/>
        </w:rPr>
        <w:t xml:space="preserve"> associado</w:t>
      </w:r>
    </w:p>
    <w:p w14:paraId="6989FC43" w14:textId="77777777" w:rsidR="00460E9F" w:rsidRPr="00764ECC" w:rsidRDefault="00460E9F" w:rsidP="00460E9F">
      <w:pPr>
        <w:widowControl w:val="0"/>
        <w:pBdr>
          <w:top w:val="nil"/>
          <w:left w:val="nil"/>
          <w:bottom w:val="nil"/>
          <w:right w:val="nil"/>
          <w:between w:val="nil"/>
        </w:pBdr>
        <w:ind w:left="567" w:right="-1"/>
        <w:jc w:val="both"/>
        <w:rPr>
          <w:rFonts w:ascii="Arial" w:eastAsia="Times New Roman" w:hAnsi="Arial" w:cs="Arial"/>
          <w:color w:val="000000"/>
        </w:rPr>
      </w:pPr>
      <w:r w:rsidRPr="00764ECC">
        <w:rPr>
          <w:rFonts w:ascii="Arial" w:eastAsia="Times New Roman" w:hAnsi="Arial" w:cs="Arial"/>
          <w:color w:val="000000"/>
        </w:rPr>
        <w:t xml:space="preserve">(SA): não existe um mapeamento de </w:t>
      </w:r>
      <w:proofErr w:type="spellStart"/>
      <w:r w:rsidRPr="00764ECC">
        <w:rPr>
          <w:rFonts w:ascii="Arial" w:eastAsia="Times New Roman" w:hAnsi="Arial" w:cs="Arial"/>
          <w:color w:val="000000"/>
        </w:rPr>
        <w:t>workflow</w:t>
      </w:r>
      <w:proofErr w:type="spellEnd"/>
      <w:r w:rsidRPr="00764ECC">
        <w:rPr>
          <w:rFonts w:ascii="Arial" w:eastAsia="Times New Roman" w:hAnsi="Arial" w:cs="Arial"/>
          <w:color w:val="000000"/>
        </w:rPr>
        <w:t xml:space="preserve"> que possibilite a automatização dos processos, a eliminação de repetições, a coordenação de recursos e uma melhor gestão de tempo o que contribui significativamente para perdas de eficiência e eficácia do </w:t>
      </w:r>
      <w:r>
        <w:rPr>
          <w:rFonts w:ascii="Arial" w:eastAsia="Times New Roman" w:hAnsi="Arial" w:cs="Arial"/>
          <w:color w:val="000000"/>
        </w:rPr>
        <w:t>I</w:t>
      </w:r>
      <w:r w:rsidRPr="00764ECC">
        <w:rPr>
          <w:rFonts w:ascii="Arial" w:eastAsia="Times New Roman" w:hAnsi="Arial" w:cs="Arial"/>
          <w:color w:val="000000"/>
        </w:rPr>
        <w:t>nstituto.</w:t>
      </w:r>
    </w:p>
    <w:p w14:paraId="6D9F8202" w14:textId="09DB9499" w:rsidR="00460E9F" w:rsidRPr="00764ECC" w:rsidRDefault="00460E9F" w:rsidP="00460E9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567" w:right="-1"/>
        <w:jc w:val="both"/>
        <w:rPr>
          <w:rFonts w:ascii="Arial" w:eastAsia="Times New Roman" w:hAnsi="Arial" w:cs="Arial"/>
          <w:color w:val="000000"/>
        </w:rPr>
      </w:pPr>
      <w:r w:rsidRPr="00764ECC">
        <w:rPr>
          <w:rFonts w:ascii="Arial" w:eastAsia="Times New Roman" w:hAnsi="Arial" w:cs="Arial"/>
          <w:color w:val="000000"/>
        </w:rPr>
        <w:t xml:space="preserve">(SP): </w:t>
      </w:r>
      <w:ins w:id="240" w:author="João Calado" w:date="2020-06-11T12:24:00Z">
        <w:r w:rsidR="00F453B8">
          <w:rPr>
            <w:rFonts w:ascii="Arial" w:eastAsia="Times New Roman" w:hAnsi="Arial" w:cs="Arial"/>
            <w:color w:val="000000"/>
          </w:rPr>
          <w:t xml:space="preserve">garantir </w:t>
        </w:r>
        <w:r w:rsidR="00420810">
          <w:rPr>
            <w:rFonts w:ascii="Arial" w:eastAsia="Times New Roman" w:hAnsi="Arial" w:cs="Arial"/>
            <w:color w:val="000000"/>
          </w:rPr>
          <w:t xml:space="preserve">uma </w:t>
        </w:r>
      </w:ins>
      <w:ins w:id="241" w:author="João Calado" w:date="2020-06-11T12:25:00Z">
        <w:r w:rsidR="00420810">
          <w:rPr>
            <w:rFonts w:ascii="Arial" w:eastAsia="Times New Roman" w:hAnsi="Arial" w:cs="Arial"/>
            <w:color w:val="000000"/>
          </w:rPr>
          <w:t xml:space="preserve">gestão operacional e uma prestação de contas desmaterializada </w:t>
        </w:r>
      </w:ins>
      <w:ins w:id="242" w:author="João Calado" w:date="2020-06-11T12:31:00Z">
        <w:r w:rsidR="00420810">
          <w:rPr>
            <w:rFonts w:ascii="Arial" w:eastAsia="Times New Roman" w:hAnsi="Arial" w:cs="Arial"/>
            <w:color w:val="000000"/>
          </w:rPr>
          <w:t>mediante</w:t>
        </w:r>
      </w:ins>
      <w:ins w:id="243" w:author="João Calado" w:date="2020-06-11T12:25:00Z">
        <w:r w:rsidR="00420810">
          <w:rPr>
            <w:rFonts w:ascii="Arial" w:eastAsia="Times New Roman" w:hAnsi="Arial" w:cs="Arial"/>
            <w:color w:val="000000"/>
          </w:rPr>
          <w:t xml:space="preserve"> a </w:t>
        </w:r>
      </w:ins>
      <w:r w:rsidRPr="00764ECC">
        <w:rPr>
          <w:rFonts w:ascii="Arial" w:eastAsia="Times New Roman" w:hAnsi="Arial" w:cs="Arial"/>
          <w:color w:val="000000"/>
        </w:rPr>
        <w:t xml:space="preserve">otimização de processos, de atividades e dos formulários devido à simplificação de tarefas, da automatização de processos, do acesso remoto ao sistema possibilitando a mobilidade dos utilizadores, da rastreabilidade dos processos e respetiva monitorização em tempo real. Será contemplada a intervenção nas seguintes </w:t>
      </w:r>
      <w:r>
        <w:rPr>
          <w:rFonts w:ascii="Arial" w:eastAsia="Times New Roman" w:hAnsi="Arial" w:cs="Arial"/>
          <w:color w:val="000000"/>
        </w:rPr>
        <w:t xml:space="preserve">principais </w:t>
      </w:r>
      <w:r w:rsidRPr="00764ECC">
        <w:rPr>
          <w:rFonts w:ascii="Arial" w:eastAsia="Times New Roman" w:hAnsi="Arial" w:cs="Arial"/>
          <w:color w:val="000000"/>
        </w:rPr>
        <w:t>atividades:</w:t>
      </w:r>
    </w:p>
    <w:p w14:paraId="5A2A10F6" w14:textId="73749021" w:rsidR="008733E5" w:rsidRDefault="00460E9F" w:rsidP="008733E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851" w:right="-1"/>
        <w:jc w:val="both"/>
        <w:rPr>
          <w:ins w:id="244" w:author="João Calado" w:date="2020-06-11T19:13:00Z"/>
          <w:rFonts w:ascii="Arial" w:eastAsia="Times New Roman" w:hAnsi="Arial" w:cs="Arial"/>
          <w:color w:val="000000"/>
        </w:rPr>
      </w:pPr>
      <w:del w:id="245" w:author="João Calado" w:date="2020-06-11T19:13:00Z">
        <w:r w:rsidRPr="00764ECC" w:rsidDel="008733E5">
          <w:rPr>
            <w:rFonts w:ascii="Arial" w:eastAsia="Times New Roman" w:hAnsi="Arial" w:cs="Arial"/>
            <w:color w:val="000000"/>
          </w:rPr>
          <w:delText>●</w:delText>
        </w:r>
      </w:del>
      <w:ins w:id="246" w:author="João Calado" w:date="2020-06-11T19:13:00Z">
        <w:r w:rsidR="008733E5" w:rsidRPr="00764ECC">
          <w:rPr>
            <w:rFonts w:ascii="Arial" w:eastAsia="Times New Roman" w:hAnsi="Arial" w:cs="Arial"/>
            <w:color w:val="000000"/>
          </w:rPr>
          <w:t xml:space="preserve">● </w:t>
        </w:r>
      </w:ins>
      <w:ins w:id="247" w:author="João Calado" w:date="2020-06-11T19:51:00Z">
        <w:r w:rsidR="009C0932">
          <w:rPr>
            <w:rFonts w:ascii="Arial" w:eastAsia="Times New Roman" w:hAnsi="Arial" w:cs="Arial"/>
            <w:color w:val="000000"/>
          </w:rPr>
          <w:t>Processos</w:t>
        </w:r>
      </w:ins>
      <w:ins w:id="248" w:author="João Calado" w:date="2020-06-11T19:13:00Z">
        <w:r w:rsidR="008733E5">
          <w:rPr>
            <w:rFonts w:ascii="Arial" w:eastAsia="Times New Roman" w:hAnsi="Arial" w:cs="Arial"/>
            <w:color w:val="000000"/>
          </w:rPr>
          <w:t xml:space="preserve"> administrativos de </w:t>
        </w:r>
      </w:ins>
      <w:ins w:id="249" w:author="João Calado" w:date="2020-06-11T19:14:00Z">
        <w:r w:rsidR="008733E5">
          <w:rPr>
            <w:rFonts w:ascii="Arial" w:eastAsia="Times New Roman" w:hAnsi="Arial" w:cs="Arial"/>
            <w:color w:val="000000"/>
          </w:rPr>
          <w:t>definição da</w:t>
        </w:r>
      </w:ins>
      <w:ins w:id="250" w:author="João Calado" w:date="2020-06-11T19:13:00Z">
        <w:r w:rsidR="008733E5">
          <w:rPr>
            <w:rFonts w:ascii="Arial" w:eastAsia="Times New Roman" w:hAnsi="Arial" w:cs="Arial"/>
            <w:color w:val="000000"/>
          </w:rPr>
          <w:t xml:space="preserve"> estratégi</w:t>
        </w:r>
      </w:ins>
      <w:ins w:id="251" w:author="João Calado" w:date="2020-06-11T19:14:00Z">
        <w:r w:rsidR="008733E5">
          <w:rPr>
            <w:rFonts w:ascii="Arial" w:eastAsia="Times New Roman" w:hAnsi="Arial" w:cs="Arial"/>
            <w:color w:val="000000"/>
          </w:rPr>
          <w:t>a</w:t>
        </w:r>
      </w:ins>
      <w:ins w:id="252" w:author="João Calado" w:date="2020-06-11T19:15:00Z">
        <w:r w:rsidR="008733E5">
          <w:rPr>
            <w:rFonts w:ascii="Arial" w:eastAsia="Times New Roman" w:hAnsi="Arial" w:cs="Arial"/>
            <w:color w:val="000000"/>
          </w:rPr>
          <w:t xml:space="preserve"> e</w:t>
        </w:r>
      </w:ins>
      <w:ins w:id="253" w:author="João Calado" w:date="2020-06-11T19:14:00Z">
        <w:r w:rsidR="008733E5">
          <w:rPr>
            <w:rFonts w:ascii="Arial" w:eastAsia="Times New Roman" w:hAnsi="Arial" w:cs="Arial"/>
            <w:color w:val="000000"/>
          </w:rPr>
          <w:t xml:space="preserve"> plane</w:t>
        </w:r>
      </w:ins>
      <w:ins w:id="254" w:author="João Calado" w:date="2020-06-11T19:15:00Z">
        <w:r w:rsidR="008733E5">
          <w:rPr>
            <w:rFonts w:ascii="Arial" w:eastAsia="Times New Roman" w:hAnsi="Arial" w:cs="Arial"/>
            <w:color w:val="000000"/>
          </w:rPr>
          <w:t>amento</w:t>
        </w:r>
      </w:ins>
      <w:ins w:id="255" w:author="João Calado" w:date="2020-06-11T19:13:00Z">
        <w:r w:rsidR="008733E5">
          <w:rPr>
            <w:rFonts w:ascii="Arial" w:eastAsia="Times New Roman" w:hAnsi="Arial" w:cs="Arial"/>
            <w:color w:val="000000"/>
          </w:rPr>
          <w:t>:</w:t>
        </w:r>
      </w:ins>
    </w:p>
    <w:p w14:paraId="1AD99C0A" w14:textId="59ED011D" w:rsidR="008733E5" w:rsidRDefault="008733E5" w:rsidP="008733E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1492" w:right="-1"/>
        <w:jc w:val="both"/>
        <w:rPr>
          <w:ins w:id="256" w:author="João Calado" w:date="2020-06-11T19:13:00Z"/>
          <w:rFonts w:ascii="Arial" w:eastAsia="Times New Roman" w:hAnsi="Arial" w:cs="Arial"/>
          <w:color w:val="000000"/>
        </w:rPr>
      </w:pPr>
      <w:ins w:id="257" w:author="João Calado" w:date="2020-06-11T19:13:00Z">
        <w:r w:rsidRPr="00764ECC">
          <w:rPr>
            <w:rFonts w:ascii="Arial" w:eastAsia="Times New Roman" w:hAnsi="Arial" w:cs="Arial"/>
            <w:color w:val="000000"/>
          </w:rPr>
          <w:t xml:space="preserve">° </w:t>
        </w:r>
        <w:r>
          <w:rPr>
            <w:rFonts w:ascii="Arial" w:eastAsia="Times New Roman" w:hAnsi="Arial" w:cs="Arial"/>
            <w:color w:val="000000"/>
          </w:rPr>
          <w:t xml:space="preserve">Diagnóstico e </w:t>
        </w:r>
      </w:ins>
      <w:ins w:id="258" w:author="João Calado" w:date="2020-06-11T19:16:00Z">
        <w:r>
          <w:rPr>
            <w:rFonts w:ascii="Arial" w:eastAsia="Times New Roman" w:hAnsi="Arial" w:cs="Arial"/>
            <w:color w:val="000000"/>
          </w:rPr>
          <w:t>definição</w:t>
        </w:r>
      </w:ins>
      <w:ins w:id="259" w:author="João Calado" w:date="2020-06-11T19:13:00Z">
        <w:r>
          <w:rPr>
            <w:rFonts w:ascii="Arial" w:eastAsia="Times New Roman" w:hAnsi="Arial" w:cs="Arial"/>
            <w:color w:val="000000"/>
          </w:rPr>
          <w:t xml:space="preserve"> </w:t>
        </w:r>
      </w:ins>
      <w:ins w:id="260" w:author="João Calado" w:date="2020-06-11T19:16:00Z">
        <w:r>
          <w:rPr>
            <w:rFonts w:ascii="Arial" w:eastAsia="Times New Roman" w:hAnsi="Arial" w:cs="Arial"/>
            <w:color w:val="000000"/>
          </w:rPr>
          <w:t>do plano estratégico do</w:t>
        </w:r>
      </w:ins>
      <w:ins w:id="261" w:author="João Calado" w:date="2020-06-11T19:13:00Z">
        <w:r>
          <w:rPr>
            <w:rFonts w:ascii="Arial" w:eastAsia="Times New Roman" w:hAnsi="Arial" w:cs="Arial"/>
            <w:color w:val="000000"/>
          </w:rPr>
          <w:t xml:space="preserve"> ISEG;</w:t>
        </w:r>
      </w:ins>
    </w:p>
    <w:p w14:paraId="2943E9FA" w14:textId="7E8D47C7" w:rsidR="008733E5" w:rsidRDefault="008733E5" w:rsidP="008733E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1492" w:right="-1"/>
        <w:jc w:val="both"/>
        <w:rPr>
          <w:ins w:id="262" w:author="João Calado" w:date="2020-06-11T19:13:00Z"/>
          <w:rFonts w:ascii="Arial" w:eastAsia="Times New Roman" w:hAnsi="Arial" w:cs="Arial"/>
          <w:color w:val="000000"/>
        </w:rPr>
      </w:pPr>
      <w:ins w:id="263" w:author="João Calado" w:date="2020-06-11T19:13:00Z">
        <w:r w:rsidRPr="00764ECC">
          <w:rPr>
            <w:rFonts w:ascii="Arial" w:eastAsia="Times New Roman" w:hAnsi="Arial" w:cs="Arial"/>
            <w:color w:val="000000"/>
          </w:rPr>
          <w:t xml:space="preserve">° </w:t>
        </w:r>
        <w:r>
          <w:rPr>
            <w:rFonts w:ascii="Arial" w:eastAsia="Times New Roman" w:hAnsi="Arial" w:cs="Arial"/>
            <w:color w:val="000000"/>
          </w:rPr>
          <w:t xml:space="preserve">Elaboração </w:t>
        </w:r>
      </w:ins>
      <w:ins w:id="264" w:author="João Calado" w:date="2020-06-11T19:16:00Z">
        <w:r>
          <w:rPr>
            <w:rFonts w:ascii="Arial" w:eastAsia="Times New Roman" w:hAnsi="Arial" w:cs="Arial"/>
            <w:color w:val="000000"/>
          </w:rPr>
          <w:t>do plano operacional</w:t>
        </w:r>
      </w:ins>
      <w:ins w:id="265" w:author="João Calado" w:date="2020-06-11T19:13:00Z">
        <w:r>
          <w:rPr>
            <w:rFonts w:ascii="Arial" w:eastAsia="Times New Roman" w:hAnsi="Arial" w:cs="Arial"/>
            <w:color w:val="000000"/>
          </w:rPr>
          <w:t>;</w:t>
        </w:r>
      </w:ins>
    </w:p>
    <w:p w14:paraId="2D73D418" w14:textId="28324A15" w:rsidR="008733E5" w:rsidRDefault="008733E5" w:rsidP="008733E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1492" w:right="-1"/>
        <w:jc w:val="both"/>
        <w:rPr>
          <w:ins w:id="266" w:author="João Calado" w:date="2020-06-11T19:13:00Z"/>
          <w:rFonts w:ascii="Arial" w:eastAsia="Times New Roman" w:hAnsi="Arial" w:cs="Arial"/>
          <w:color w:val="000000"/>
        </w:rPr>
      </w:pPr>
      <w:ins w:id="267" w:author="João Calado" w:date="2020-06-11T19:13:00Z">
        <w:r w:rsidRPr="00764ECC">
          <w:rPr>
            <w:rFonts w:ascii="Arial" w:eastAsia="Times New Roman" w:hAnsi="Arial" w:cs="Arial"/>
            <w:color w:val="000000"/>
          </w:rPr>
          <w:lastRenderedPageBreak/>
          <w:t xml:space="preserve">° </w:t>
        </w:r>
      </w:ins>
      <w:ins w:id="268" w:author="João Calado" w:date="2020-06-11T19:17:00Z">
        <w:r>
          <w:rPr>
            <w:rFonts w:ascii="Arial" w:eastAsia="Times New Roman" w:hAnsi="Arial" w:cs="Arial"/>
            <w:color w:val="000000"/>
          </w:rPr>
          <w:t>Acompanhamento da</w:t>
        </w:r>
      </w:ins>
      <w:ins w:id="269" w:author="João Calado" w:date="2020-06-11T19:13:00Z">
        <w:r>
          <w:rPr>
            <w:rFonts w:ascii="Arial" w:eastAsia="Times New Roman" w:hAnsi="Arial" w:cs="Arial"/>
            <w:color w:val="000000"/>
          </w:rPr>
          <w:t xml:space="preserve"> execução</w:t>
        </w:r>
      </w:ins>
      <w:ins w:id="270" w:author="João Calado" w:date="2020-06-11T19:18:00Z">
        <w:r w:rsidRPr="008733E5">
          <w:rPr>
            <w:rFonts w:ascii="Arial" w:eastAsia="Times New Roman" w:hAnsi="Arial" w:cs="Arial"/>
            <w:color w:val="000000"/>
          </w:rPr>
          <w:t xml:space="preserve"> </w:t>
        </w:r>
        <w:r>
          <w:rPr>
            <w:rFonts w:ascii="Arial" w:eastAsia="Times New Roman" w:hAnsi="Arial" w:cs="Arial"/>
            <w:color w:val="000000"/>
          </w:rPr>
          <w:t>do plano estratégico, e operacional</w:t>
        </w:r>
      </w:ins>
      <w:ins w:id="271" w:author="João Calado" w:date="2020-06-11T19:13:00Z">
        <w:r>
          <w:rPr>
            <w:rFonts w:ascii="Arial" w:eastAsia="Times New Roman" w:hAnsi="Arial" w:cs="Arial"/>
            <w:color w:val="000000"/>
          </w:rPr>
          <w:t>;</w:t>
        </w:r>
      </w:ins>
    </w:p>
    <w:p w14:paraId="4F9C6001" w14:textId="6A273C48" w:rsidR="008733E5" w:rsidRDefault="008733E5" w:rsidP="008733E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1492" w:right="-1"/>
        <w:jc w:val="both"/>
        <w:rPr>
          <w:ins w:id="272" w:author="João Calado" w:date="2020-06-11T19:13:00Z"/>
          <w:rFonts w:ascii="Arial" w:eastAsia="Times New Roman" w:hAnsi="Arial" w:cs="Arial"/>
          <w:color w:val="000000"/>
        </w:rPr>
      </w:pPr>
      <w:ins w:id="273" w:author="João Calado" w:date="2020-06-11T19:13:00Z">
        <w:r w:rsidRPr="00764ECC">
          <w:rPr>
            <w:rFonts w:ascii="Arial" w:eastAsia="Times New Roman" w:hAnsi="Arial" w:cs="Arial"/>
            <w:color w:val="000000"/>
          </w:rPr>
          <w:t xml:space="preserve">° </w:t>
        </w:r>
        <w:r>
          <w:rPr>
            <w:rFonts w:ascii="Arial" w:eastAsia="Times New Roman" w:hAnsi="Arial" w:cs="Arial"/>
            <w:color w:val="000000"/>
          </w:rPr>
          <w:t>Controlo da execução do orçamento;</w:t>
        </w:r>
      </w:ins>
    </w:p>
    <w:p w14:paraId="3D1BE48C" w14:textId="141B18D9" w:rsidR="008733E5" w:rsidRDefault="008733E5" w:rsidP="008733E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1492" w:right="-1"/>
        <w:jc w:val="both"/>
        <w:rPr>
          <w:ins w:id="274" w:author="João Calado" w:date="2020-06-11T19:13:00Z"/>
          <w:rFonts w:ascii="Arial" w:eastAsia="Times New Roman" w:hAnsi="Arial" w:cs="Arial"/>
          <w:color w:val="000000"/>
        </w:rPr>
      </w:pPr>
      <w:ins w:id="275" w:author="João Calado" w:date="2020-06-11T19:13:00Z">
        <w:r w:rsidRPr="00764ECC">
          <w:rPr>
            <w:rFonts w:ascii="Arial" w:eastAsia="Times New Roman" w:hAnsi="Arial" w:cs="Arial"/>
            <w:color w:val="000000"/>
          </w:rPr>
          <w:t xml:space="preserve">° </w:t>
        </w:r>
      </w:ins>
      <w:ins w:id="276" w:author="João Calado" w:date="2020-06-11T19:18:00Z">
        <w:r>
          <w:rPr>
            <w:rFonts w:ascii="Arial" w:eastAsia="Times New Roman" w:hAnsi="Arial" w:cs="Arial"/>
            <w:color w:val="000000"/>
          </w:rPr>
          <w:t>Revisão dos planos em função da execução</w:t>
        </w:r>
      </w:ins>
      <w:ins w:id="277" w:author="João Calado" w:date="2020-06-11T19:13:00Z">
        <w:r>
          <w:rPr>
            <w:rFonts w:ascii="Arial" w:eastAsia="Times New Roman" w:hAnsi="Arial" w:cs="Arial"/>
            <w:color w:val="000000"/>
          </w:rPr>
          <w:t>;</w:t>
        </w:r>
      </w:ins>
    </w:p>
    <w:p w14:paraId="721BB50F" w14:textId="2BC82E8D" w:rsidR="008733E5" w:rsidRDefault="008733E5" w:rsidP="008733E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1492" w:right="-1"/>
        <w:jc w:val="both"/>
        <w:rPr>
          <w:ins w:id="278" w:author="João Calado" w:date="2020-06-11T19:13:00Z"/>
          <w:rFonts w:ascii="Arial" w:eastAsia="Times New Roman" w:hAnsi="Arial" w:cs="Arial"/>
          <w:color w:val="000000"/>
        </w:rPr>
      </w:pPr>
      <w:ins w:id="279" w:author="João Calado" w:date="2020-06-11T19:13:00Z">
        <w:r w:rsidRPr="00764ECC">
          <w:rPr>
            <w:rFonts w:ascii="Arial" w:eastAsia="Times New Roman" w:hAnsi="Arial" w:cs="Arial"/>
            <w:color w:val="000000"/>
          </w:rPr>
          <w:t xml:space="preserve">° </w:t>
        </w:r>
        <w:r>
          <w:rPr>
            <w:rFonts w:ascii="Arial" w:eastAsia="Times New Roman" w:hAnsi="Arial" w:cs="Arial"/>
            <w:color w:val="000000"/>
          </w:rPr>
          <w:t>Reporte</w:t>
        </w:r>
      </w:ins>
      <w:ins w:id="280" w:author="João Calado" w:date="2020-06-11T19:19:00Z">
        <w:r>
          <w:rPr>
            <w:rFonts w:ascii="Arial" w:eastAsia="Times New Roman" w:hAnsi="Arial" w:cs="Arial"/>
            <w:color w:val="000000"/>
          </w:rPr>
          <w:t xml:space="preserve"> e prestação de contas sobre a execução da estratégia</w:t>
        </w:r>
      </w:ins>
      <w:ins w:id="281" w:author="João Calado" w:date="2020-06-11T19:13:00Z">
        <w:r>
          <w:rPr>
            <w:rFonts w:ascii="Arial" w:eastAsia="Times New Roman" w:hAnsi="Arial" w:cs="Arial"/>
            <w:color w:val="000000"/>
          </w:rPr>
          <w:t>.</w:t>
        </w:r>
      </w:ins>
    </w:p>
    <w:p w14:paraId="4C3A5FA6" w14:textId="3D99B7B9" w:rsidR="008733E5" w:rsidRDefault="008733E5" w:rsidP="008733E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851" w:right="-1"/>
        <w:jc w:val="both"/>
        <w:rPr>
          <w:ins w:id="282" w:author="João Calado" w:date="2020-06-11T19:13:00Z"/>
          <w:rFonts w:ascii="Arial" w:eastAsia="Times New Roman" w:hAnsi="Arial" w:cs="Arial"/>
          <w:color w:val="000000"/>
        </w:rPr>
      </w:pPr>
      <w:ins w:id="283" w:author="João Calado" w:date="2020-06-11T19:13:00Z">
        <w:r w:rsidRPr="00764ECC">
          <w:rPr>
            <w:rFonts w:ascii="Arial" w:eastAsia="Times New Roman" w:hAnsi="Arial" w:cs="Arial"/>
            <w:color w:val="000000"/>
          </w:rPr>
          <w:t xml:space="preserve">● </w:t>
        </w:r>
      </w:ins>
      <w:ins w:id="284" w:author="João Calado" w:date="2020-06-11T19:51:00Z">
        <w:r w:rsidR="009C0932">
          <w:rPr>
            <w:rFonts w:ascii="Arial" w:eastAsia="Times New Roman" w:hAnsi="Arial" w:cs="Arial"/>
            <w:color w:val="000000"/>
          </w:rPr>
          <w:t>Processos</w:t>
        </w:r>
      </w:ins>
      <w:ins w:id="285" w:author="João Calado" w:date="2020-06-11T19:13:00Z">
        <w:r>
          <w:rPr>
            <w:rFonts w:ascii="Arial" w:eastAsia="Times New Roman" w:hAnsi="Arial" w:cs="Arial"/>
            <w:color w:val="000000"/>
          </w:rPr>
          <w:t xml:space="preserve"> administrativos e de gestão do orçamento/</w:t>
        </w:r>
        <w:commentRangeStart w:id="286"/>
        <w:commentRangeStart w:id="287"/>
        <w:r>
          <w:rPr>
            <w:rFonts w:ascii="Arial" w:eastAsia="Times New Roman" w:hAnsi="Arial" w:cs="Arial"/>
            <w:color w:val="000000"/>
          </w:rPr>
          <w:t>conta</w:t>
        </w:r>
      </w:ins>
      <w:commentRangeEnd w:id="286"/>
      <w:r w:rsidR="007065A7">
        <w:rPr>
          <w:rStyle w:val="Refdecomentrio"/>
        </w:rPr>
        <w:commentReference w:id="286"/>
      </w:r>
      <w:commentRangeEnd w:id="287"/>
      <w:r w:rsidR="007065A7">
        <w:rPr>
          <w:rStyle w:val="Refdecomentrio"/>
        </w:rPr>
        <w:commentReference w:id="287"/>
      </w:r>
      <w:ins w:id="288" w:author="João Calado" w:date="2020-06-11T19:13:00Z">
        <w:r>
          <w:rPr>
            <w:rFonts w:ascii="Arial" w:eastAsia="Times New Roman" w:hAnsi="Arial" w:cs="Arial"/>
            <w:color w:val="000000"/>
          </w:rPr>
          <w:t>:</w:t>
        </w:r>
      </w:ins>
    </w:p>
    <w:p w14:paraId="76744994" w14:textId="77777777" w:rsidR="008733E5" w:rsidRDefault="008733E5" w:rsidP="008733E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1492" w:right="-1"/>
        <w:jc w:val="both"/>
        <w:rPr>
          <w:ins w:id="289" w:author="João Calado" w:date="2020-06-11T19:13:00Z"/>
          <w:rFonts w:ascii="Arial" w:eastAsia="Times New Roman" w:hAnsi="Arial" w:cs="Arial"/>
          <w:color w:val="000000"/>
        </w:rPr>
      </w:pPr>
      <w:ins w:id="290" w:author="João Calado" w:date="2020-06-11T19:13:00Z">
        <w:r w:rsidRPr="00764ECC">
          <w:rPr>
            <w:rFonts w:ascii="Arial" w:eastAsia="Times New Roman" w:hAnsi="Arial" w:cs="Arial"/>
            <w:color w:val="000000"/>
          </w:rPr>
          <w:t xml:space="preserve">° </w:t>
        </w:r>
        <w:r>
          <w:rPr>
            <w:rFonts w:ascii="Arial" w:eastAsia="Times New Roman" w:hAnsi="Arial" w:cs="Arial"/>
            <w:color w:val="000000"/>
          </w:rPr>
          <w:t>Elaboração e execução do orçamento;</w:t>
        </w:r>
      </w:ins>
    </w:p>
    <w:p w14:paraId="6637B0A5" w14:textId="77777777" w:rsidR="008733E5" w:rsidRDefault="008733E5" w:rsidP="008733E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1492" w:right="-1"/>
        <w:jc w:val="both"/>
        <w:rPr>
          <w:ins w:id="291" w:author="João Calado" w:date="2020-06-11T19:13:00Z"/>
          <w:rFonts w:ascii="Arial" w:eastAsia="Times New Roman" w:hAnsi="Arial" w:cs="Arial"/>
          <w:color w:val="000000"/>
        </w:rPr>
      </w:pPr>
      <w:ins w:id="292" w:author="João Calado" w:date="2020-06-11T19:13:00Z">
        <w:r w:rsidRPr="00764ECC">
          <w:rPr>
            <w:rFonts w:ascii="Arial" w:eastAsia="Times New Roman" w:hAnsi="Arial" w:cs="Arial"/>
            <w:color w:val="000000"/>
          </w:rPr>
          <w:t xml:space="preserve">° </w:t>
        </w:r>
        <w:r>
          <w:rPr>
            <w:rFonts w:ascii="Arial" w:eastAsia="Times New Roman" w:hAnsi="Arial" w:cs="Arial"/>
            <w:color w:val="000000"/>
          </w:rPr>
          <w:t>Controlo da execução orçamental;</w:t>
        </w:r>
      </w:ins>
    </w:p>
    <w:p w14:paraId="018089C7" w14:textId="77777777" w:rsidR="008733E5" w:rsidRDefault="008733E5" w:rsidP="008733E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1492" w:right="-1"/>
        <w:jc w:val="both"/>
        <w:rPr>
          <w:ins w:id="293" w:author="João Calado" w:date="2020-06-11T19:13:00Z"/>
          <w:rFonts w:ascii="Arial" w:eastAsia="Times New Roman" w:hAnsi="Arial" w:cs="Arial"/>
          <w:color w:val="000000"/>
        </w:rPr>
      </w:pPr>
      <w:ins w:id="294" w:author="João Calado" w:date="2020-06-11T19:13:00Z">
        <w:r w:rsidRPr="00764ECC">
          <w:rPr>
            <w:rFonts w:ascii="Arial" w:eastAsia="Times New Roman" w:hAnsi="Arial" w:cs="Arial"/>
            <w:color w:val="000000"/>
          </w:rPr>
          <w:t xml:space="preserve">° </w:t>
        </w:r>
        <w:r>
          <w:rPr>
            <w:rFonts w:ascii="Arial" w:eastAsia="Times New Roman" w:hAnsi="Arial" w:cs="Arial"/>
            <w:color w:val="000000"/>
          </w:rPr>
          <w:t>Reporte e controlo na gestão da execução orçamental;</w:t>
        </w:r>
      </w:ins>
    </w:p>
    <w:p w14:paraId="3B3256FC" w14:textId="77777777" w:rsidR="008733E5" w:rsidRDefault="008733E5" w:rsidP="008733E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1492" w:right="-1"/>
        <w:jc w:val="both"/>
        <w:rPr>
          <w:ins w:id="295" w:author="João Calado" w:date="2020-06-11T19:13:00Z"/>
          <w:rFonts w:ascii="Arial" w:eastAsia="Times New Roman" w:hAnsi="Arial" w:cs="Arial"/>
          <w:color w:val="000000"/>
        </w:rPr>
      </w:pPr>
      <w:ins w:id="296" w:author="João Calado" w:date="2020-06-11T19:13:00Z">
        <w:r w:rsidRPr="00764ECC">
          <w:rPr>
            <w:rFonts w:ascii="Arial" w:eastAsia="Times New Roman" w:hAnsi="Arial" w:cs="Arial"/>
            <w:color w:val="000000"/>
          </w:rPr>
          <w:t xml:space="preserve">° </w:t>
        </w:r>
        <w:r>
          <w:rPr>
            <w:rFonts w:ascii="Arial" w:eastAsia="Times New Roman" w:hAnsi="Arial" w:cs="Arial"/>
            <w:color w:val="000000"/>
          </w:rPr>
          <w:t>Elaboração e apresentação do Relatório e Contas.</w:t>
        </w:r>
      </w:ins>
    </w:p>
    <w:p w14:paraId="0C0E355E" w14:textId="60FF58D1" w:rsidR="00420810" w:rsidRDefault="008733E5" w:rsidP="00460E9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851" w:right="-1"/>
        <w:jc w:val="both"/>
        <w:rPr>
          <w:ins w:id="297" w:author="João Calado" w:date="2020-06-11T12:27:00Z"/>
          <w:rFonts w:ascii="Arial" w:eastAsia="Times New Roman" w:hAnsi="Arial" w:cs="Arial"/>
          <w:color w:val="000000"/>
        </w:rPr>
      </w:pPr>
      <w:ins w:id="298" w:author="João Calado" w:date="2020-06-11T19:13:00Z">
        <w:r w:rsidRPr="00764ECC">
          <w:rPr>
            <w:rFonts w:ascii="Arial" w:eastAsia="Times New Roman" w:hAnsi="Arial" w:cs="Arial"/>
            <w:color w:val="000000"/>
          </w:rPr>
          <w:t xml:space="preserve">● </w:t>
        </w:r>
      </w:ins>
      <w:r w:rsidR="00460E9F" w:rsidRPr="00764ECC">
        <w:rPr>
          <w:rFonts w:ascii="Arial" w:eastAsia="Times New Roman" w:hAnsi="Arial" w:cs="Arial"/>
          <w:color w:val="000000"/>
        </w:rPr>
        <w:t xml:space="preserve"> </w:t>
      </w:r>
      <w:del w:id="299" w:author="João Calado" w:date="2020-06-11T12:32:00Z">
        <w:r w:rsidR="00460E9F" w:rsidRPr="00764ECC" w:rsidDel="00255D83">
          <w:rPr>
            <w:rFonts w:ascii="Arial" w:eastAsia="Times New Roman" w:hAnsi="Arial" w:cs="Arial"/>
            <w:color w:val="000000"/>
          </w:rPr>
          <w:delText>Sistema de</w:delText>
        </w:r>
      </w:del>
      <w:ins w:id="300" w:author="João Calado" w:date="2020-06-11T19:51:00Z">
        <w:r w:rsidR="009C0932">
          <w:rPr>
            <w:rFonts w:ascii="Arial" w:eastAsia="Times New Roman" w:hAnsi="Arial" w:cs="Arial"/>
            <w:color w:val="000000"/>
          </w:rPr>
          <w:t>Processos</w:t>
        </w:r>
      </w:ins>
      <w:ins w:id="301" w:author="João Calado" w:date="2020-06-11T12:32:00Z">
        <w:r w:rsidR="00255D83">
          <w:rPr>
            <w:rFonts w:ascii="Arial" w:eastAsia="Times New Roman" w:hAnsi="Arial" w:cs="Arial"/>
            <w:color w:val="000000"/>
          </w:rPr>
          <w:t xml:space="preserve"> administrativos </w:t>
        </w:r>
      </w:ins>
      <w:ins w:id="302" w:author="João Calado" w:date="2020-06-11T12:40:00Z">
        <w:r w:rsidR="00635456">
          <w:rPr>
            <w:rFonts w:ascii="Arial" w:eastAsia="Times New Roman" w:hAnsi="Arial" w:cs="Arial"/>
            <w:color w:val="000000"/>
          </w:rPr>
          <w:t xml:space="preserve">e de </w:t>
        </w:r>
      </w:ins>
      <w:ins w:id="303" w:author="João Calado" w:date="2020-06-11T12:32:00Z">
        <w:r w:rsidR="00255D83">
          <w:rPr>
            <w:rFonts w:ascii="Arial" w:eastAsia="Times New Roman" w:hAnsi="Arial" w:cs="Arial"/>
            <w:color w:val="000000"/>
          </w:rPr>
          <w:t>gestão das</w:t>
        </w:r>
      </w:ins>
      <w:r w:rsidR="00460E9F" w:rsidRPr="00764ECC">
        <w:rPr>
          <w:rFonts w:ascii="Arial" w:eastAsia="Times New Roman" w:hAnsi="Arial" w:cs="Arial"/>
          <w:color w:val="000000"/>
        </w:rPr>
        <w:t xml:space="preserve"> </w:t>
      </w:r>
      <w:ins w:id="304" w:author="João Calado" w:date="2020-06-11T12:26:00Z">
        <w:r w:rsidR="00420810">
          <w:rPr>
            <w:rFonts w:ascii="Arial" w:eastAsia="Times New Roman" w:hAnsi="Arial" w:cs="Arial"/>
            <w:color w:val="000000"/>
          </w:rPr>
          <w:t>compras</w:t>
        </w:r>
      </w:ins>
      <w:ins w:id="305" w:author="João Calado" w:date="2020-06-11T12:27:00Z">
        <w:r w:rsidR="00420810">
          <w:rPr>
            <w:rFonts w:ascii="Arial" w:eastAsia="Times New Roman" w:hAnsi="Arial" w:cs="Arial"/>
            <w:color w:val="000000"/>
          </w:rPr>
          <w:t>:</w:t>
        </w:r>
      </w:ins>
    </w:p>
    <w:p w14:paraId="14DB920A" w14:textId="45DD904B" w:rsidR="00420810" w:rsidRDefault="00420810" w:rsidP="0042081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1492" w:right="-1"/>
        <w:jc w:val="both"/>
        <w:rPr>
          <w:ins w:id="306" w:author="João Calado" w:date="2020-06-11T12:28:00Z"/>
          <w:rFonts w:ascii="Arial" w:eastAsia="Times New Roman" w:hAnsi="Arial" w:cs="Arial"/>
          <w:color w:val="000000"/>
        </w:rPr>
      </w:pPr>
      <w:ins w:id="307" w:author="João Calado" w:date="2020-06-11T12:27:00Z">
        <w:r w:rsidRPr="00764ECC">
          <w:rPr>
            <w:rFonts w:ascii="Arial" w:eastAsia="Times New Roman" w:hAnsi="Arial" w:cs="Arial"/>
            <w:color w:val="000000"/>
          </w:rPr>
          <w:t xml:space="preserve">° </w:t>
        </w:r>
      </w:ins>
      <w:ins w:id="308" w:author="João Calado" w:date="2020-06-11T12:28:00Z">
        <w:r>
          <w:rPr>
            <w:rFonts w:ascii="Arial" w:eastAsia="Times New Roman" w:hAnsi="Arial" w:cs="Arial"/>
            <w:color w:val="000000"/>
          </w:rPr>
          <w:t>Levantamento e gestão</w:t>
        </w:r>
      </w:ins>
      <w:ins w:id="309" w:author="João Calado" w:date="2020-06-11T12:27:00Z">
        <w:r>
          <w:rPr>
            <w:rFonts w:ascii="Arial" w:eastAsia="Times New Roman" w:hAnsi="Arial" w:cs="Arial"/>
            <w:color w:val="000000"/>
          </w:rPr>
          <w:t xml:space="preserve"> das necessidade</w:t>
        </w:r>
      </w:ins>
      <w:ins w:id="310" w:author="João Calado" w:date="2020-06-11T12:36:00Z">
        <w:r w:rsidR="000E3368">
          <w:rPr>
            <w:rFonts w:ascii="Arial" w:eastAsia="Times New Roman" w:hAnsi="Arial" w:cs="Arial"/>
            <w:color w:val="000000"/>
          </w:rPr>
          <w:t>s</w:t>
        </w:r>
      </w:ins>
      <w:ins w:id="311" w:author="João Calado" w:date="2020-06-11T12:27:00Z">
        <w:r>
          <w:rPr>
            <w:rFonts w:ascii="Arial" w:eastAsia="Times New Roman" w:hAnsi="Arial" w:cs="Arial"/>
            <w:color w:val="000000"/>
          </w:rPr>
          <w:t xml:space="preserve"> do ISEG;</w:t>
        </w:r>
      </w:ins>
    </w:p>
    <w:p w14:paraId="0A6D0A79" w14:textId="3ABC825C" w:rsidR="00420810" w:rsidRDefault="00420810" w:rsidP="0042081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1492" w:right="-1"/>
        <w:jc w:val="both"/>
        <w:rPr>
          <w:ins w:id="312" w:author="João Calado" w:date="2020-06-11T12:28:00Z"/>
          <w:rFonts w:ascii="Arial" w:eastAsia="Times New Roman" w:hAnsi="Arial" w:cs="Arial"/>
          <w:color w:val="000000"/>
        </w:rPr>
      </w:pPr>
      <w:ins w:id="313" w:author="João Calado" w:date="2020-06-11T12:28:00Z">
        <w:r w:rsidRPr="00764ECC">
          <w:rPr>
            <w:rFonts w:ascii="Arial" w:eastAsia="Times New Roman" w:hAnsi="Arial" w:cs="Arial"/>
            <w:color w:val="000000"/>
          </w:rPr>
          <w:t xml:space="preserve">° </w:t>
        </w:r>
        <w:r>
          <w:rPr>
            <w:rFonts w:ascii="Arial" w:eastAsia="Times New Roman" w:hAnsi="Arial" w:cs="Arial"/>
            <w:color w:val="000000"/>
          </w:rPr>
          <w:t>Contratação pública;</w:t>
        </w:r>
      </w:ins>
    </w:p>
    <w:p w14:paraId="14377F87" w14:textId="7A3D3C70" w:rsidR="00420810" w:rsidRDefault="00420810" w:rsidP="0042081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1492" w:right="-1"/>
        <w:jc w:val="both"/>
        <w:rPr>
          <w:ins w:id="314" w:author="João Calado" w:date="2020-06-11T12:28:00Z"/>
          <w:rFonts w:ascii="Arial" w:eastAsia="Times New Roman" w:hAnsi="Arial" w:cs="Arial"/>
          <w:color w:val="000000"/>
        </w:rPr>
      </w:pPr>
      <w:ins w:id="315" w:author="João Calado" w:date="2020-06-11T12:28:00Z">
        <w:r w:rsidRPr="00764ECC">
          <w:rPr>
            <w:rFonts w:ascii="Arial" w:eastAsia="Times New Roman" w:hAnsi="Arial" w:cs="Arial"/>
            <w:color w:val="000000"/>
          </w:rPr>
          <w:t xml:space="preserve">° </w:t>
        </w:r>
        <w:r>
          <w:rPr>
            <w:rFonts w:ascii="Arial" w:eastAsia="Times New Roman" w:hAnsi="Arial" w:cs="Arial"/>
            <w:color w:val="000000"/>
          </w:rPr>
          <w:t xml:space="preserve">Reporte e controlo </w:t>
        </w:r>
      </w:ins>
      <w:ins w:id="316" w:author="João Calado" w:date="2020-06-11T12:29:00Z">
        <w:r>
          <w:rPr>
            <w:rFonts w:ascii="Arial" w:eastAsia="Times New Roman" w:hAnsi="Arial" w:cs="Arial"/>
            <w:color w:val="000000"/>
          </w:rPr>
          <w:t xml:space="preserve">na </w:t>
        </w:r>
      </w:ins>
      <w:ins w:id="317" w:author="João Calado" w:date="2020-06-11T12:32:00Z">
        <w:r w:rsidR="00255D83">
          <w:rPr>
            <w:rFonts w:ascii="Arial" w:eastAsia="Times New Roman" w:hAnsi="Arial" w:cs="Arial"/>
            <w:color w:val="000000"/>
          </w:rPr>
          <w:t>gestão das compras</w:t>
        </w:r>
      </w:ins>
      <w:ins w:id="318" w:author="João Calado" w:date="2020-06-11T12:29:00Z">
        <w:r>
          <w:rPr>
            <w:rFonts w:ascii="Arial" w:eastAsia="Times New Roman" w:hAnsi="Arial" w:cs="Arial"/>
            <w:color w:val="000000"/>
          </w:rPr>
          <w:t>.</w:t>
        </w:r>
      </w:ins>
    </w:p>
    <w:p w14:paraId="3B8369D4" w14:textId="3B7FB89E" w:rsidR="00AA2216" w:rsidRPr="00764ECC" w:rsidRDefault="00AA2216" w:rsidP="00AA221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851" w:right="-1"/>
        <w:jc w:val="both"/>
        <w:rPr>
          <w:ins w:id="319" w:author="João Calado" w:date="2020-06-11T19:28:00Z"/>
          <w:rFonts w:ascii="Arial" w:eastAsia="Times New Roman" w:hAnsi="Arial" w:cs="Arial"/>
          <w:color w:val="000000"/>
        </w:rPr>
      </w:pPr>
      <w:ins w:id="320" w:author="João Calado" w:date="2020-06-11T19:28:00Z">
        <w:r w:rsidRPr="00764ECC">
          <w:rPr>
            <w:rFonts w:ascii="Arial" w:eastAsia="Times New Roman" w:hAnsi="Arial" w:cs="Arial"/>
            <w:color w:val="000000"/>
          </w:rPr>
          <w:t>● Pagamento/Recebimento dos Serviços disponibilizados pela Instituição</w:t>
        </w:r>
        <w:r>
          <w:rPr>
            <w:rFonts w:ascii="Arial" w:eastAsia="Times New Roman" w:hAnsi="Arial" w:cs="Arial"/>
            <w:color w:val="000000"/>
          </w:rPr>
          <w:t>.</w:t>
        </w:r>
      </w:ins>
    </w:p>
    <w:p w14:paraId="017D47D4" w14:textId="5CD54A55" w:rsidR="000E3368" w:rsidRDefault="000E3368" w:rsidP="000E336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851" w:right="-1"/>
        <w:jc w:val="both"/>
        <w:rPr>
          <w:ins w:id="321" w:author="João Calado" w:date="2020-06-11T12:35:00Z"/>
          <w:rFonts w:ascii="Arial" w:eastAsia="Times New Roman" w:hAnsi="Arial" w:cs="Arial"/>
          <w:color w:val="000000"/>
        </w:rPr>
      </w:pPr>
      <w:ins w:id="322" w:author="João Calado" w:date="2020-06-11T12:35:00Z">
        <w:r w:rsidRPr="00764ECC">
          <w:rPr>
            <w:rFonts w:ascii="Arial" w:eastAsia="Times New Roman" w:hAnsi="Arial" w:cs="Arial"/>
            <w:color w:val="000000"/>
          </w:rPr>
          <w:t xml:space="preserve">● </w:t>
        </w:r>
      </w:ins>
      <w:ins w:id="323" w:author="João Calado" w:date="2020-06-11T19:51:00Z">
        <w:r w:rsidR="009C0932">
          <w:rPr>
            <w:rFonts w:ascii="Arial" w:eastAsia="Times New Roman" w:hAnsi="Arial" w:cs="Arial"/>
            <w:color w:val="000000"/>
          </w:rPr>
          <w:t>Processos</w:t>
        </w:r>
      </w:ins>
      <w:ins w:id="324" w:author="João Calado" w:date="2020-06-11T12:35:00Z">
        <w:r>
          <w:rPr>
            <w:rFonts w:ascii="Arial" w:eastAsia="Times New Roman" w:hAnsi="Arial" w:cs="Arial"/>
            <w:color w:val="000000"/>
          </w:rPr>
          <w:t xml:space="preserve"> administrativos </w:t>
        </w:r>
      </w:ins>
      <w:ins w:id="325" w:author="João Calado" w:date="2020-06-11T12:40:00Z">
        <w:r w:rsidR="00635456">
          <w:rPr>
            <w:rFonts w:ascii="Arial" w:eastAsia="Times New Roman" w:hAnsi="Arial" w:cs="Arial"/>
            <w:color w:val="000000"/>
          </w:rPr>
          <w:t>e de</w:t>
        </w:r>
      </w:ins>
      <w:ins w:id="326" w:author="João Calado" w:date="2020-06-11T12:35:00Z">
        <w:r>
          <w:rPr>
            <w:rFonts w:ascii="Arial" w:eastAsia="Times New Roman" w:hAnsi="Arial" w:cs="Arial"/>
            <w:color w:val="000000"/>
          </w:rPr>
          <w:t xml:space="preserve"> gestão dos recursos humanos</w:t>
        </w:r>
      </w:ins>
      <w:ins w:id="327" w:author="João Calado" w:date="2020-06-11T12:36:00Z">
        <w:r>
          <w:rPr>
            <w:rFonts w:ascii="Arial" w:eastAsia="Times New Roman" w:hAnsi="Arial" w:cs="Arial"/>
            <w:color w:val="000000"/>
          </w:rPr>
          <w:t xml:space="preserve"> (RH)</w:t>
        </w:r>
      </w:ins>
      <w:ins w:id="328" w:author="João Calado" w:date="2020-06-11T12:35:00Z">
        <w:r>
          <w:rPr>
            <w:rFonts w:ascii="Arial" w:eastAsia="Times New Roman" w:hAnsi="Arial" w:cs="Arial"/>
            <w:color w:val="000000"/>
          </w:rPr>
          <w:t>:</w:t>
        </w:r>
      </w:ins>
    </w:p>
    <w:p w14:paraId="1B28B9BF" w14:textId="195A55F2" w:rsidR="000E3368" w:rsidRDefault="000E3368" w:rsidP="000E336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1492" w:right="-1"/>
        <w:jc w:val="both"/>
        <w:rPr>
          <w:ins w:id="329" w:author="João Calado" w:date="2020-06-11T12:36:00Z"/>
          <w:rFonts w:ascii="Arial" w:eastAsia="Times New Roman" w:hAnsi="Arial" w:cs="Arial"/>
          <w:color w:val="000000"/>
        </w:rPr>
      </w:pPr>
      <w:ins w:id="330" w:author="João Calado" w:date="2020-06-11T12:35:00Z">
        <w:r w:rsidRPr="00764ECC">
          <w:rPr>
            <w:rFonts w:ascii="Arial" w:eastAsia="Times New Roman" w:hAnsi="Arial" w:cs="Arial"/>
            <w:color w:val="000000"/>
          </w:rPr>
          <w:t xml:space="preserve">° </w:t>
        </w:r>
      </w:ins>
      <w:ins w:id="331" w:author="João Calado" w:date="2020-06-11T12:38:00Z">
        <w:r w:rsidR="009B3AE5">
          <w:rPr>
            <w:rFonts w:ascii="Arial" w:eastAsia="Times New Roman" w:hAnsi="Arial" w:cs="Arial"/>
            <w:color w:val="000000"/>
          </w:rPr>
          <w:t>Diagn</w:t>
        </w:r>
        <w:r w:rsidR="00E30F5E">
          <w:rPr>
            <w:rFonts w:ascii="Arial" w:eastAsia="Times New Roman" w:hAnsi="Arial" w:cs="Arial"/>
            <w:color w:val="000000"/>
          </w:rPr>
          <w:t>ó</w:t>
        </w:r>
        <w:r w:rsidR="009B3AE5">
          <w:rPr>
            <w:rFonts w:ascii="Arial" w:eastAsia="Times New Roman" w:hAnsi="Arial" w:cs="Arial"/>
            <w:color w:val="000000"/>
          </w:rPr>
          <w:t xml:space="preserve">stico </w:t>
        </w:r>
      </w:ins>
      <w:ins w:id="332" w:author="João Calado" w:date="2020-06-11T12:36:00Z">
        <w:r>
          <w:rPr>
            <w:rFonts w:ascii="Arial" w:eastAsia="Times New Roman" w:hAnsi="Arial" w:cs="Arial"/>
            <w:color w:val="000000"/>
          </w:rPr>
          <w:t>e gestão das necessidades de recursos humanos do ISEG;</w:t>
        </w:r>
      </w:ins>
    </w:p>
    <w:p w14:paraId="3E39418B" w14:textId="640DAAD3" w:rsidR="000E3368" w:rsidRDefault="000E3368" w:rsidP="000E336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1492" w:right="-1"/>
        <w:jc w:val="both"/>
        <w:rPr>
          <w:ins w:id="333" w:author="João Calado" w:date="2020-06-11T12:35:00Z"/>
          <w:rFonts w:ascii="Arial" w:eastAsia="Times New Roman" w:hAnsi="Arial" w:cs="Arial"/>
          <w:color w:val="000000"/>
        </w:rPr>
      </w:pPr>
      <w:ins w:id="334" w:author="João Calado" w:date="2020-06-11T12:36:00Z">
        <w:r w:rsidRPr="00764ECC">
          <w:rPr>
            <w:rFonts w:ascii="Arial" w:eastAsia="Times New Roman" w:hAnsi="Arial" w:cs="Arial"/>
            <w:color w:val="000000"/>
          </w:rPr>
          <w:t xml:space="preserve">° </w:t>
        </w:r>
      </w:ins>
      <w:ins w:id="335" w:author="João Calado" w:date="2020-06-11T12:35:00Z">
        <w:r>
          <w:rPr>
            <w:rFonts w:ascii="Arial" w:eastAsia="Times New Roman" w:hAnsi="Arial" w:cs="Arial"/>
            <w:color w:val="000000"/>
          </w:rPr>
          <w:t>Elaboração e execução do orçamento</w:t>
        </w:r>
      </w:ins>
      <w:ins w:id="336" w:author="João Calado" w:date="2020-06-11T12:36:00Z">
        <w:r>
          <w:rPr>
            <w:rFonts w:ascii="Arial" w:eastAsia="Times New Roman" w:hAnsi="Arial" w:cs="Arial"/>
            <w:color w:val="000000"/>
          </w:rPr>
          <w:t xml:space="preserve"> de RH</w:t>
        </w:r>
      </w:ins>
      <w:ins w:id="337" w:author="João Calado" w:date="2020-06-11T12:35:00Z">
        <w:r>
          <w:rPr>
            <w:rFonts w:ascii="Arial" w:eastAsia="Times New Roman" w:hAnsi="Arial" w:cs="Arial"/>
            <w:color w:val="000000"/>
          </w:rPr>
          <w:t>;</w:t>
        </w:r>
      </w:ins>
    </w:p>
    <w:p w14:paraId="35944DCF" w14:textId="2933B183" w:rsidR="000E3368" w:rsidRDefault="000E3368" w:rsidP="000E336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1492" w:right="-1"/>
        <w:jc w:val="both"/>
        <w:rPr>
          <w:ins w:id="338" w:author="João Calado" w:date="2020-06-11T12:35:00Z"/>
          <w:rFonts w:ascii="Arial" w:eastAsia="Times New Roman" w:hAnsi="Arial" w:cs="Arial"/>
          <w:color w:val="000000"/>
        </w:rPr>
      </w:pPr>
      <w:ins w:id="339" w:author="João Calado" w:date="2020-06-11T12:35:00Z">
        <w:r w:rsidRPr="00764ECC">
          <w:rPr>
            <w:rFonts w:ascii="Arial" w:eastAsia="Times New Roman" w:hAnsi="Arial" w:cs="Arial"/>
            <w:color w:val="000000"/>
          </w:rPr>
          <w:t xml:space="preserve">° </w:t>
        </w:r>
        <w:r>
          <w:rPr>
            <w:rFonts w:ascii="Arial" w:eastAsia="Times New Roman" w:hAnsi="Arial" w:cs="Arial"/>
            <w:color w:val="000000"/>
          </w:rPr>
          <w:t xml:space="preserve">Controlo da execução </w:t>
        </w:r>
      </w:ins>
      <w:ins w:id="340" w:author="João Calado" w:date="2020-06-11T12:37:00Z">
        <w:r>
          <w:rPr>
            <w:rFonts w:ascii="Arial" w:eastAsia="Times New Roman" w:hAnsi="Arial" w:cs="Arial"/>
            <w:color w:val="000000"/>
          </w:rPr>
          <w:t xml:space="preserve">do </w:t>
        </w:r>
      </w:ins>
      <w:ins w:id="341" w:author="João Calado" w:date="2020-06-11T12:35:00Z">
        <w:r>
          <w:rPr>
            <w:rFonts w:ascii="Arial" w:eastAsia="Times New Roman" w:hAnsi="Arial" w:cs="Arial"/>
            <w:color w:val="000000"/>
          </w:rPr>
          <w:t>orçament</w:t>
        </w:r>
      </w:ins>
      <w:ins w:id="342" w:author="João Calado" w:date="2020-06-11T12:36:00Z">
        <w:r>
          <w:rPr>
            <w:rFonts w:ascii="Arial" w:eastAsia="Times New Roman" w:hAnsi="Arial" w:cs="Arial"/>
            <w:color w:val="000000"/>
          </w:rPr>
          <w:t>o</w:t>
        </w:r>
      </w:ins>
      <w:ins w:id="343" w:author="João Calado" w:date="2020-06-11T12:37:00Z">
        <w:r>
          <w:rPr>
            <w:rFonts w:ascii="Arial" w:eastAsia="Times New Roman" w:hAnsi="Arial" w:cs="Arial"/>
            <w:color w:val="000000"/>
          </w:rPr>
          <w:t xml:space="preserve"> de RH</w:t>
        </w:r>
      </w:ins>
      <w:ins w:id="344" w:author="João Calado" w:date="2020-06-11T12:35:00Z">
        <w:r>
          <w:rPr>
            <w:rFonts w:ascii="Arial" w:eastAsia="Times New Roman" w:hAnsi="Arial" w:cs="Arial"/>
            <w:color w:val="000000"/>
          </w:rPr>
          <w:t>;</w:t>
        </w:r>
      </w:ins>
    </w:p>
    <w:p w14:paraId="1579DB1D" w14:textId="139C8D20" w:rsidR="000E3368" w:rsidRDefault="000E3368" w:rsidP="000E336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1492" w:right="-1"/>
        <w:jc w:val="both"/>
        <w:rPr>
          <w:ins w:id="345" w:author="João Calado" w:date="2020-06-11T12:35:00Z"/>
          <w:rFonts w:ascii="Arial" w:eastAsia="Times New Roman" w:hAnsi="Arial" w:cs="Arial"/>
          <w:color w:val="000000"/>
        </w:rPr>
      </w:pPr>
      <w:ins w:id="346" w:author="João Calado" w:date="2020-06-11T12:35:00Z">
        <w:r w:rsidRPr="00764ECC">
          <w:rPr>
            <w:rFonts w:ascii="Arial" w:eastAsia="Times New Roman" w:hAnsi="Arial" w:cs="Arial"/>
            <w:color w:val="000000"/>
          </w:rPr>
          <w:t xml:space="preserve">° </w:t>
        </w:r>
        <w:r>
          <w:rPr>
            <w:rFonts w:ascii="Arial" w:eastAsia="Times New Roman" w:hAnsi="Arial" w:cs="Arial"/>
            <w:color w:val="000000"/>
          </w:rPr>
          <w:t xml:space="preserve">Reporte e controlo na gestão </w:t>
        </w:r>
      </w:ins>
      <w:ins w:id="347" w:author="João Calado" w:date="2020-06-11T12:37:00Z">
        <w:r>
          <w:rPr>
            <w:rFonts w:ascii="Arial" w:eastAsia="Times New Roman" w:hAnsi="Arial" w:cs="Arial"/>
            <w:color w:val="000000"/>
          </w:rPr>
          <w:t>dos RH.</w:t>
        </w:r>
      </w:ins>
    </w:p>
    <w:p w14:paraId="4172E43A" w14:textId="50FC1A93" w:rsidR="00635456" w:rsidRDefault="00635456" w:rsidP="0063545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851" w:right="-1"/>
        <w:jc w:val="both"/>
        <w:rPr>
          <w:ins w:id="348" w:author="João Calado" w:date="2020-06-11T12:40:00Z"/>
          <w:rFonts w:ascii="Arial" w:eastAsia="Times New Roman" w:hAnsi="Arial" w:cs="Arial"/>
          <w:color w:val="000000"/>
        </w:rPr>
      </w:pPr>
      <w:ins w:id="349" w:author="João Calado" w:date="2020-06-11T12:40:00Z">
        <w:r w:rsidRPr="00764ECC">
          <w:rPr>
            <w:rFonts w:ascii="Arial" w:eastAsia="Times New Roman" w:hAnsi="Arial" w:cs="Arial"/>
            <w:color w:val="000000"/>
          </w:rPr>
          <w:t xml:space="preserve">● </w:t>
        </w:r>
      </w:ins>
      <w:ins w:id="350" w:author="João Calado" w:date="2020-06-11T19:51:00Z">
        <w:r w:rsidR="009C0932">
          <w:rPr>
            <w:rFonts w:ascii="Arial" w:eastAsia="Times New Roman" w:hAnsi="Arial" w:cs="Arial"/>
            <w:color w:val="000000"/>
          </w:rPr>
          <w:t>Processos</w:t>
        </w:r>
      </w:ins>
      <w:ins w:id="351" w:author="João Calado" w:date="2020-06-11T12:40:00Z">
        <w:r>
          <w:rPr>
            <w:rFonts w:ascii="Arial" w:eastAsia="Times New Roman" w:hAnsi="Arial" w:cs="Arial"/>
            <w:color w:val="000000"/>
          </w:rPr>
          <w:t xml:space="preserve"> administrativos </w:t>
        </w:r>
      </w:ins>
      <w:ins w:id="352" w:author="João Calado" w:date="2020-06-11T12:41:00Z">
        <w:r>
          <w:rPr>
            <w:rFonts w:ascii="Arial" w:eastAsia="Times New Roman" w:hAnsi="Arial" w:cs="Arial"/>
            <w:color w:val="000000"/>
          </w:rPr>
          <w:t>e de</w:t>
        </w:r>
      </w:ins>
      <w:ins w:id="353" w:author="João Calado" w:date="2020-06-11T12:40:00Z">
        <w:r>
          <w:rPr>
            <w:rFonts w:ascii="Arial" w:eastAsia="Times New Roman" w:hAnsi="Arial" w:cs="Arial"/>
            <w:color w:val="000000"/>
          </w:rPr>
          <w:t xml:space="preserve"> gestão </w:t>
        </w:r>
      </w:ins>
      <w:ins w:id="354" w:author="João Calado" w:date="2020-06-11T12:41:00Z">
        <w:r>
          <w:rPr>
            <w:rFonts w:ascii="Arial" w:eastAsia="Times New Roman" w:hAnsi="Arial" w:cs="Arial"/>
            <w:color w:val="000000"/>
          </w:rPr>
          <w:t>d</w:t>
        </w:r>
      </w:ins>
      <w:ins w:id="355" w:author="João Calado" w:date="2020-06-11T12:40:00Z">
        <w:r>
          <w:rPr>
            <w:rFonts w:ascii="Arial" w:eastAsia="Times New Roman" w:hAnsi="Arial" w:cs="Arial"/>
            <w:color w:val="000000"/>
          </w:rPr>
          <w:t>a</w:t>
        </w:r>
      </w:ins>
      <w:ins w:id="356" w:author="João Calado" w:date="2020-06-11T12:44:00Z">
        <w:r>
          <w:rPr>
            <w:rFonts w:ascii="Arial" w:eastAsia="Times New Roman" w:hAnsi="Arial" w:cs="Arial"/>
            <w:color w:val="000000"/>
          </w:rPr>
          <w:t>s</w:t>
        </w:r>
      </w:ins>
      <w:ins w:id="357" w:author="João Calado" w:date="2020-06-11T12:40:00Z">
        <w:r>
          <w:rPr>
            <w:rFonts w:ascii="Arial" w:eastAsia="Times New Roman" w:hAnsi="Arial" w:cs="Arial"/>
            <w:color w:val="000000"/>
          </w:rPr>
          <w:t xml:space="preserve"> </w:t>
        </w:r>
      </w:ins>
      <w:ins w:id="358" w:author="João Calado" w:date="2020-06-11T12:44:00Z">
        <w:r>
          <w:rPr>
            <w:rFonts w:ascii="Arial" w:eastAsia="Times New Roman" w:hAnsi="Arial" w:cs="Arial"/>
            <w:color w:val="000000"/>
          </w:rPr>
          <w:t xml:space="preserve">instalações e </w:t>
        </w:r>
      </w:ins>
      <w:ins w:id="359" w:author="João Calado" w:date="2020-06-11T12:40:00Z">
        <w:r>
          <w:rPr>
            <w:rFonts w:ascii="Arial" w:eastAsia="Times New Roman" w:hAnsi="Arial" w:cs="Arial"/>
            <w:color w:val="000000"/>
          </w:rPr>
          <w:t>logística:</w:t>
        </w:r>
      </w:ins>
    </w:p>
    <w:p w14:paraId="6FAA52FE" w14:textId="0D082D7E" w:rsidR="00635456" w:rsidRDefault="00635456" w:rsidP="0063545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1492" w:right="-1"/>
        <w:jc w:val="both"/>
        <w:rPr>
          <w:ins w:id="360" w:author="João Calado" w:date="2020-06-11T12:40:00Z"/>
          <w:rFonts w:ascii="Arial" w:eastAsia="Times New Roman" w:hAnsi="Arial" w:cs="Arial"/>
          <w:color w:val="000000"/>
        </w:rPr>
      </w:pPr>
      <w:ins w:id="361" w:author="João Calado" w:date="2020-06-11T12:40:00Z">
        <w:r w:rsidRPr="00764ECC">
          <w:rPr>
            <w:rFonts w:ascii="Arial" w:eastAsia="Times New Roman" w:hAnsi="Arial" w:cs="Arial"/>
            <w:color w:val="000000"/>
          </w:rPr>
          <w:t xml:space="preserve">° </w:t>
        </w:r>
        <w:r>
          <w:rPr>
            <w:rFonts w:ascii="Arial" w:eastAsia="Times New Roman" w:hAnsi="Arial" w:cs="Arial"/>
            <w:color w:val="000000"/>
          </w:rPr>
          <w:t>Diagnóstico e gestão das necessidades do ISEG;</w:t>
        </w:r>
      </w:ins>
    </w:p>
    <w:p w14:paraId="743ED6E0" w14:textId="4CF45B33" w:rsidR="00635456" w:rsidRDefault="00635456" w:rsidP="0063545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1492" w:right="-1"/>
        <w:jc w:val="both"/>
        <w:rPr>
          <w:ins w:id="362" w:author="João Calado" w:date="2020-06-11T12:42:00Z"/>
          <w:rFonts w:ascii="Arial" w:eastAsia="Times New Roman" w:hAnsi="Arial" w:cs="Arial"/>
          <w:color w:val="000000"/>
        </w:rPr>
      </w:pPr>
      <w:bookmarkStart w:id="363" w:name="_Hlk42771756"/>
      <w:ins w:id="364" w:author="João Calado" w:date="2020-06-11T12:40:00Z">
        <w:r w:rsidRPr="00764ECC">
          <w:rPr>
            <w:rFonts w:ascii="Arial" w:eastAsia="Times New Roman" w:hAnsi="Arial" w:cs="Arial"/>
            <w:color w:val="000000"/>
          </w:rPr>
          <w:t xml:space="preserve">° </w:t>
        </w:r>
        <w:r>
          <w:rPr>
            <w:rFonts w:ascii="Arial" w:eastAsia="Times New Roman" w:hAnsi="Arial" w:cs="Arial"/>
            <w:color w:val="000000"/>
          </w:rPr>
          <w:t xml:space="preserve">Elaboração e execução do orçamento de </w:t>
        </w:r>
      </w:ins>
      <w:ins w:id="365" w:author="João Calado" w:date="2020-06-11T12:41:00Z">
        <w:r>
          <w:rPr>
            <w:rFonts w:ascii="Arial" w:eastAsia="Times New Roman" w:hAnsi="Arial" w:cs="Arial"/>
            <w:color w:val="000000"/>
          </w:rPr>
          <w:t>apoio técnico e não técnico, de manuten</w:t>
        </w:r>
      </w:ins>
      <w:ins w:id="366" w:author="João Calado" w:date="2020-06-11T12:42:00Z">
        <w:r>
          <w:rPr>
            <w:rFonts w:ascii="Arial" w:eastAsia="Times New Roman" w:hAnsi="Arial" w:cs="Arial"/>
            <w:color w:val="000000"/>
          </w:rPr>
          <w:t>ção e conservação</w:t>
        </w:r>
      </w:ins>
      <w:ins w:id="367" w:author="João Calado" w:date="2020-06-11T12:40:00Z">
        <w:r>
          <w:rPr>
            <w:rFonts w:ascii="Arial" w:eastAsia="Times New Roman" w:hAnsi="Arial" w:cs="Arial"/>
            <w:color w:val="000000"/>
          </w:rPr>
          <w:t>;</w:t>
        </w:r>
      </w:ins>
    </w:p>
    <w:bookmarkEnd w:id="363"/>
    <w:p w14:paraId="1DBDECBC" w14:textId="49853619" w:rsidR="00635456" w:rsidRDefault="00635456" w:rsidP="0063545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1492" w:right="-1"/>
        <w:jc w:val="both"/>
        <w:rPr>
          <w:ins w:id="368" w:author="João Calado" w:date="2020-06-11T12:42:00Z"/>
          <w:rFonts w:ascii="Arial" w:eastAsia="Times New Roman" w:hAnsi="Arial" w:cs="Arial"/>
          <w:color w:val="000000"/>
        </w:rPr>
      </w:pPr>
      <w:ins w:id="369" w:author="João Calado" w:date="2020-06-11T12:42:00Z">
        <w:r w:rsidRPr="00764ECC">
          <w:rPr>
            <w:rFonts w:ascii="Arial" w:eastAsia="Times New Roman" w:hAnsi="Arial" w:cs="Arial"/>
            <w:color w:val="000000"/>
          </w:rPr>
          <w:t xml:space="preserve">° </w:t>
        </w:r>
        <w:r>
          <w:rPr>
            <w:rFonts w:ascii="Arial" w:eastAsia="Times New Roman" w:hAnsi="Arial" w:cs="Arial"/>
            <w:color w:val="000000"/>
          </w:rPr>
          <w:t>Elaboração e execução do plano e orçamento de projetos de remodelação ou expansão do ISEG;</w:t>
        </w:r>
      </w:ins>
    </w:p>
    <w:p w14:paraId="29C65247" w14:textId="4F1F6D07" w:rsidR="00635456" w:rsidRDefault="00635456" w:rsidP="0063545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1492" w:right="-1"/>
        <w:jc w:val="both"/>
        <w:rPr>
          <w:ins w:id="370" w:author="João Calado" w:date="2020-06-11T12:43:00Z"/>
          <w:rFonts w:ascii="Arial" w:eastAsia="Times New Roman" w:hAnsi="Arial" w:cs="Arial"/>
          <w:color w:val="000000"/>
        </w:rPr>
      </w:pPr>
      <w:ins w:id="371" w:author="João Calado" w:date="2020-06-11T12:40:00Z">
        <w:r w:rsidRPr="00764ECC">
          <w:rPr>
            <w:rFonts w:ascii="Arial" w:eastAsia="Times New Roman" w:hAnsi="Arial" w:cs="Arial"/>
            <w:color w:val="000000"/>
          </w:rPr>
          <w:t xml:space="preserve">° </w:t>
        </w:r>
        <w:r>
          <w:rPr>
            <w:rFonts w:ascii="Arial" w:eastAsia="Times New Roman" w:hAnsi="Arial" w:cs="Arial"/>
            <w:color w:val="000000"/>
          </w:rPr>
          <w:t xml:space="preserve">Controlo da execução do orçamento </w:t>
        </w:r>
      </w:ins>
      <w:ins w:id="372" w:author="João Calado" w:date="2020-06-11T12:43:00Z">
        <w:r>
          <w:rPr>
            <w:rFonts w:ascii="Arial" w:eastAsia="Times New Roman" w:hAnsi="Arial" w:cs="Arial"/>
            <w:color w:val="000000"/>
          </w:rPr>
          <w:t>de apoio técnico e não técnico, de manutenção e conservação</w:t>
        </w:r>
      </w:ins>
      <w:ins w:id="373" w:author="João Calado" w:date="2020-06-11T12:40:00Z">
        <w:r>
          <w:rPr>
            <w:rFonts w:ascii="Arial" w:eastAsia="Times New Roman" w:hAnsi="Arial" w:cs="Arial"/>
            <w:color w:val="000000"/>
          </w:rPr>
          <w:t>;</w:t>
        </w:r>
      </w:ins>
    </w:p>
    <w:p w14:paraId="78213776" w14:textId="5C5A99D1" w:rsidR="00635456" w:rsidRDefault="00635456" w:rsidP="0063545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1492" w:right="-1"/>
        <w:jc w:val="both"/>
        <w:rPr>
          <w:ins w:id="374" w:author="João Calado" w:date="2020-06-11T19:30:00Z"/>
          <w:rFonts w:ascii="Arial" w:eastAsia="Times New Roman" w:hAnsi="Arial" w:cs="Arial"/>
          <w:color w:val="000000"/>
        </w:rPr>
      </w:pPr>
      <w:ins w:id="375" w:author="João Calado" w:date="2020-06-11T12:43:00Z">
        <w:r w:rsidRPr="00764ECC">
          <w:rPr>
            <w:rFonts w:ascii="Arial" w:eastAsia="Times New Roman" w:hAnsi="Arial" w:cs="Arial"/>
            <w:color w:val="000000"/>
          </w:rPr>
          <w:t xml:space="preserve">° </w:t>
        </w:r>
        <w:r>
          <w:rPr>
            <w:rFonts w:ascii="Arial" w:eastAsia="Times New Roman" w:hAnsi="Arial" w:cs="Arial"/>
            <w:color w:val="000000"/>
          </w:rPr>
          <w:t>Controlo da execução dos projetos de remodelação ou expansão do ISEG;</w:t>
        </w:r>
      </w:ins>
    </w:p>
    <w:p w14:paraId="1ACBC543" w14:textId="419EE49A" w:rsidR="00AA2216" w:rsidRDefault="00AA2216" w:rsidP="0063545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1492" w:right="-1"/>
        <w:jc w:val="both"/>
        <w:rPr>
          <w:ins w:id="376" w:author="João Calado" w:date="2020-06-11T12:43:00Z"/>
          <w:rFonts w:ascii="Arial" w:eastAsia="Times New Roman" w:hAnsi="Arial" w:cs="Arial"/>
          <w:color w:val="000000"/>
        </w:rPr>
      </w:pPr>
      <w:ins w:id="377" w:author="João Calado" w:date="2020-06-11T19:30:00Z">
        <w:r w:rsidRPr="00764ECC">
          <w:rPr>
            <w:rFonts w:ascii="Arial" w:eastAsia="Times New Roman" w:hAnsi="Arial" w:cs="Arial"/>
            <w:color w:val="000000"/>
          </w:rPr>
          <w:t>°</w:t>
        </w:r>
        <w:r>
          <w:rPr>
            <w:rFonts w:ascii="Arial" w:eastAsia="Times New Roman" w:hAnsi="Arial" w:cs="Arial"/>
            <w:color w:val="000000"/>
          </w:rPr>
          <w:t xml:space="preserve"> Integração dos circuitos de </w:t>
        </w:r>
      </w:ins>
      <w:ins w:id="378" w:author="João Calado" w:date="2020-06-11T19:35:00Z">
        <w:r w:rsidR="003E219E">
          <w:rPr>
            <w:rFonts w:ascii="Arial" w:eastAsia="Times New Roman" w:hAnsi="Arial" w:cs="Arial"/>
            <w:color w:val="000000"/>
          </w:rPr>
          <w:t>informação</w:t>
        </w:r>
      </w:ins>
      <w:ins w:id="379" w:author="João Calado" w:date="2020-06-11T19:30:00Z">
        <w:r>
          <w:rPr>
            <w:rFonts w:ascii="Arial" w:eastAsia="Times New Roman" w:hAnsi="Arial" w:cs="Arial"/>
            <w:color w:val="000000"/>
          </w:rPr>
          <w:t xml:space="preserve"> d</w:t>
        </w:r>
      </w:ins>
      <w:ins w:id="380" w:author="João Calado" w:date="2020-06-11T19:31:00Z">
        <w:r>
          <w:rPr>
            <w:rFonts w:ascii="Arial" w:eastAsia="Times New Roman" w:hAnsi="Arial" w:cs="Arial"/>
            <w:color w:val="000000"/>
          </w:rPr>
          <w:t>as solicitações de apoio técnico, não técnico e de manutenção;</w:t>
        </w:r>
      </w:ins>
    </w:p>
    <w:p w14:paraId="384F2DDC" w14:textId="659C7E96" w:rsidR="00635456" w:rsidRDefault="00635456" w:rsidP="0063545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1492" w:right="-1"/>
        <w:jc w:val="both"/>
        <w:rPr>
          <w:ins w:id="381" w:author="João Calado" w:date="2020-06-11T19:32:00Z"/>
          <w:rFonts w:ascii="Arial" w:eastAsia="Times New Roman" w:hAnsi="Arial" w:cs="Arial"/>
          <w:color w:val="000000"/>
        </w:rPr>
      </w:pPr>
      <w:ins w:id="382" w:author="João Calado" w:date="2020-06-11T12:40:00Z">
        <w:r w:rsidRPr="00764ECC">
          <w:rPr>
            <w:rFonts w:ascii="Arial" w:eastAsia="Times New Roman" w:hAnsi="Arial" w:cs="Arial"/>
            <w:color w:val="000000"/>
          </w:rPr>
          <w:t xml:space="preserve">° </w:t>
        </w:r>
        <w:r>
          <w:rPr>
            <w:rFonts w:ascii="Arial" w:eastAsia="Times New Roman" w:hAnsi="Arial" w:cs="Arial"/>
            <w:color w:val="000000"/>
          </w:rPr>
          <w:t xml:space="preserve">Reporte e controlo na gestão </w:t>
        </w:r>
      </w:ins>
      <w:ins w:id="383" w:author="João Calado" w:date="2020-06-11T12:43:00Z">
        <w:r>
          <w:rPr>
            <w:rFonts w:ascii="Arial" w:eastAsia="Times New Roman" w:hAnsi="Arial" w:cs="Arial"/>
            <w:color w:val="000000"/>
          </w:rPr>
          <w:t>da</w:t>
        </w:r>
      </w:ins>
      <w:ins w:id="384" w:author="João Calado" w:date="2020-06-11T12:44:00Z">
        <w:r>
          <w:rPr>
            <w:rFonts w:ascii="Arial" w:eastAsia="Times New Roman" w:hAnsi="Arial" w:cs="Arial"/>
            <w:color w:val="000000"/>
          </w:rPr>
          <w:t>s instalações e</w:t>
        </w:r>
      </w:ins>
      <w:ins w:id="385" w:author="João Calado" w:date="2020-06-11T12:43:00Z">
        <w:r>
          <w:rPr>
            <w:rFonts w:ascii="Arial" w:eastAsia="Times New Roman" w:hAnsi="Arial" w:cs="Arial"/>
            <w:color w:val="000000"/>
          </w:rPr>
          <w:t xml:space="preserve"> lo</w:t>
        </w:r>
      </w:ins>
      <w:ins w:id="386" w:author="João Calado" w:date="2020-06-11T12:44:00Z">
        <w:r>
          <w:rPr>
            <w:rFonts w:ascii="Arial" w:eastAsia="Times New Roman" w:hAnsi="Arial" w:cs="Arial"/>
            <w:color w:val="000000"/>
          </w:rPr>
          <w:t>gística</w:t>
        </w:r>
      </w:ins>
      <w:ins w:id="387" w:author="João Calado" w:date="2020-06-11T12:40:00Z">
        <w:r>
          <w:rPr>
            <w:rFonts w:ascii="Arial" w:eastAsia="Times New Roman" w:hAnsi="Arial" w:cs="Arial"/>
            <w:color w:val="000000"/>
          </w:rPr>
          <w:t>.</w:t>
        </w:r>
      </w:ins>
    </w:p>
    <w:p w14:paraId="6DAB97F2" w14:textId="4177EA1B" w:rsidR="00AA2216" w:rsidRDefault="00AA2216" w:rsidP="00AA221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851" w:right="-1"/>
        <w:jc w:val="both"/>
        <w:rPr>
          <w:ins w:id="388" w:author="João Calado" w:date="2020-06-11T19:32:00Z"/>
          <w:rFonts w:ascii="Arial" w:eastAsia="Times New Roman" w:hAnsi="Arial" w:cs="Arial"/>
          <w:color w:val="000000"/>
        </w:rPr>
      </w:pPr>
      <w:ins w:id="389" w:author="João Calado" w:date="2020-06-11T19:32:00Z">
        <w:r w:rsidRPr="00764ECC">
          <w:rPr>
            <w:rFonts w:ascii="Arial" w:eastAsia="Times New Roman" w:hAnsi="Arial" w:cs="Arial"/>
            <w:color w:val="000000"/>
          </w:rPr>
          <w:t xml:space="preserve">● </w:t>
        </w:r>
      </w:ins>
      <w:ins w:id="390" w:author="João Calado" w:date="2020-06-11T19:51:00Z">
        <w:r w:rsidR="009C0932">
          <w:rPr>
            <w:rFonts w:ascii="Arial" w:eastAsia="Times New Roman" w:hAnsi="Arial" w:cs="Arial"/>
            <w:color w:val="000000"/>
          </w:rPr>
          <w:t>Processos</w:t>
        </w:r>
      </w:ins>
      <w:ins w:id="391" w:author="João Calado" w:date="2020-06-11T19:32:00Z">
        <w:r>
          <w:rPr>
            <w:rFonts w:ascii="Arial" w:eastAsia="Times New Roman" w:hAnsi="Arial" w:cs="Arial"/>
            <w:color w:val="000000"/>
          </w:rPr>
          <w:t xml:space="preserve"> administrativos e de gestão dos recursos </w:t>
        </w:r>
      </w:ins>
      <w:ins w:id="392" w:author="João Calado" w:date="2020-06-11T19:33:00Z">
        <w:r>
          <w:rPr>
            <w:rFonts w:ascii="Arial" w:eastAsia="Times New Roman" w:hAnsi="Arial" w:cs="Arial"/>
            <w:color w:val="000000"/>
          </w:rPr>
          <w:t>tecnológicos</w:t>
        </w:r>
      </w:ins>
      <w:ins w:id="393" w:author="João Calado" w:date="2020-06-11T19:32:00Z">
        <w:r>
          <w:rPr>
            <w:rFonts w:ascii="Arial" w:eastAsia="Times New Roman" w:hAnsi="Arial" w:cs="Arial"/>
            <w:color w:val="000000"/>
          </w:rPr>
          <w:t>:</w:t>
        </w:r>
      </w:ins>
    </w:p>
    <w:p w14:paraId="6AF0FFF2" w14:textId="29EFE0AE" w:rsidR="00AA2216" w:rsidRDefault="00AA2216" w:rsidP="00AA221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1492" w:right="-1"/>
        <w:jc w:val="both"/>
        <w:rPr>
          <w:ins w:id="394" w:author="João Calado" w:date="2020-06-11T19:33:00Z"/>
          <w:rFonts w:ascii="Arial" w:eastAsia="Times New Roman" w:hAnsi="Arial" w:cs="Arial"/>
          <w:color w:val="000000"/>
        </w:rPr>
      </w:pPr>
      <w:ins w:id="395" w:author="João Calado" w:date="2020-06-11T19:32:00Z">
        <w:r w:rsidRPr="00764ECC">
          <w:rPr>
            <w:rFonts w:ascii="Arial" w:eastAsia="Times New Roman" w:hAnsi="Arial" w:cs="Arial"/>
            <w:color w:val="000000"/>
          </w:rPr>
          <w:t xml:space="preserve">° </w:t>
        </w:r>
        <w:r>
          <w:rPr>
            <w:rFonts w:ascii="Arial" w:eastAsia="Times New Roman" w:hAnsi="Arial" w:cs="Arial"/>
            <w:color w:val="000000"/>
          </w:rPr>
          <w:t xml:space="preserve">Diagnóstico e gestão das necessidades de recursos </w:t>
        </w:r>
      </w:ins>
      <w:ins w:id="396" w:author="João Calado" w:date="2020-06-11T19:33:00Z">
        <w:r>
          <w:rPr>
            <w:rFonts w:ascii="Arial" w:eastAsia="Times New Roman" w:hAnsi="Arial" w:cs="Arial"/>
            <w:color w:val="000000"/>
          </w:rPr>
          <w:t>tecnológicos</w:t>
        </w:r>
      </w:ins>
      <w:ins w:id="397" w:author="João Calado" w:date="2020-06-11T19:32:00Z">
        <w:r>
          <w:rPr>
            <w:rFonts w:ascii="Arial" w:eastAsia="Times New Roman" w:hAnsi="Arial" w:cs="Arial"/>
            <w:color w:val="000000"/>
          </w:rPr>
          <w:t xml:space="preserve"> do ISEG;</w:t>
        </w:r>
      </w:ins>
    </w:p>
    <w:p w14:paraId="31B4F15E" w14:textId="7DE5F724" w:rsidR="003E219E" w:rsidRDefault="003E219E" w:rsidP="003E219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1492" w:right="-1"/>
        <w:jc w:val="both"/>
        <w:rPr>
          <w:ins w:id="398" w:author="João Calado" w:date="2020-06-11T19:34:00Z"/>
          <w:rFonts w:ascii="Arial" w:eastAsia="Times New Roman" w:hAnsi="Arial" w:cs="Arial"/>
          <w:color w:val="000000"/>
        </w:rPr>
      </w:pPr>
      <w:ins w:id="399" w:author="João Calado" w:date="2020-06-11T19:34:00Z">
        <w:r w:rsidRPr="00764ECC">
          <w:rPr>
            <w:rFonts w:ascii="Arial" w:eastAsia="Times New Roman" w:hAnsi="Arial" w:cs="Arial"/>
            <w:color w:val="000000"/>
          </w:rPr>
          <w:t>°</w:t>
        </w:r>
        <w:r>
          <w:rPr>
            <w:rFonts w:ascii="Arial" w:eastAsia="Times New Roman" w:hAnsi="Arial" w:cs="Arial"/>
            <w:color w:val="000000"/>
          </w:rPr>
          <w:t xml:space="preserve"> Integração dos circuitos de informação das solicitações de apoio técnico e de manutenção;</w:t>
        </w:r>
      </w:ins>
    </w:p>
    <w:p w14:paraId="3A97C972" w14:textId="6BD23D83" w:rsidR="00AA2216" w:rsidRDefault="00AA2216" w:rsidP="00AA221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1492" w:right="-1"/>
        <w:jc w:val="both"/>
        <w:rPr>
          <w:ins w:id="400" w:author="João Calado" w:date="2020-06-11T19:32:00Z"/>
          <w:rFonts w:ascii="Arial" w:eastAsia="Times New Roman" w:hAnsi="Arial" w:cs="Arial"/>
          <w:color w:val="000000"/>
        </w:rPr>
      </w:pPr>
      <w:ins w:id="401" w:author="João Calado" w:date="2020-06-11T19:32:00Z">
        <w:r w:rsidRPr="00764ECC">
          <w:rPr>
            <w:rFonts w:ascii="Arial" w:eastAsia="Times New Roman" w:hAnsi="Arial" w:cs="Arial"/>
            <w:color w:val="000000"/>
          </w:rPr>
          <w:t xml:space="preserve">° </w:t>
        </w:r>
        <w:r>
          <w:rPr>
            <w:rFonts w:ascii="Arial" w:eastAsia="Times New Roman" w:hAnsi="Arial" w:cs="Arial"/>
            <w:color w:val="000000"/>
          </w:rPr>
          <w:t xml:space="preserve">Elaboração e execução do orçamento de </w:t>
        </w:r>
      </w:ins>
      <w:ins w:id="402" w:author="João Calado" w:date="2020-06-11T19:33:00Z">
        <w:r>
          <w:rPr>
            <w:rFonts w:ascii="Arial" w:eastAsia="Times New Roman" w:hAnsi="Arial" w:cs="Arial"/>
            <w:color w:val="000000"/>
          </w:rPr>
          <w:t>recursos tecnológicos</w:t>
        </w:r>
      </w:ins>
      <w:ins w:id="403" w:author="João Calado" w:date="2020-06-11T19:32:00Z">
        <w:r>
          <w:rPr>
            <w:rFonts w:ascii="Arial" w:eastAsia="Times New Roman" w:hAnsi="Arial" w:cs="Arial"/>
            <w:color w:val="000000"/>
          </w:rPr>
          <w:t>;</w:t>
        </w:r>
      </w:ins>
    </w:p>
    <w:p w14:paraId="6C17EEDB" w14:textId="2B0E048E" w:rsidR="00AA2216" w:rsidRDefault="00AA2216" w:rsidP="00AA221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1492" w:right="-1"/>
        <w:jc w:val="both"/>
        <w:rPr>
          <w:ins w:id="404" w:author="João Calado" w:date="2020-06-11T19:32:00Z"/>
          <w:rFonts w:ascii="Arial" w:eastAsia="Times New Roman" w:hAnsi="Arial" w:cs="Arial"/>
          <w:color w:val="000000"/>
        </w:rPr>
      </w:pPr>
      <w:ins w:id="405" w:author="João Calado" w:date="2020-06-11T19:32:00Z">
        <w:r w:rsidRPr="00764ECC">
          <w:rPr>
            <w:rFonts w:ascii="Arial" w:eastAsia="Times New Roman" w:hAnsi="Arial" w:cs="Arial"/>
            <w:color w:val="000000"/>
          </w:rPr>
          <w:t xml:space="preserve">° </w:t>
        </w:r>
        <w:r>
          <w:rPr>
            <w:rFonts w:ascii="Arial" w:eastAsia="Times New Roman" w:hAnsi="Arial" w:cs="Arial"/>
            <w:color w:val="000000"/>
          </w:rPr>
          <w:t xml:space="preserve">Controlo da execução do orçamento de </w:t>
        </w:r>
      </w:ins>
      <w:ins w:id="406" w:author="João Calado" w:date="2020-06-11T19:33:00Z">
        <w:r>
          <w:rPr>
            <w:rFonts w:ascii="Arial" w:eastAsia="Times New Roman" w:hAnsi="Arial" w:cs="Arial"/>
            <w:color w:val="000000"/>
          </w:rPr>
          <w:t>recursos tecnológicos</w:t>
        </w:r>
      </w:ins>
      <w:ins w:id="407" w:author="João Calado" w:date="2020-06-11T19:32:00Z">
        <w:r>
          <w:rPr>
            <w:rFonts w:ascii="Arial" w:eastAsia="Times New Roman" w:hAnsi="Arial" w:cs="Arial"/>
            <w:color w:val="000000"/>
          </w:rPr>
          <w:t>;</w:t>
        </w:r>
      </w:ins>
    </w:p>
    <w:p w14:paraId="6D333C98" w14:textId="26DA90C0" w:rsidR="00AA2216" w:rsidRDefault="00AA2216" w:rsidP="00AA221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1492" w:right="-1"/>
        <w:jc w:val="both"/>
        <w:rPr>
          <w:ins w:id="408" w:author="João Calado" w:date="2020-06-11T19:32:00Z"/>
          <w:rFonts w:ascii="Arial" w:eastAsia="Times New Roman" w:hAnsi="Arial" w:cs="Arial"/>
          <w:color w:val="000000"/>
        </w:rPr>
      </w:pPr>
      <w:ins w:id="409" w:author="João Calado" w:date="2020-06-11T19:32:00Z">
        <w:r w:rsidRPr="00764ECC">
          <w:rPr>
            <w:rFonts w:ascii="Arial" w:eastAsia="Times New Roman" w:hAnsi="Arial" w:cs="Arial"/>
            <w:color w:val="000000"/>
          </w:rPr>
          <w:t xml:space="preserve">° </w:t>
        </w:r>
        <w:r>
          <w:rPr>
            <w:rFonts w:ascii="Arial" w:eastAsia="Times New Roman" w:hAnsi="Arial" w:cs="Arial"/>
            <w:color w:val="000000"/>
          </w:rPr>
          <w:t xml:space="preserve">Reporte e controlo na gestão dos </w:t>
        </w:r>
      </w:ins>
      <w:ins w:id="410" w:author="João Calado" w:date="2020-06-11T19:33:00Z">
        <w:r>
          <w:rPr>
            <w:rFonts w:ascii="Arial" w:eastAsia="Times New Roman" w:hAnsi="Arial" w:cs="Arial"/>
            <w:color w:val="000000"/>
          </w:rPr>
          <w:t>recursos tecnológicos</w:t>
        </w:r>
      </w:ins>
      <w:ins w:id="411" w:author="João Calado" w:date="2020-06-11T19:32:00Z">
        <w:r>
          <w:rPr>
            <w:rFonts w:ascii="Arial" w:eastAsia="Times New Roman" w:hAnsi="Arial" w:cs="Arial"/>
            <w:color w:val="000000"/>
          </w:rPr>
          <w:t>.</w:t>
        </w:r>
      </w:ins>
    </w:p>
    <w:p w14:paraId="22EE0EC4" w14:textId="780A1325" w:rsidR="008733E5" w:rsidRDefault="008733E5" w:rsidP="008733E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851" w:right="-1"/>
        <w:jc w:val="both"/>
        <w:rPr>
          <w:ins w:id="412" w:author="João Calado" w:date="2020-06-11T19:20:00Z"/>
          <w:rFonts w:ascii="Arial" w:eastAsia="Times New Roman" w:hAnsi="Arial" w:cs="Arial"/>
          <w:color w:val="000000"/>
        </w:rPr>
      </w:pPr>
      <w:ins w:id="413" w:author="João Calado" w:date="2020-06-11T19:21:00Z">
        <w:r w:rsidRPr="00764ECC">
          <w:rPr>
            <w:rFonts w:ascii="Arial" w:eastAsia="Times New Roman" w:hAnsi="Arial" w:cs="Arial"/>
            <w:color w:val="000000"/>
          </w:rPr>
          <w:t xml:space="preserve">● </w:t>
        </w:r>
      </w:ins>
      <w:ins w:id="414" w:author="João Calado" w:date="2020-06-11T19:51:00Z">
        <w:r w:rsidR="009C0932">
          <w:rPr>
            <w:rFonts w:ascii="Arial" w:eastAsia="Times New Roman" w:hAnsi="Arial" w:cs="Arial"/>
            <w:color w:val="000000"/>
          </w:rPr>
          <w:t>Processos</w:t>
        </w:r>
      </w:ins>
      <w:ins w:id="415" w:author="João Calado" w:date="2020-06-11T19:20:00Z">
        <w:r>
          <w:rPr>
            <w:rFonts w:ascii="Arial" w:eastAsia="Times New Roman" w:hAnsi="Arial" w:cs="Arial"/>
            <w:color w:val="000000"/>
          </w:rPr>
          <w:t xml:space="preserve"> administrativos e de gestão </w:t>
        </w:r>
      </w:ins>
      <w:ins w:id="416" w:author="João Calado" w:date="2020-06-11T19:21:00Z">
        <w:r>
          <w:rPr>
            <w:rFonts w:ascii="Arial" w:eastAsia="Times New Roman" w:hAnsi="Arial" w:cs="Arial"/>
            <w:color w:val="000000"/>
          </w:rPr>
          <w:t>comunicação e marketing</w:t>
        </w:r>
      </w:ins>
      <w:ins w:id="417" w:author="João Calado" w:date="2020-06-11T19:20:00Z">
        <w:r>
          <w:rPr>
            <w:rFonts w:ascii="Arial" w:eastAsia="Times New Roman" w:hAnsi="Arial" w:cs="Arial"/>
            <w:color w:val="000000"/>
          </w:rPr>
          <w:t>:</w:t>
        </w:r>
      </w:ins>
    </w:p>
    <w:p w14:paraId="21B941DB" w14:textId="36A5F0F6" w:rsidR="008733E5" w:rsidRDefault="008733E5" w:rsidP="008733E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1492" w:right="-1"/>
        <w:jc w:val="both"/>
        <w:rPr>
          <w:ins w:id="418" w:author="João Calado" w:date="2020-06-11T19:20:00Z"/>
          <w:rFonts w:ascii="Arial" w:eastAsia="Times New Roman" w:hAnsi="Arial" w:cs="Arial"/>
          <w:color w:val="000000"/>
        </w:rPr>
      </w:pPr>
      <w:ins w:id="419" w:author="João Calado" w:date="2020-06-11T19:20:00Z">
        <w:r w:rsidRPr="00764ECC">
          <w:rPr>
            <w:rFonts w:ascii="Arial" w:eastAsia="Times New Roman" w:hAnsi="Arial" w:cs="Arial"/>
            <w:color w:val="000000"/>
          </w:rPr>
          <w:t xml:space="preserve">° </w:t>
        </w:r>
        <w:r>
          <w:rPr>
            <w:rFonts w:ascii="Arial" w:eastAsia="Times New Roman" w:hAnsi="Arial" w:cs="Arial"/>
            <w:color w:val="000000"/>
          </w:rPr>
          <w:t>Diagnóstico e gestão das necessidades do ISEG</w:t>
        </w:r>
      </w:ins>
      <w:ins w:id="420" w:author="João Calado" w:date="2020-06-11T19:22:00Z">
        <w:r w:rsidR="00F47129">
          <w:rPr>
            <w:rFonts w:ascii="Arial" w:eastAsia="Times New Roman" w:hAnsi="Arial" w:cs="Arial"/>
            <w:color w:val="000000"/>
          </w:rPr>
          <w:t xml:space="preserve"> em termos de comunicação e marketing</w:t>
        </w:r>
      </w:ins>
      <w:ins w:id="421" w:author="João Calado" w:date="2020-06-11T19:20:00Z">
        <w:r>
          <w:rPr>
            <w:rFonts w:ascii="Arial" w:eastAsia="Times New Roman" w:hAnsi="Arial" w:cs="Arial"/>
            <w:color w:val="000000"/>
          </w:rPr>
          <w:t>;</w:t>
        </w:r>
      </w:ins>
    </w:p>
    <w:p w14:paraId="5B20416E" w14:textId="4A1CDE9E" w:rsidR="008733E5" w:rsidRDefault="008733E5" w:rsidP="008733E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1492" w:right="-1"/>
        <w:jc w:val="both"/>
        <w:rPr>
          <w:ins w:id="422" w:author="João Calado" w:date="2020-06-11T19:20:00Z"/>
          <w:rFonts w:ascii="Arial" w:eastAsia="Times New Roman" w:hAnsi="Arial" w:cs="Arial"/>
          <w:color w:val="000000"/>
        </w:rPr>
      </w:pPr>
      <w:ins w:id="423" w:author="João Calado" w:date="2020-06-11T19:20:00Z">
        <w:r w:rsidRPr="00764ECC">
          <w:rPr>
            <w:rFonts w:ascii="Arial" w:eastAsia="Times New Roman" w:hAnsi="Arial" w:cs="Arial"/>
            <w:color w:val="000000"/>
          </w:rPr>
          <w:t xml:space="preserve">° </w:t>
        </w:r>
        <w:r>
          <w:rPr>
            <w:rFonts w:ascii="Arial" w:eastAsia="Times New Roman" w:hAnsi="Arial" w:cs="Arial"/>
            <w:color w:val="000000"/>
          </w:rPr>
          <w:t xml:space="preserve">Elaboração e execução do </w:t>
        </w:r>
      </w:ins>
      <w:ins w:id="424" w:author="João Calado" w:date="2020-06-11T19:21:00Z">
        <w:r>
          <w:rPr>
            <w:rFonts w:ascii="Arial" w:eastAsia="Times New Roman" w:hAnsi="Arial" w:cs="Arial"/>
            <w:color w:val="000000"/>
          </w:rPr>
          <w:t>plano de comunicação e marketing</w:t>
        </w:r>
      </w:ins>
      <w:ins w:id="425" w:author="João Calado" w:date="2020-06-11T19:20:00Z">
        <w:r>
          <w:rPr>
            <w:rFonts w:ascii="Arial" w:eastAsia="Times New Roman" w:hAnsi="Arial" w:cs="Arial"/>
            <w:color w:val="000000"/>
          </w:rPr>
          <w:t>;</w:t>
        </w:r>
      </w:ins>
    </w:p>
    <w:p w14:paraId="17B732BD" w14:textId="1719ED81" w:rsidR="008733E5" w:rsidRDefault="008733E5" w:rsidP="008733E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1492" w:right="-1"/>
        <w:jc w:val="both"/>
        <w:rPr>
          <w:ins w:id="426" w:author="João Calado" w:date="2020-06-11T19:20:00Z"/>
          <w:rFonts w:ascii="Arial" w:eastAsia="Times New Roman" w:hAnsi="Arial" w:cs="Arial"/>
          <w:color w:val="000000"/>
        </w:rPr>
      </w:pPr>
      <w:ins w:id="427" w:author="João Calado" w:date="2020-06-11T19:20:00Z">
        <w:r w:rsidRPr="00764ECC">
          <w:rPr>
            <w:rFonts w:ascii="Arial" w:eastAsia="Times New Roman" w:hAnsi="Arial" w:cs="Arial"/>
            <w:color w:val="000000"/>
          </w:rPr>
          <w:t xml:space="preserve">° </w:t>
        </w:r>
        <w:r>
          <w:rPr>
            <w:rFonts w:ascii="Arial" w:eastAsia="Times New Roman" w:hAnsi="Arial" w:cs="Arial"/>
            <w:color w:val="000000"/>
          </w:rPr>
          <w:t xml:space="preserve">Elaboração e execução do orçamento </w:t>
        </w:r>
      </w:ins>
      <w:ins w:id="428" w:author="João Calado" w:date="2020-06-11T19:21:00Z">
        <w:r>
          <w:rPr>
            <w:rFonts w:ascii="Arial" w:eastAsia="Times New Roman" w:hAnsi="Arial" w:cs="Arial"/>
            <w:color w:val="000000"/>
          </w:rPr>
          <w:t>de comunicação e marketing</w:t>
        </w:r>
      </w:ins>
      <w:ins w:id="429" w:author="João Calado" w:date="2020-06-11T19:20:00Z">
        <w:r>
          <w:rPr>
            <w:rFonts w:ascii="Arial" w:eastAsia="Times New Roman" w:hAnsi="Arial" w:cs="Arial"/>
            <w:color w:val="000000"/>
          </w:rPr>
          <w:t>;</w:t>
        </w:r>
      </w:ins>
    </w:p>
    <w:p w14:paraId="6A2236A7" w14:textId="1ACCDC63" w:rsidR="008733E5" w:rsidRDefault="008733E5" w:rsidP="008733E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1492" w:right="-1"/>
        <w:jc w:val="both"/>
        <w:rPr>
          <w:ins w:id="430" w:author="João Calado" w:date="2020-06-11T19:20:00Z"/>
          <w:rFonts w:ascii="Arial" w:eastAsia="Times New Roman" w:hAnsi="Arial" w:cs="Arial"/>
          <w:color w:val="000000"/>
        </w:rPr>
      </w:pPr>
      <w:ins w:id="431" w:author="João Calado" w:date="2020-06-11T19:20:00Z">
        <w:r w:rsidRPr="00764ECC">
          <w:rPr>
            <w:rFonts w:ascii="Arial" w:eastAsia="Times New Roman" w:hAnsi="Arial" w:cs="Arial"/>
            <w:color w:val="000000"/>
          </w:rPr>
          <w:lastRenderedPageBreak/>
          <w:t xml:space="preserve">° </w:t>
        </w:r>
        <w:r>
          <w:rPr>
            <w:rFonts w:ascii="Arial" w:eastAsia="Times New Roman" w:hAnsi="Arial" w:cs="Arial"/>
            <w:color w:val="000000"/>
          </w:rPr>
          <w:t xml:space="preserve">Reporte e controlo na gestão </w:t>
        </w:r>
      </w:ins>
      <w:ins w:id="432" w:author="João Calado" w:date="2020-06-11T19:22:00Z">
        <w:r>
          <w:rPr>
            <w:rFonts w:ascii="Arial" w:eastAsia="Times New Roman" w:hAnsi="Arial" w:cs="Arial"/>
            <w:color w:val="000000"/>
          </w:rPr>
          <w:t>da comunicação e marketing</w:t>
        </w:r>
      </w:ins>
      <w:ins w:id="433" w:author="João Calado" w:date="2020-06-11T19:20:00Z">
        <w:r>
          <w:rPr>
            <w:rFonts w:ascii="Arial" w:eastAsia="Times New Roman" w:hAnsi="Arial" w:cs="Arial"/>
            <w:color w:val="000000"/>
          </w:rPr>
          <w:t>.</w:t>
        </w:r>
      </w:ins>
    </w:p>
    <w:p w14:paraId="1B6D0557" w14:textId="0D714155" w:rsidR="00AA2216" w:rsidRDefault="00AA2216" w:rsidP="00AA221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851" w:right="-1"/>
        <w:jc w:val="both"/>
        <w:rPr>
          <w:ins w:id="434" w:author="João Calado" w:date="2020-06-11T19:23:00Z"/>
          <w:rFonts w:ascii="Arial" w:eastAsia="Times New Roman" w:hAnsi="Arial" w:cs="Arial"/>
          <w:color w:val="000000"/>
        </w:rPr>
      </w:pPr>
      <w:bookmarkStart w:id="435" w:name="_Hlk42795961"/>
      <w:ins w:id="436" w:author="João Calado" w:date="2020-06-11T19:23:00Z">
        <w:r w:rsidRPr="00764ECC">
          <w:rPr>
            <w:rFonts w:ascii="Arial" w:eastAsia="Times New Roman" w:hAnsi="Arial" w:cs="Arial"/>
            <w:color w:val="000000"/>
          </w:rPr>
          <w:t xml:space="preserve">● </w:t>
        </w:r>
      </w:ins>
      <w:ins w:id="437" w:author="João Calado" w:date="2020-06-11T19:51:00Z">
        <w:r w:rsidR="009C0932">
          <w:rPr>
            <w:rFonts w:ascii="Arial" w:eastAsia="Times New Roman" w:hAnsi="Arial" w:cs="Arial"/>
            <w:color w:val="000000"/>
          </w:rPr>
          <w:t>Processos</w:t>
        </w:r>
      </w:ins>
      <w:ins w:id="438" w:author="João Calado" w:date="2020-06-11T19:23:00Z">
        <w:r>
          <w:rPr>
            <w:rFonts w:ascii="Arial" w:eastAsia="Times New Roman" w:hAnsi="Arial" w:cs="Arial"/>
            <w:color w:val="000000"/>
          </w:rPr>
          <w:t xml:space="preserve"> administrativos e de gestão da documentação e informação:</w:t>
        </w:r>
      </w:ins>
    </w:p>
    <w:p w14:paraId="40728D68" w14:textId="67B31149" w:rsidR="00AA2216" w:rsidRDefault="00AA2216" w:rsidP="00AA221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1492" w:right="-1"/>
        <w:jc w:val="both"/>
        <w:rPr>
          <w:ins w:id="439" w:author="João Calado" w:date="2020-06-11T19:23:00Z"/>
          <w:rFonts w:ascii="Arial" w:eastAsia="Times New Roman" w:hAnsi="Arial" w:cs="Arial"/>
          <w:color w:val="000000"/>
        </w:rPr>
      </w:pPr>
      <w:ins w:id="440" w:author="João Calado" w:date="2020-06-11T19:23:00Z">
        <w:r w:rsidRPr="00764ECC">
          <w:rPr>
            <w:rFonts w:ascii="Arial" w:eastAsia="Times New Roman" w:hAnsi="Arial" w:cs="Arial"/>
            <w:color w:val="000000"/>
          </w:rPr>
          <w:t xml:space="preserve">° </w:t>
        </w:r>
        <w:r>
          <w:rPr>
            <w:rFonts w:ascii="Arial" w:eastAsia="Times New Roman" w:hAnsi="Arial" w:cs="Arial"/>
            <w:color w:val="000000"/>
          </w:rPr>
          <w:t xml:space="preserve">Diagnóstico e gestão das necessidades do ISEG em termos de </w:t>
        </w:r>
      </w:ins>
      <w:ins w:id="441" w:author="João Calado" w:date="2020-06-11T19:24:00Z">
        <w:r>
          <w:rPr>
            <w:rFonts w:ascii="Arial" w:eastAsia="Times New Roman" w:hAnsi="Arial" w:cs="Arial"/>
            <w:color w:val="000000"/>
          </w:rPr>
          <w:t>informação e bases de dados académicas</w:t>
        </w:r>
      </w:ins>
      <w:ins w:id="442" w:author="João Calado" w:date="2020-06-11T19:23:00Z">
        <w:r>
          <w:rPr>
            <w:rFonts w:ascii="Arial" w:eastAsia="Times New Roman" w:hAnsi="Arial" w:cs="Arial"/>
            <w:color w:val="000000"/>
          </w:rPr>
          <w:t>;</w:t>
        </w:r>
      </w:ins>
    </w:p>
    <w:p w14:paraId="05A7AE78" w14:textId="2D98794C" w:rsidR="00AA2216" w:rsidRDefault="00AA2216" w:rsidP="00AA221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1492" w:right="-1"/>
        <w:jc w:val="both"/>
        <w:rPr>
          <w:ins w:id="443" w:author="João Calado" w:date="2020-06-11T19:23:00Z"/>
          <w:rFonts w:ascii="Arial" w:eastAsia="Times New Roman" w:hAnsi="Arial" w:cs="Arial"/>
          <w:color w:val="000000"/>
        </w:rPr>
      </w:pPr>
      <w:ins w:id="444" w:author="João Calado" w:date="2020-06-11T19:23:00Z">
        <w:r w:rsidRPr="00764ECC">
          <w:rPr>
            <w:rFonts w:ascii="Arial" w:eastAsia="Times New Roman" w:hAnsi="Arial" w:cs="Arial"/>
            <w:color w:val="000000"/>
          </w:rPr>
          <w:t xml:space="preserve">° </w:t>
        </w:r>
        <w:r>
          <w:rPr>
            <w:rFonts w:ascii="Arial" w:eastAsia="Times New Roman" w:hAnsi="Arial" w:cs="Arial"/>
            <w:color w:val="000000"/>
          </w:rPr>
          <w:t>Elaboração e execução do plano d</w:t>
        </w:r>
      </w:ins>
      <w:ins w:id="445" w:author="João Calado" w:date="2020-06-11T19:24:00Z">
        <w:r>
          <w:rPr>
            <w:rFonts w:ascii="Arial" w:eastAsia="Times New Roman" w:hAnsi="Arial" w:cs="Arial"/>
            <w:color w:val="000000"/>
          </w:rPr>
          <w:t>a direção de documentação e informação</w:t>
        </w:r>
      </w:ins>
      <w:ins w:id="446" w:author="João Calado" w:date="2020-06-11T19:23:00Z">
        <w:r>
          <w:rPr>
            <w:rFonts w:ascii="Arial" w:eastAsia="Times New Roman" w:hAnsi="Arial" w:cs="Arial"/>
            <w:color w:val="000000"/>
          </w:rPr>
          <w:t>;</w:t>
        </w:r>
      </w:ins>
    </w:p>
    <w:p w14:paraId="0CDCE359" w14:textId="13EDF44A" w:rsidR="00AA2216" w:rsidRDefault="00AA2216" w:rsidP="00AA221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1492" w:right="-1"/>
        <w:jc w:val="both"/>
        <w:rPr>
          <w:ins w:id="447" w:author="João Calado" w:date="2020-06-11T19:23:00Z"/>
          <w:rFonts w:ascii="Arial" w:eastAsia="Times New Roman" w:hAnsi="Arial" w:cs="Arial"/>
          <w:color w:val="000000"/>
        </w:rPr>
      </w:pPr>
      <w:ins w:id="448" w:author="João Calado" w:date="2020-06-11T19:23:00Z">
        <w:r w:rsidRPr="00764ECC">
          <w:rPr>
            <w:rFonts w:ascii="Arial" w:eastAsia="Times New Roman" w:hAnsi="Arial" w:cs="Arial"/>
            <w:color w:val="000000"/>
          </w:rPr>
          <w:t xml:space="preserve">° </w:t>
        </w:r>
        <w:r>
          <w:rPr>
            <w:rFonts w:ascii="Arial" w:eastAsia="Times New Roman" w:hAnsi="Arial" w:cs="Arial"/>
            <w:color w:val="000000"/>
          </w:rPr>
          <w:t xml:space="preserve">Elaboração e execução do orçamento </w:t>
        </w:r>
      </w:ins>
      <w:ins w:id="449" w:author="João Calado" w:date="2020-06-11T19:24:00Z">
        <w:r>
          <w:rPr>
            <w:rFonts w:ascii="Arial" w:eastAsia="Times New Roman" w:hAnsi="Arial" w:cs="Arial"/>
            <w:color w:val="000000"/>
          </w:rPr>
          <w:t>de documentação e informação</w:t>
        </w:r>
      </w:ins>
      <w:ins w:id="450" w:author="João Calado" w:date="2020-06-11T19:23:00Z">
        <w:r>
          <w:rPr>
            <w:rFonts w:ascii="Arial" w:eastAsia="Times New Roman" w:hAnsi="Arial" w:cs="Arial"/>
            <w:color w:val="000000"/>
          </w:rPr>
          <w:t>;</w:t>
        </w:r>
      </w:ins>
    </w:p>
    <w:p w14:paraId="110A9830" w14:textId="230B475B" w:rsidR="00AA2216" w:rsidRDefault="00AA2216" w:rsidP="00AA221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1492" w:right="-1"/>
        <w:jc w:val="both"/>
        <w:rPr>
          <w:ins w:id="451" w:author="João Calado" w:date="2020-06-11T19:23:00Z"/>
          <w:rFonts w:ascii="Arial" w:eastAsia="Times New Roman" w:hAnsi="Arial" w:cs="Arial"/>
          <w:color w:val="000000"/>
        </w:rPr>
      </w:pPr>
      <w:ins w:id="452" w:author="João Calado" w:date="2020-06-11T19:23:00Z">
        <w:r w:rsidRPr="00764ECC">
          <w:rPr>
            <w:rFonts w:ascii="Arial" w:eastAsia="Times New Roman" w:hAnsi="Arial" w:cs="Arial"/>
            <w:color w:val="000000"/>
          </w:rPr>
          <w:t xml:space="preserve">° </w:t>
        </w:r>
        <w:r>
          <w:rPr>
            <w:rFonts w:ascii="Arial" w:eastAsia="Times New Roman" w:hAnsi="Arial" w:cs="Arial"/>
            <w:color w:val="000000"/>
          </w:rPr>
          <w:t xml:space="preserve">Reporte e controlo na gestão </w:t>
        </w:r>
      </w:ins>
      <w:ins w:id="453" w:author="João Calado" w:date="2020-06-11T19:24:00Z">
        <w:r>
          <w:rPr>
            <w:rFonts w:ascii="Arial" w:eastAsia="Times New Roman" w:hAnsi="Arial" w:cs="Arial"/>
            <w:color w:val="000000"/>
          </w:rPr>
          <w:t>de documentação e informação</w:t>
        </w:r>
      </w:ins>
      <w:ins w:id="454" w:author="João Calado" w:date="2020-06-11T19:23:00Z">
        <w:r>
          <w:rPr>
            <w:rFonts w:ascii="Arial" w:eastAsia="Times New Roman" w:hAnsi="Arial" w:cs="Arial"/>
            <w:color w:val="000000"/>
          </w:rPr>
          <w:t>.</w:t>
        </w:r>
      </w:ins>
    </w:p>
    <w:bookmarkEnd w:id="435"/>
    <w:p w14:paraId="20595BA3" w14:textId="629CFF5D" w:rsidR="00AA2216" w:rsidRDefault="00AA2216" w:rsidP="00AA221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851" w:right="-1"/>
        <w:jc w:val="both"/>
        <w:rPr>
          <w:ins w:id="455" w:author="João Calado" w:date="2020-06-11T19:25:00Z"/>
          <w:rFonts w:ascii="Arial" w:eastAsia="Times New Roman" w:hAnsi="Arial" w:cs="Arial"/>
          <w:color w:val="000000"/>
        </w:rPr>
      </w:pPr>
      <w:ins w:id="456" w:author="João Calado" w:date="2020-06-11T19:25:00Z">
        <w:r w:rsidRPr="00764ECC">
          <w:rPr>
            <w:rFonts w:ascii="Arial" w:eastAsia="Times New Roman" w:hAnsi="Arial" w:cs="Arial"/>
            <w:color w:val="000000"/>
          </w:rPr>
          <w:t xml:space="preserve">● </w:t>
        </w:r>
      </w:ins>
      <w:ins w:id="457" w:author="João Calado" w:date="2020-06-11T19:51:00Z">
        <w:r w:rsidR="009C0932">
          <w:rPr>
            <w:rFonts w:ascii="Arial" w:eastAsia="Times New Roman" w:hAnsi="Arial" w:cs="Arial"/>
            <w:color w:val="000000"/>
          </w:rPr>
          <w:t>Processos</w:t>
        </w:r>
      </w:ins>
      <w:ins w:id="458" w:author="João Calado" w:date="2020-06-11T19:25:00Z">
        <w:r>
          <w:rPr>
            <w:rFonts w:ascii="Arial" w:eastAsia="Times New Roman" w:hAnsi="Arial" w:cs="Arial"/>
            <w:color w:val="000000"/>
          </w:rPr>
          <w:t xml:space="preserve"> administrativos e de gestão do apoio aos alunos:</w:t>
        </w:r>
      </w:ins>
    </w:p>
    <w:p w14:paraId="1F1D2E6B" w14:textId="27BACA68" w:rsidR="00AA2216" w:rsidRDefault="00AA2216" w:rsidP="00AA221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1492" w:right="-1"/>
        <w:jc w:val="both"/>
        <w:rPr>
          <w:ins w:id="459" w:author="João Calado" w:date="2020-06-11T19:25:00Z"/>
          <w:rFonts w:ascii="Arial" w:eastAsia="Times New Roman" w:hAnsi="Arial" w:cs="Arial"/>
          <w:color w:val="000000"/>
        </w:rPr>
      </w:pPr>
      <w:ins w:id="460" w:author="João Calado" w:date="2020-06-11T19:25:00Z">
        <w:r w:rsidRPr="00764ECC">
          <w:rPr>
            <w:rFonts w:ascii="Arial" w:eastAsia="Times New Roman" w:hAnsi="Arial" w:cs="Arial"/>
            <w:color w:val="000000"/>
          </w:rPr>
          <w:t xml:space="preserve">° </w:t>
        </w:r>
        <w:r>
          <w:rPr>
            <w:rFonts w:ascii="Arial" w:eastAsia="Times New Roman" w:hAnsi="Arial" w:cs="Arial"/>
            <w:color w:val="000000"/>
          </w:rPr>
          <w:t>Diagnóstico e gestão das necessidades do ISEG em termos de se</w:t>
        </w:r>
      </w:ins>
      <w:ins w:id="461" w:author="João Calado" w:date="2020-06-11T19:26:00Z">
        <w:r>
          <w:rPr>
            <w:rFonts w:ascii="Arial" w:eastAsia="Times New Roman" w:hAnsi="Arial" w:cs="Arial"/>
            <w:color w:val="000000"/>
          </w:rPr>
          <w:t>rviços de apoio aos alunos</w:t>
        </w:r>
      </w:ins>
      <w:ins w:id="462" w:author="João Calado" w:date="2020-06-11T19:25:00Z">
        <w:r>
          <w:rPr>
            <w:rFonts w:ascii="Arial" w:eastAsia="Times New Roman" w:hAnsi="Arial" w:cs="Arial"/>
            <w:color w:val="000000"/>
          </w:rPr>
          <w:t>;</w:t>
        </w:r>
      </w:ins>
    </w:p>
    <w:p w14:paraId="3D8A8D2C" w14:textId="0495ACD9" w:rsidR="00AA2216" w:rsidRDefault="00AA2216" w:rsidP="00AA221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1492" w:right="-1"/>
        <w:jc w:val="both"/>
        <w:rPr>
          <w:ins w:id="463" w:author="João Calado" w:date="2020-06-11T19:25:00Z"/>
          <w:rFonts w:ascii="Arial" w:eastAsia="Times New Roman" w:hAnsi="Arial" w:cs="Arial"/>
          <w:color w:val="000000"/>
        </w:rPr>
      </w:pPr>
      <w:ins w:id="464" w:author="João Calado" w:date="2020-06-11T19:25:00Z">
        <w:r w:rsidRPr="00764ECC">
          <w:rPr>
            <w:rFonts w:ascii="Arial" w:eastAsia="Times New Roman" w:hAnsi="Arial" w:cs="Arial"/>
            <w:color w:val="000000"/>
          </w:rPr>
          <w:t xml:space="preserve">° </w:t>
        </w:r>
        <w:r>
          <w:rPr>
            <w:rFonts w:ascii="Arial" w:eastAsia="Times New Roman" w:hAnsi="Arial" w:cs="Arial"/>
            <w:color w:val="000000"/>
          </w:rPr>
          <w:t>Elaboração e execução do plano</w:t>
        </w:r>
      </w:ins>
      <w:ins w:id="465" w:author="João Calado" w:date="2020-06-11T19:26:00Z">
        <w:r>
          <w:rPr>
            <w:rFonts w:ascii="Arial" w:eastAsia="Times New Roman" w:hAnsi="Arial" w:cs="Arial"/>
            <w:color w:val="000000"/>
          </w:rPr>
          <w:t xml:space="preserve"> de atividades e afetação de recursos</w:t>
        </w:r>
      </w:ins>
      <w:ins w:id="466" w:author="João Calado" w:date="2020-06-11T19:25:00Z">
        <w:r>
          <w:rPr>
            <w:rFonts w:ascii="Arial" w:eastAsia="Times New Roman" w:hAnsi="Arial" w:cs="Arial"/>
            <w:color w:val="000000"/>
          </w:rPr>
          <w:t>;</w:t>
        </w:r>
      </w:ins>
    </w:p>
    <w:p w14:paraId="21D31E9D" w14:textId="361E5D9A" w:rsidR="00AA2216" w:rsidRDefault="00AA2216" w:rsidP="00AA221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1492" w:right="-1"/>
        <w:jc w:val="both"/>
        <w:rPr>
          <w:ins w:id="467" w:author="João Calado" w:date="2020-06-11T19:25:00Z"/>
          <w:rFonts w:ascii="Arial" w:eastAsia="Times New Roman" w:hAnsi="Arial" w:cs="Arial"/>
          <w:color w:val="000000"/>
        </w:rPr>
      </w:pPr>
      <w:ins w:id="468" w:author="João Calado" w:date="2020-06-11T19:25:00Z">
        <w:r w:rsidRPr="00764ECC">
          <w:rPr>
            <w:rFonts w:ascii="Arial" w:eastAsia="Times New Roman" w:hAnsi="Arial" w:cs="Arial"/>
            <w:color w:val="000000"/>
          </w:rPr>
          <w:t xml:space="preserve">° </w:t>
        </w:r>
        <w:r>
          <w:rPr>
            <w:rFonts w:ascii="Arial" w:eastAsia="Times New Roman" w:hAnsi="Arial" w:cs="Arial"/>
            <w:color w:val="000000"/>
          </w:rPr>
          <w:t xml:space="preserve">Reporte e controlo na gestão </w:t>
        </w:r>
      </w:ins>
      <w:ins w:id="469" w:author="João Calado" w:date="2020-06-11T19:27:00Z">
        <w:r>
          <w:rPr>
            <w:rFonts w:ascii="Arial" w:eastAsia="Times New Roman" w:hAnsi="Arial" w:cs="Arial"/>
            <w:color w:val="000000"/>
          </w:rPr>
          <w:t>dos serviços de apoio aos alunos</w:t>
        </w:r>
      </w:ins>
      <w:ins w:id="470" w:author="João Calado" w:date="2020-06-11T19:25:00Z">
        <w:r>
          <w:rPr>
            <w:rFonts w:ascii="Arial" w:eastAsia="Times New Roman" w:hAnsi="Arial" w:cs="Arial"/>
            <w:color w:val="000000"/>
          </w:rPr>
          <w:t>.</w:t>
        </w:r>
      </w:ins>
    </w:p>
    <w:p w14:paraId="1B4B879B" w14:textId="5E6A9FDA" w:rsidR="00460E9F" w:rsidRPr="00764ECC" w:rsidDel="00AA2216" w:rsidRDefault="00460E9F" w:rsidP="00460E9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851" w:right="-1"/>
        <w:jc w:val="both"/>
        <w:rPr>
          <w:del w:id="471" w:author="João Calado" w:date="2020-06-11T19:28:00Z"/>
          <w:rFonts w:ascii="Arial" w:eastAsia="Times New Roman" w:hAnsi="Arial" w:cs="Arial"/>
          <w:color w:val="000000"/>
        </w:rPr>
      </w:pPr>
      <w:del w:id="472" w:author="João Calado" w:date="2020-06-11T19:28:00Z">
        <w:r w:rsidRPr="00764ECC" w:rsidDel="00AA2216">
          <w:rPr>
            <w:rFonts w:ascii="Arial" w:eastAsia="Times New Roman" w:hAnsi="Arial" w:cs="Arial"/>
            <w:color w:val="000000"/>
          </w:rPr>
          <w:delText>Pagamento/Recebimento dos Serviços disponibilizados pela Instituição</w:delText>
        </w:r>
      </w:del>
    </w:p>
    <w:p w14:paraId="3B9E08F8" w14:textId="3BFD7504" w:rsidR="00460E9F" w:rsidRPr="00764ECC" w:rsidRDefault="00460E9F" w:rsidP="00460E9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851" w:right="-1"/>
        <w:jc w:val="both"/>
        <w:rPr>
          <w:rFonts w:ascii="Arial" w:eastAsia="Times New Roman" w:hAnsi="Arial" w:cs="Arial"/>
          <w:color w:val="000000"/>
        </w:rPr>
      </w:pPr>
      <w:r w:rsidRPr="00764ECC">
        <w:rPr>
          <w:rFonts w:ascii="Arial" w:eastAsia="Times New Roman" w:hAnsi="Arial" w:cs="Arial"/>
          <w:color w:val="000000"/>
        </w:rPr>
        <w:t xml:space="preserve">● </w:t>
      </w:r>
      <w:del w:id="473" w:author="João Calado" w:date="2020-06-11T19:51:00Z">
        <w:r w:rsidRPr="00764ECC" w:rsidDel="009C0932">
          <w:rPr>
            <w:rFonts w:ascii="Arial" w:eastAsia="Times New Roman" w:hAnsi="Arial" w:cs="Arial"/>
            <w:color w:val="000000"/>
          </w:rPr>
          <w:delText>Procedimentos</w:delText>
        </w:r>
      </w:del>
      <w:ins w:id="474" w:author="João Calado" w:date="2020-06-11T19:51:00Z">
        <w:r w:rsidR="009C0932">
          <w:rPr>
            <w:rFonts w:ascii="Arial" w:eastAsia="Times New Roman" w:hAnsi="Arial" w:cs="Arial"/>
            <w:color w:val="000000"/>
          </w:rPr>
          <w:t>Processos</w:t>
        </w:r>
      </w:ins>
      <w:r w:rsidRPr="00764ECC">
        <w:rPr>
          <w:rFonts w:ascii="Arial" w:eastAsia="Times New Roman" w:hAnsi="Arial" w:cs="Arial"/>
          <w:color w:val="000000"/>
        </w:rPr>
        <w:t xml:space="preserve"> Administrativos na área académica, nomeadamente:</w:t>
      </w:r>
    </w:p>
    <w:p w14:paraId="38CAECC2" w14:textId="2DDA4DA1" w:rsidR="00460E9F" w:rsidRDefault="00460E9F" w:rsidP="00460E9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1492" w:right="-1"/>
        <w:jc w:val="both"/>
        <w:rPr>
          <w:rFonts w:ascii="Arial" w:eastAsia="Times New Roman" w:hAnsi="Arial" w:cs="Arial"/>
          <w:color w:val="000000"/>
        </w:rPr>
      </w:pPr>
      <w:r w:rsidRPr="00764ECC">
        <w:rPr>
          <w:rFonts w:ascii="Arial" w:eastAsia="Times New Roman" w:hAnsi="Arial" w:cs="Arial"/>
          <w:color w:val="000000"/>
        </w:rPr>
        <w:t>° Inscrição e matrículas dos alunos</w:t>
      </w:r>
      <w:ins w:id="475" w:author="João Calado" w:date="2020-06-11T19:28:00Z">
        <w:r w:rsidR="00AA2216">
          <w:rPr>
            <w:rFonts w:ascii="Arial" w:eastAsia="Times New Roman" w:hAnsi="Arial" w:cs="Arial"/>
            <w:color w:val="000000"/>
          </w:rPr>
          <w:t>;</w:t>
        </w:r>
      </w:ins>
    </w:p>
    <w:p w14:paraId="5BE9A012" w14:textId="2AE0F73A" w:rsidR="00460E9F" w:rsidRDefault="00460E9F" w:rsidP="00460E9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1492" w:right="-1"/>
        <w:jc w:val="both"/>
        <w:rPr>
          <w:rFonts w:ascii="Arial" w:eastAsia="Times New Roman" w:hAnsi="Arial" w:cs="Arial"/>
          <w:color w:val="000000"/>
        </w:rPr>
      </w:pPr>
      <w:r w:rsidRPr="00764ECC">
        <w:rPr>
          <w:rFonts w:ascii="Arial" w:eastAsia="Times New Roman" w:hAnsi="Arial" w:cs="Arial"/>
          <w:color w:val="000000"/>
        </w:rPr>
        <w:t>° Informação sobre os cursos</w:t>
      </w:r>
      <w:ins w:id="476" w:author="João Calado" w:date="2020-06-11T19:28:00Z">
        <w:r w:rsidR="00AA2216">
          <w:rPr>
            <w:rFonts w:ascii="Arial" w:eastAsia="Times New Roman" w:hAnsi="Arial" w:cs="Arial"/>
            <w:color w:val="000000"/>
          </w:rPr>
          <w:t>;</w:t>
        </w:r>
      </w:ins>
    </w:p>
    <w:p w14:paraId="2CAECB53" w14:textId="13792877" w:rsidR="00460E9F" w:rsidRDefault="00460E9F" w:rsidP="00460E9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1492" w:right="-1"/>
        <w:jc w:val="both"/>
        <w:rPr>
          <w:rFonts w:ascii="Arial" w:eastAsia="Times New Roman" w:hAnsi="Arial" w:cs="Arial"/>
          <w:color w:val="000000"/>
        </w:rPr>
      </w:pPr>
      <w:r w:rsidRPr="00764ECC">
        <w:rPr>
          <w:rFonts w:ascii="Arial" w:eastAsia="Times New Roman" w:hAnsi="Arial" w:cs="Arial"/>
          <w:color w:val="000000"/>
        </w:rPr>
        <w:t>° Registo de dados pessoais</w:t>
      </w:r>
      <w:ins w:id="477" w:author="João Calado" w:date="2020-06-11T19:28:00Z">
        <w:r w:rsidR="00AA2216">
          <w:rPr>
            <w:rFonts w:ascii="Arial" w:eastAsia="Times New Roman" w:hAnsi="Arial" w:cs="Arial"/>
            <w:color w:val="000000"/>
          </w:rPr>
          <w:t>;</w:t>
        </w:r>
      </w:ins>
    </w:p>
    <w:p w14:paraId="48BB0180" w14:textId="2A122025" w:rsidR="00460E9F" w:rsidRDefault="00460E9F" w:rsidP="00460E9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1492" w:right="-1"/>
        <w:jc w:val="both"/>
        <w:rPr>
          <w:rFonts w:ascii="Arial" w:eastAsia="Times New Roman" w:hAnsi="Arial" w:cs="Arial"/>
          <w:color w:val="000000"/>
        </w:rPr>
      </w:pPr>
      <w:r w:rsidRPr="00764ECC">
        <w:rPr>
          <w:rFonts w:ascii="Arial" w:eastAsia="Times New Roman" w:hAnsi="Arial" w:cs="Arial"/>
          <w:color w:val="000000"/>
        </w:rPr>
        <w:t>° Informação sobre horários</w:t>
      </w:r>
      <w:ins w:id="478" w:author="João Calado" w:date="2020-06-11T19:29:00Z">
        <w:r w:rsidR="00AA2216">
          <w:rPr>
            <w:rFonts w:ascii="Arial" w:eastAsia="Times New Roman" w:hAnsi="Arial" w:cs="Arial"/>
            <w:color w:val="000000"/>
          </w:rPr>
          <w:t>;</w:t>
        </w:r>
      </w:ins>
    </w:p>
    <w:p w14:paraId="493556E1" w14:textId="1467E6CA" w:rsidR="00460E9F" w:rsidRDefault="00460E9F" w:rsidP="00460E9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1492" w:right="-1"/>
        <w:jc w:val="both"/>
        <w:rPr>
          <w:rFonts w:ascii="Arial" w:eastAsia="Times New Roman" w:hAnsi="Arial" w:cs="Arial"/>
          <w:color w:val="000000"/>
        </w:rPr>
      </w:pPr>
      <w:r w:rsidRPr="00764ECC">
        <w:rPr>
          <w:rFonts w:ascii="Arial" w:eastAsia="Times New Roman" w:hAnsi="Arial" w:cs="Arial"/>
          <w:color w:val="000000"/>
        </w:rPr>
        <w:t>° Registo de assiduidade</w:t>
      </w:r>
      <w:ins w:id="479" w:author="João Calado" w:date="2020-06-11T19:29:00Z">
        <w:r w:rsidR="00AA2216">
          <w:rPr>
            <w:rFonts w:ascii="Arial" w:eastAsia="Times New Roman" w:hAnsi="Arial" w:cs="Arial"/>
            <w:color w:val="000000"/>
          </w:rPr>
          <w:t>;</w:t>
        </w:r>
      </w:ins>
    </w:p>
    <w:p w14:paraId="1E52C53D" w14:textId="710D8176" w:rsidR="00460E9F" w:rsidRDefault="00460E9F" w:rsidP="00460E9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1492" w:right="-1"/>
        <w:jc w:val="both"/>
        <w:rPr>
          <w:rFonts w:ascii="Arial" w:eastAsia="Times New Roman" w:hAnsi="Arial" w:cs="Arial"/>
          <w:color w:val="000000"/>
        </w:rPr>
      </w:pPr>
      <w:r w:rsidRPr="00764ECC">
        <w:rPr>
          <w:rFonts w:ascii="Arial" w:eastAsia="Times New Roman" w:hAnsi="Arial" w:cs="Arial"/>
          <w:color w:val="000000"/>
        </w:rPr>
        <w:t>° Calendário dos exames</w:t>
      </w:r>
      <w:ins w:id="480" w:author="João Calado" w:date="2020-06-11T19:29:00Z">
        <w:r w:rsidR="00AA2216">
          <w:rPr>
            <w:rFonts w:ascii="Arial" w:eastAsia="Times New Roman" w:hAnsi="Arial" w:cs="Arial"/>
            <w:color w:val="000000"/>
          </w:rPr>
          <w:t>;</w:t>
        </w:r>
      </w:ins>
    </w:p>
    <w:p w14:paraId="68658448" w14:textId="2E2C80E8" w:rsidR="00460E9F" w:rsidRDefault="00460E9F" w:rsidP="00460E9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1492" w:right="-1"/>
        <w:jc w:val="both"/>
        <w:rPr>
          <w:rFonts w:ascii="Arial" w:eastAsia="Times New Roman" w:hAnsi="Arial" w:cs="Arial"/>
          <w:color w:val="000000"/>
        </w:rPr>
      </w:pPr>
      <w:r w:rsidRPr="00764ECC">
        <w:rPr>
          <w:rFonts w:ascii="Arial" w:eastAsia="Times New Roman" w:hAnsi="Arial" w:cs="Arial"/>
          <w:color w:val="000000"/>
        </w:rPr>
        <w:t>° Sistema de avaliação dos alunos e registo de notas</w:t>
      </w:r>
      <w:ins w:id="481" w:author="João Calado" w:date="2020-06-11T19:29:00Z">
        <w:r w:rsidR="00AA2216">
          <w:rPr>
            <w:rFonts w:ascii="Arial" w:eastAsia="Times New Roman" w:hAnsi="Arial" w:cs="Arial"/>
            <w:color w:val="000000"/>
          </w:rPr>
          <w:t>;</w:t>
        </w:r>
      </w:ins>
    </w:p>
    <w:p w14:paraId="1990B72B" w14:textId="7C5A13A1" w:rsidR="00460E9F" w:rsidRDefault="00460E9F" w:rsidP="00460E9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1492" w:right="-1"/>
        <w:jc w:val="both"/>
        <w:rPr>
          <w:rFonts w:ascii="Arial" w:eastAsia="Times New Roman" w:hAnsi="Arial" w:cs="Arial"/>
          <w:color w:val="000000"/>
        </w:rPr>
      </w:pPr>
      <w:r w:rsidRPr="00764ECC">
        <w:rPr>
          <w:rFonts w:ascii="Arial" w:eastAsia="Times New Roman" w:hAnsi="Arial" w:cs="Arial"/>
          <w:color w:val="000000"/>
        </w:rPr>
        <w:t>° Acesso digital à conta corrente</w:t>
      </w:r>
      <w:ins w:id="482" w:author="João Calado" w:date="2020-06-11T19:29:00Z">
        <w:r w:rsidR="00AA2216">
          <w:rPr>
            <w:rFonts w:ascii="Arial" w:eastAsia="Times New Roman" w:hAnsi="Arial" w:cs="Arial"/>
            <w:color w:val="000000"/>
          </w:rPr>
          <w:t>;</w:t>
        </w:r>
      </w:ins>
    </w:p>
    <w:p w14:paraId="5FCFAD82" w14:textId="46722DAC" w:rsidR="00460E9F" w:rsidRDefault="00460E9F" w:rsidP="00460E9F">
      <w:pPr>
        <w:widowControl w:val="0"/>
        <w:pBdr>
          <w:top w:val="nil"/>
          <w:left w:val="nil"/>
          <w:bottom w:val="nil"/>
          <w:right w:val="nil"/>
          <w:between w:val="nil"/>
        </w:pBdr>
        <w:ind w:left="1492" w:right="-1"/>
        <w:jc w:val="both"/>
        <w:rPr>
          <w:ins w:id="483" w:author="João Calado" w:date="2020-06-11T19:29:00Z"/>
          <w:rFonts w:ascii="Arial" w:eastAsia="Times New Roman" w:hAnsi="Arial" w:cs="Arial"/>
          <w:color w:val="000000"/>
        </w:rPr>
      </w:pPr>
      <w:r w:rsidRPr="00764ECC">
        <w:rPr>
          <w:rFonts w:ascii="Arial" w:eastAsia="Times New Roman" w:hAnsi="Arial" w:cs="Arial"/>
          <w:color w:val="000000"/>
        </w:rPr>
        <w:t>° Solicitação de documentos</w:t>
      </w:r>
      <w:ins w:id="484" w:author="João Calado" w:date="2020-06-11T19:29:00Z">
        <w:r w:rsidR="00AA2216">
          <w:rPr>
            <w:rFonts w:ascii="Arial" w:eastAsia="Times New Roman" w:hAnsi="Arial" w:cs="Arial"/>
            <w:color w:val="000000"/>
          </w:rPr>
          <w:t>.</w:t>
        </w:r>
      </w:ins>
    </w:p>
    <w:p w14:paraId="254EED90" w14:textId="52E783F1" w:rsidR="00AA2216" w:rsidRDefault="00AA2216" w:rsidP="00AA2216">
      <w:pPr>
        <w:widowControl w:val="0"/>
        <w:pBdr>
          <w:top w:val="nil"/>
          <w:left w:val="nil"/>
          <w:bottom w:val="nil"/>
          <w:right w:val="nil"/>
          <w:between w:val="nil"/>
        </w:pBdr>
        <w:ind w:left="851" w:right="-1"/>
        <w:jc w:val="both"/>
        <w:rPr>
          <w:ins w:id="485" w:author="João Calado" w:date="2020-06-11T19:30:00Z"/>
          <w:rFonts w:ascii="Arial" w:eastAsia="Times New Roman" w:hAnsi="Arial" w:cs="Arial"/>
          <w:color w:val="000000"/>
        </w:rPr>
      </w:pPr>
      <w:ins w:id="486" w:author="João Calado" w:date="2020-06-11T19:29:00Z">
        <w:r w:rsidRPr="00764ECC">
          <w:rPr>
            <w:rFonts w:ascii="Arial" w:eastAsia="Times New Roman" w:hAnsi="Arial" w:cs="Arial"/>
            <w:color w:val="000000"/>
          </w:rPr>
          <w:t>●</w:t>
        </w:r>
        <w:r>
          <w:rPr>
            <w:rFonts w:ascii="Arial" w:eastAsia="Times New Roman" w:hAnsi="Arial" w:cs="Arial"/>
            <w:color w:val="000000"/>
          </w:rPr>
          <w:t xml:space="preserve"> </w:t>
        </w:r>
        <w:bookmarkStart w:id="487" w:name="_Hlk42796270"/>
        <w:r>
          <w:rPr>
            <w:rFonts w:ascii="Arial" w:eastAsia="Times New Roman" w:hAnsi="Arial" w:cs="Arial"/>
            <w:color w:val="000000"/>
          </w:rPr>
          <w:t xml:space="preserve">Integração dos circuitos de </w:t>
        </w:r>
      </w:ins>
      <w:proofErr w:type="spellStart"/>
      <w:ins w:id="488" w:author="João Calado" w:date="2020-06-11T19:34:00Z">
        <w:r w:rsidR="003E219E">
          <w:rPr>
            <w:rFonts w:ascii="Arial" w:eastAsia="Times New Roman" w:hAnsi="Arial" w:cs="Arial"/>
            <w:color w:val="000000"/>
          </w:rPr>
          <w:t>informção</w:t>
        </w:r>
      </w:ins>
      <w:proofErr w:type="spellEnd"/>
      <w:ins w:id="489" w:author="João Calado" w:date="2020-06-11T19:29:00Z">
        <w:r>
          <w:rPr>
            <w:rFonts w:ascii="Arial" w:eastAsia="Times New Roman" w:hAnsi="Arial" w:cs="Arial"/>
            <w:color w:val="000000"/>
          </w:rPr>
          <w:t xml:space="preserve"> científica e aca</w:t>
        </w:r>
      </w:ins>
      <w:ins w:id="490" w:author="João Calado" w:date="2020-06-11T19:30:00Z">
        <w:r>
          <w:rPr>
            <w:rFonts w:ascii="Arial" w:eastAsia="Times New Roman" w:hAnsi="Arial" w:cs="Arial"/>
            <w:color w:val="000000"/>
          </w:rPr>
          <w:t>démica envolvendo os departamentos</w:t>
        </w:r>
      </w:ins>
      <w:ins w:id="491" w:author="João Calado" w:date="2020-06-11T19:31:00Z">
        <w:r>
          <w:rPr>
            <w:rFonts w:ascii="Arial" w:eastAsia="Times New Roman" w:hAnsi="Arial" w:cs="Arial"/>
            <w:color w:val="000000"/>
          </w:rPr>
          <w:t>,</w:t>
        </w:r>
      </w:ins>
      <w:ins w:id="492" w:author="João Calado" w:date="2020-06-11T19:30:00Z">
        <w:r>
          <w:rPr>
            <w:rFonts w:ascii="Arial" w:eastAsia="Times New Roman" w:hAnsi="Arial" w:cs="Arial"/>
            <w:color w:val="000000"/>
          </w:rPr>
          <w:t xml:space="preserve"> </w:t>
        </w:r>
      </w:ins>
      <w:ins w:id="493" w:author="João Calado" w:date="2020-06-11T19:36:00Z">
        <w:r w:rsidR="003E219E">
          <w:rPr>
            <w:rFonts w:ascii="Arial" w:eastAsia="Times New Roman" w:hAnsi="Arial" w:cs="Arial"/>
            <w:color w:val="000000"/>
          </w:rPr>
          <w:t>os órgãos</w:t>
        </w:r>
      </w:ins>
      <w:ins w:id="494" w:author="João Calado" w:date="2020-06-11T19:30:00Z">
        <w:r>
          <w:rPr>
            <w:rFonts w:ascii="Arial" w:eastAsia="Times New Roman" w:hAnsi="Arial" w:cs="Arial"/>
            <w:color w:val="000000"/>
          </w:rPr>
          <w:t xml:space="preserve"> de gestão </w:t>
        </w:r>
      </w:ins>
      <w:ins w:id="495" w:author="João Calado" w:date="2020-06-11T19:32:00Z">
        <w:r>
          <w:rPr>
            <w:rFonts w:ascii="Arial" w:eastAsia="Times New Roman" w:hAnsi="Arial" w:cs="Arial"/>
            <w:color w:val="000000"/>
          </w:rPr>
          <w:t xml:space="preserve">e os serviços </w:t>
        </w:r>
      </w:ins>
      <w:ins w:id="496" w:author="João Calado" w:date="2020-06-11T19:30:00Z">
        <w:r>
          <w:rPr>
            <w:rFonts w:ascii="Arial" w:eastAsia="Times New Roman" w:hAnsi="Arial" w:cs="Arial"/>
            <w:color w:val="000000"/>
          </w:rPr>
          <w:t>do ISEG</w:t>
        </w:r>
      </w:ins>
      <w:bookmarkEnd w:id="487"/>
      <w:ins w:id="497" w:author="João Calado" w:date="2020-06-11T19:32:00Z">
        <w:r>
          <w:rPr>
            <w:rFonts w:ascii="Arial" w:eastAsia="Times New Roman" w:hAnsi="Arial" w:cs="Arial"/>
            <w:color w:val="000000"/>
          </w:rPr>
          <w:t xml:space="preserve"> e da Universidade de Lisboa.</w:t>
        </w:r>
      </w:ins>
    </w:p>
    <w:p w14:paraId="01965DCC" w14:textId="732F4A40" w:rsidR="003E219E" w:rsidRDefault="003E219E" w:rsidP="003E219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851" w:right="-1"/>
        <w:jc w:val="both"/>
        <w:rPr>
          <w:ins w:id="498" w:author="João Calado" w:date="2020-06-11T19:36:00Z"/>
          <w:rFonts w:ascii="Arial" w:eastAsia="Times New Roman" w:hAnsi="Arial" w:cs="Arial"/>
          <w:color w:val="000000"/>
        </w:rPr>
      </w:pPr>
      <w:ins w:id="499" w:author="João Calado" w:date="2020-06-11T19:36:00Z">
        <w:r w:rsidRPr="00764ECC">
          <w:rPr>
            <w:rFonts w:ascii="Arial" w:eastAsia="Times New Roman" w:hAnsi="Arial" w:cs="Arial"/>
            <w:color w:val="000000"/>
          </w:rPr>
          <w:t xml:space="preserve">● </w:t>
        </w:r>
      </w:ins>
      <w:ins w:id="500" w:author="João Calado" w:date="2020-06-11T19:51:00Z">
        <w:r w:rsidR="009C0932">
          <w:rPr>
            <w:rFonts w:ascii="Arial" w:eastAsia="Times New Roman" w:hAnsi="Arial" w:cs="Arial"/>
            <w:color w:val="000000"/>
          </w:rPr>
          <w:t>Processos</w:t>
        </w:r>
      </w:ins>
      <w:ins w:id="501" w:author="João Calado" w:date="2020-06-11T19:36:00Z">
        <w:r>
          <w:rPr>
            <w:rFonts w:ascii="Arial" w:eastAsia="Times New Roman" w:hAnsi="Arial" w:cs="Arial"/>
            <w:color w:val="000000"/>
          </w:rPr>
          <w:t xml:space="preserve"> administrativos e de gestão da qua</w:t>
        </w:r>
      </w:ins>
      <w:ins w:id="502" w:author="João Calado" w:date="2020-06-11T19:37:00Z">
        <w:r>
          <w:rPr>
            <w:rFonts w:ascii="Arial" w:eastAsia="Times New Roman" w:hAnsi="Arial" w:cs="Arial"/>
            <w:color w:val="000000"/>
          </w:rPr>
          <w:t xml:space="preserve">lidade e acreditações </w:t>
        </w:r>
      </w:ins>
      <w:ins w:id="503" w:author="João Calado" w:date="2020-06-11T19:41:00Z">
        <w:r>
          <w:rPr>
            <w:rFonts w:ascii="Arial" w:eastAsia="Times New Roman" w:hAnsi="Arial" w:cs="Arial"/>
            <w:color w:val="000000"/>
          </w:rPr>
          <w:t xml:space="preserve">nacionais e </w:t>
        </w:r>
      </w:ins>
      <w:ins w:id="504" w:author="João Calado" w:date="2020-06-11T19:37:00Z">
        <w:r>
          <w:rPr>
            <w:rFonts w:ascii="Arial" w:eastAsia="Times New Roman" w:hAnsi="Arial" w:cs="Arial"/>
            <w:color w:val="000000"/>
          </w:rPr>
          <w:t>internacionais</w:t>
        </w:r>
      </w:ins>
      <w:ins w:id="505" w:author="João Calado" w:date="2020-06-11T19:36:00Z">
        <w:r>
          <w:rPr>
            <w:rFonts w:ascii="Arial" w:eastAsia="Times New Roman" w:hAnsi="Arial" w:cs="Arial"/>
            <w:color w:val="000000"/>
          </w:rPr>
          <w:t>:</w:t>
        </w:r>
      </w:ins>
    </w:p>
    <w:p w14:paraId="24248296" w14:textId="528A7362" w:rsidR="003E219E" w:rsidRDefault="003E219E" w:rsidP="003E219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1492" w:right="-1"/>
        <w:jc w:val="both"/>
        <w:rPr>
          <w:ins w:id="506" w:author="João Calado" w:date="2020-06-11T19:37:00Z"/>
          <w:rFonts w:ascii="Arial" w:eastAsia="Times New Roman" w:hAnsi="Arial" w:cs="Arial"/>
          <w:color w:val="000000"/>
        </w:rPr>
      </w:pPr>
      <w:ins w:id="507" w:author="João Calado" w:date="2020-06-11T19:37:00Z">
        <w:r w:rsidRPr="00764ECC">
          <w:rPr>
            <w:rFonts w:ascii="Arial" w:eastAsia="Times New Roman" w:hAnsi="Arial" w:cs="Arial"/>
            <w:color w:val="000000"/>
          </w:rPr>
          <w:t xml:space="preserve">° </w:t>
        </w:r>
      </w:ins>
      <w:ins w:id="508" w:author="João Calado" w:date="2020-06-11T19:38:00Z">
        <w:r>
          <w:rPr>
            <w:rFonts w:ascii="Arial" w:eastAsia="Times New Roman" w:hAnsi="Arial" w:cs="Arial"/>
            <w:color w:val="000000"/>
          </w:rPr>
          <w:t>Integração dos circuitos de informação para o d</w:t>
        </w:r>
      </w:ins>
      <w:ins w:id="509" w:author="João Calado" w:date="2020-06-11T19:37:00Z">
        <w:r>
          <w:rPr>
            <w:rFonts w:ascii="Arial" w:eastAsia="Times New Roman" w:hAnsi="Arial" w:cs="Arial"/>
            <w:color w:val="000000"/>
          </w:rPr>
          <w:t xml:space="preserve">iagnóstico e gestão das necessidades </w:t>
        </w:r>
      </w:ins>
      <w:ins w:id="510" w:author="João Calado" w:date="2020-06-11T19:38:00Z">
        <w:r>
          <w:rPr>
            <w:rFonts w:ascii="Arial" w:eastAsia="Times New Roman" w:hAnsi="Arial" w:cs="Arial"/>
            <w:color w:val="000000"/>
          </w:rPr>
          <w:t>de informação para o reporte no âmbito da qualidade e das acreditações;</w:t>
        </w:r>
      </w:ins>
    </w:p>
    <w:p w14:paraId="27B277A1" w14:textId="43C1F022" w:rsidR="003E219E" w:rsidRDefault="003E219E" w:rsidP="003E219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1492" w:right="-1"/>
        <w:jc w:val="both"/>
        <w:rPr>
          <w:ins w:id="511" w:author="João Calado" w:date="2020-06-11T19:40:00Z"/>
          <w:rFonts w:ascii="Arial" w:eastAsia="Times New Roman" w:hAnsi="Arial" w:cs="Arial"/>
          <w:color w:val="000000"/>
        </w:rPr>
      </w:pPr>
      <w:ins w:id="512" w:author="João Calado" w:date="2020-06-11T19:37:00Z">
        <w:r w:rsidRPr="00764ECC">
          <w:rPr>
            <w:rFonts w:ascii="Arial" w:eastAsia="Times New Roman" w:hAnsi="Arial" w:cs="Arial"/>
            <w:color w:val="000000"/>
          </w:rPr>
          <w:t xml:space="preserve">° </w:t>
        </w:r>
        <w:r>
          <w:rPr>
            <w:rFonts w:ascii="Arial" w:eastAsia="Times New Roman" w:hAnsi="Arial" w:cs="Arial"/>
            <w:color w:val="000000"/>
          </w:rPr>
          <w:t xml:space="preserve">Elaboração e </w:t>
        </w:r>
      </w:ins>
      <w:ins w:id="513" w:author="João Calado" w:date="2020-06-11T19:39:00Z">
        <w:r>
          <w:rPr>
            <w:rFonts w:ascii="Arial" w:eastAsia="Times New Roman" w:hAnsi="Arial" w:cs="Arial"/>
            <w:color w:val="000000"/>
          </w:rPr>
          <w:t xml:space="preserve">acompanhamento da </w:t>
        </w:r>
      </w:ins>
      <w:ins w:id="514" w:author="João Calado" w:date="2020-06-11T19:37:00Z">
        <w:r>
          <w:rPr>
            <w:rFonts w:ascii="Arial" w:eastAsia="Times New Roman" w:hAnsi="Arial" w:cs="Arial"/>
            <w:color w:val="000000"/>
          </w:rPr>
          <w:t xml:space="preserve">execução </w:t>
        </w:r>
      </w:ins>
      <w:ins w:id="515" w:author="João Calado" w:date="2020-06-11T19:39:00Z">
        <w:r>
          <w:rPr>
            <w:rFonts w:ascii="Arial" w:eastAsia="Times New Roman" w:hAnsi="Arial" w:cs="Arial"/>
            <w:color w:val="000000"/>
          </w:rPr>
          <w:t>dos planos específicos no âmbito dos processos de acreditação</w:t>
        </w:r>
      </w:ins>
      <w:ins w:id="516" w:author="João Calado" w:date="2020-06-11T19:37:00Z">
        <w:r>
          <w:rPr>
            <w:rFonts w:ascii="Arial" w:eastAsia="Times New Roman" w:hAnsi="Arial" w:cs="Arial"/>
            <w:color w:val="000000"/>
          </w:rPr>
          <w:t>;</w:t>
        </w:r>
      </w:ins>
    </w:p>
    <w:p w14:paraId="0D8A1180" w14:textId="068F69A9" w:rsidR="003E219E" w:rsidRDefault="003E219E" w:rsidP="003E219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1492" w:right="-1"/>
        <w:jc w:val="both"/>
        <w:rPr>
          <w:ins w:id="517" w:author="João Calado" w:date="2020-06-11T19:40:00Z"/>
          <w:rFonts w:ascii="Arial" w:eastAsia="Times New Roman" w:hAnsi="Arial" w:cs="Arial"/>
          <w:color w:val="000000"/>
        </w:rPr>
      </w:pPr>
      <w:ins w:id="518" w:author="João Calado" w:date="2020-06-11T19:40:00Z">
        <w:r w:rsidRPr="00764ECC">
          <w:rPr>
            <w:rFonts w:ascii="Arial" w:eastAsia="Times New Roman" w:hAnsi="Arial" w:cs="Arial"/>
            <w:color w:val="000000"/>
          </w:rPr>
          <w:t xml:space="preserve">° </w:t>
        </w:r>
        <w:r>
          <w:rPr>
            <w:rFonts w:ascii="Arial" w:eastAsia="Times New Roman" w:hAnsi="Arial" w:cs="Arial"/>
            <w:color w:val="000000"/>
          </w:rPr>
          <w:t>Produção de informação e relatórios no âmbito da gestão da qualidade e acreditações;</w:t>
        </w:r>
      </w:ins>
    </w:p>
    <w:p w14:paraId="04A42BBE" w14:textId="2C00B219" w:rsidR="003E219E" w:rsidRDefault="003E219E" w:rsidP="003E219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1492" w:right="-1"/>
        <w:jc w:val="both"/>
        <w:rPr>
          <w:ins w:id="519" w:author="João Calado" w:date="2020-06-11T19:37:00Z"/>
          <w:rFonts w:ascii="Arial" w:eastAsia="Times New Roman" w:hAnsi="Arial" w:cs="Arial"/>
          <w:color w:val="000000"/>
        </w:rPr>
      </w:pPr>
      <w:ins w:id="520" w:author="João Calado" w:date="2020-06-11T19:37:00Z">
        <w:r w:rsidRPr="00764ECC">
          <w:rPr>
            <w:rFonts w:ascii="Arial" w:eastAsia="Times New Roman" w:hAnsi="Arial" w:cs="Arial"/>
            <w:color w:val="000000"/>
          </w:rPr>
          <w:t xml:space="preserve">° </w:t>
        </w:r>
        <w:r>
          <w:rPr>
            <w:rFonts w:ascii="Arial" w:eastAsia="Times New Roman" w:hAnsi="Arial" w:cs="Arial"/>
            <w:color w:val="000000"/>
          </w:rPr>
          <w:t xml:space="preserve">Elaboração do plano e </w:t>
        </w:r>
      </w:ins>
      <w:ins w:id="521" w:author="João Calado" w:date="2020-06-11T19:40:00Z">
        <w:r>
          <w:rPr>
            <w:rFonts w:ascii="Arial" w:eastAsia="Times New Roman" w:hAnsi="Arial" w:cs="Arial"/>
            <w:color w:val="000000"/>
          </w:rPr>
          <w:t>relatório</w:t>
        </w:r>
      </w:ins>
      <w:ins w:id="522" w:author="João Calado" w:date="2020-06-11T19:37:00Z">
        <w:r>
          <w:rPr>
            <w:rFonts w:ascii="Arial" w:eastAsia="Times New Roman" w:hAnsi="Arial" w:cs="Arial"/>
            <w:color w:val="000000"/>
          </w:rPr>
          <w:t xml:space="preserve"> de </w:t>
        </w:r>
      </w:ins>
      <w:ins w:id="523" w:author="João Calado" w:date="2020-06-11T19:40:00Z">
        <w:r>
          <w:rPr>
            <w:rFonts w:ascii="Arial" w:eastAsia="Times New Roman" w:hAnsi="Arial" w:cs="Arial"/>
            <w:color w:val="000000"/>
          </w:rPr>
          <w:t>atividades</w:t>
        </w:r>
      </w:ins>
      <w:ins w:id="524" w:author="João Calado" w:date="2020-06-11T19:37:00Z">
        <w:r>
          <w:rPr>
            <w:rFonts w:ascii="Arial" w:eastAsia="Times New Roman" w:hAnsi="Arial" w:cs="Arial"/>
            <w:color w:val="000000"/>
          </w:rPr>
          <w:t xml:space="preserve"> do ISEG;</w:t>
        </w:r>
      </w:ins>
    </w:p>
    <w:p w14:paraId="5FECF50B" w14:textId="583C179C" w:rsidR="003E219E" w:rsidRDefault="003E219E" w:rsidP="003E219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1492" w:right="-1"/>
        <w:jc w:val="both"/>
        <w:rPr>
          <w:ins w:id="525" w:author="João Calado" w:date="2020-06-11T19:37:00Z"/>
          <w:rFonts w:ascii="Arial" w:eastAsia="Times New Roman" w:hAnsi="Arial" w:cs="Arial"/>
          <w:color w:val="000000"/>
        </w:rPr>
      </w:pPr>
      <w:ins w:id="526" w:author="João Calado" w:date="2020-06-11T19:37:00Z">
        <w:r w:rsidRPr="00764ECC">
          <w:rPr>
            <w:rFonts w:ascii="Arial" w:eastAsia="Times New Roman" w:hAnsi="Arial" w:cs="Arial"/>
            <w:color w:val="000000"/>
          </w:rPr>
          <w:t xml:space="preserve">° </w:t>
        </w:r>
        <w:r>
          <w:rPr>
            <w:rFonts w:ascii="Arial" w:eastAsia="Times New Roman" w:hAnsi="Arial" w:cs="Arial"/>
            <w:color w:val="000000"/>
          </w:rPr>
          <w:t>Reporte e control</w:t>
        </w:r>
      </w:ins>
      <w:ins w:id="527" w:author="João Calado" w:date="2020-06-11T19:41:00Z">
        <w:r>
          <w:rPr>
            <w:rFonts w:ascii="Arial" w:eastAsia="Times New Roman" w:hAnsi="Arial" w:cs="Arial"/>
            <w:color w:val="000000"/>
          </w:rPr>
          <w:t>o sobre os processos de qualidade e de acreditação</w:t>
        </w:r>
      </w:ins>
      <w:ins w:id="528" w:author="João Calado" w:date="2020-06-11T19:37:00Z">
        <w:r>
          <w:rPr>
            <w:rFonts w:ascii="Arial" w:eastAsia="Times New Roman" w:hAnsi="Arial" w:cs="Arial"/>
            <w:color w:val="000000"/>
          </w:rPr>
          <w:t>.</w:t>
        </w:r>
      </w:ins>
    </w:p>
    <w:p w14:paraId="7A63A916" w14:textId="77777777" w:rsidR="00AA2216" w:rsidRPr="00764ECC" w:rsidRDefault="00AA2216">
      <w:pPr>
        <w:widowControl w:val="0"/>
        <w:pBdr>
          <w:top w:val="nil"/>
          <w:left w:val="nil"/>
          <w:bottom w:val="nil"/>
          <w:right w:val="nil"/>
          <w:between w:val="nil"/>
        </w:pBdr>
        <w:ind w:left="851" w:right="-1"/>
        <w:jc w:val="both"/>
        <w:rPr>
          <w:rFonts w:ascii="Arial" w:eastAsia="Times New Roman" w:hAnsi="Arial" w:cs="Arial"/>
          <w:color w:val="000000"/>
        </w:rPr>
        <w:pPrChange w:id="529" w:author="João Calado" w:date="2020-06-11T19:29:00Z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ind w:left="1492" w:right="-1"/>
            <w:jc w:val="both"/>
          </w:pPr>
        </w:pPrChange>
      </w:pPr>
    </w:p>
    <w:p w14:paraId="3D40399B" w14:textId="654A2761" w:rsidR="00460E9F" w:rsidRPr="00764ECC" w:rsidRDefault="00460E9F" w:rsidP="00460E9F">
      <w:pPr>
        <w:widowControl w:val="0"/>
        <w:pBdr>
          <w:top w:val="nil"/>
          <w:left w:val="nil"/>
          <w:bottom w:val="nil"/>
          <w:right w:val="nil"/>
          <w:between w:val="nil"/>
        </w:pBdr>
        <w:ind w:left="547" w:right="-1"/>
        <w:jc w:val="both"/>
        <w:rPr>
          <w:rFonts w:ascii="Arial" w:eastAsia="Times New Roman" w:hAnsi="Arial" w:cs="Arial"/>
          <w:color w:val="000000"/>
        </w:rPr>
      </w:pPr>
      <w:r w:rsidRPr="00764ECC">
        <w:rPr>
          <w:rFonts w:ascii="Arial" w:eastAsia="Times New Roman" w:hAnsi="Arial" w:cs="Arial"/>
          <w:color w:val="000000"/>
        </w:rPr>
        <w:t xml:space="preserve">Serão utilizados o Cartão de Cidadão e a assinatura digital para a inscrição e matrículas dos alunos bem como o GAP, para o contacto com os utilizadores. Estima-se uma redução anual de </w:t>
      </w:r>
      <w:del w:id="530" w:author="João Calado" w:date="2020-06-11T19:45:00Z">
        <w:r w:rsidRPr="00764ECC" w:rsidDel="009C0932">
          <w:rPr>
            <w:rFonts w:ascii="Arial" w:eastAsia="Times New Roman" w:hAnsi="Arial" w:cs="Arial"/>
            <w:color w:val="000000"/>
            <w:highlight w:val="yellow"/>
          </w:rPr>
          <w:delText>1</w:delText>
        </w:r>
      </w:del>
      <w:ins w:id="531" w:author="João Calado" w:date="2020-06-11T19:45:00Z">
        <w:r w:rsidR="009C0932">
          <w:rPr>
            <w:rFonts w:ascii="Arial" w:eastAsia="Times New Roman" w:hAnsi="Arial" w:cs="Arial"/>
            <w:color w:val="000000"/>
            <w:highlight w:val="yellow"/>
          </w:rPr>
          <w:t>5</w:t>
        </w:r>
      </w:ins>
      <w:r w:rsidRPr="00764ECC">
        <w:rPr>
          <w:rFonts w:ascii="Arial" w:eastAsia="Times New Roman" w:hAnsi="Arial" w:cs="Arial"/>
          <w:color w:val="000000"/>
          <w:highlight w:val="yellow"/>
        </w:rPr>
        <w:t>.</w:t>
      </w:r>
      <w:del w:id="532" w:author="João Calado" w:date="2020-06-11T19:45:00Z">
        <w:r w:rsidRPr="00764ECC" w:rsidDel="009C0932">
          <w:rPr>
            <w:rFonts w:ascii="Arial" w:eastAsia="Times New Roman" w:hAnsi="Arial" w:cs="Arial"/>
            <w:color w:val="000000"/>
            <w:highlight w:val="yellow"/>
          </w:rPr>
          <w:delText>500</w:delText>
        </w:r>
        <w:r w:rsidRPr="00764ECC" w:rsidDel="009C0932">
          <w:rPr>
            <w:rFonts w:ascii="Arial" w:eastAsia="Times New Roman" w:hAnsi="Arial" w:cs="Arial"/>
            <w:color w:val="000000"/>
          </w:rPr>
          <w:delText xml:space="preserve"> </w:delText>
        </w:r>
      </w:del>
      <w:ins w:id="533" w:author="João Calado" w:date="2020-06-11T19:45:00Z">
        <w:r w:rsidR="009C0932">
          <w:rPr>
            <w:rFonts w:ascii="Arial" w:eastAsia="Times New Roman" w:hAnsi="Arial" w:cs="Arial"/>
            <w:color w:val="000000"/>
            <w:highlight w:val="yellow"/>
          </w:rPr>
          <w:t>0</w:t>
        </w:r>
        <w:r w:rsidR="009C0932" w:rsidRPr="00764ECC">
          <w:rPr>
            <w:rFonts w:ascii="Arial" w:eastAsia="Times New Roman" w:hAnsi="Arial" w:cs="Arial"/>
            <w:color w:val="000000"/>
            <w:highlight w:val="yellow"/>
          </w:rPr>
          <w:t>00</w:t>
        </w:r>
        <w:r w:rsidR="009C0932" w:rsidRPr="00764ECC">
          <w:rPr>
            <w:rFonts w:ascii="Arial" w:eastAsia="Times New Roman" w:hAnsi="Arial" w:cs="Arial"/>
            <w:color w:val="000000"/>
          </w:rPr>
          <w:t xml:space="preserve"> </w:t>
        </w:r>
      </w:ins>
      <w:r w:rsidRPr="00764ECC">
        <w:rPr>
          <w:rFonts w:ascii="Arial" w:eastAsia="Times New Roman" w:hAnsi="Arial" w:cs="Arial"/>
          <w:color w:val="000000"/>
        </w:rPr>
        <w:t xml:space="preserve">horas associada à desmaterialização e simplificação de processos e da diminuição em </w:t>
      </w:r>
      <w:r w:rsidRPr="00764ECC">
        <w:rPr>
          <w:rFonts w:ascii="Arial" w:eastAsia="Times New Roman" w:hAnsi="Arial" w:cs="Arial"/>
          <w:color w:val="000000"/>
          <w:highlight w:val="yellow"/>
        </w:rPr>
        <w:t>40%</w:t>
      </w:r>
      <w:r w:rsidRPr="00764ECC">
        <w:rPr>
          <w:rFonts w:ascii="Arial" w:eastAsia="Times New Roman" w:hAnsi="Arial" w:cs="Arial"/>
          <w:color w:val="000000"/>
        </w:rPr>
        <w:t xml:space="preserve"> do tempo médio para a prestação dos serviços.</w:t>
      </w:r>
    </w:p>
    <w:p w14:paraId="63EEBFEE" w14:textId="77777777" w:rsidR="00460E9F" w:rsidRPr="00764ECC" w:rsidRDefault="00460E9F" w:rsidP="00460E9F">
      <w:pPr>
        <w:widowControl w:val="0"/>
        <w:pBdr>
          <w:top w:val="nil"/>
          <w:left w:val="nil"/>
          <w:bottom w:val="nil"/>
          <w:right w:val="nil"/>
          <w:between w:val="nil"/>
        </w:pBdr>
        <w:ind w:left="567" w:right="-1" w:hanging="283"/>
        <w:jc w:val="both"/>
        <w:rPr>
          <w:rFonts w:ascii="Arial" w:eastAsia="Times New Roman" w:hAnsi="Arial" w:cs="Arial"/>
          <w:color w:val="000000"/>
        </w:rPr>
      </w:pPr>
      <w:r w:rsidRPr="00764ECC">
        <w:rPr>
          <w:rFonts w:ascii="Arial" w:eastAsia="Times New Roman" w:hAnsi="Arial" w:cs="Arial"/>
          <w:color w:val="000000"/>
        </w:rPr>
        <w:t>c) Interoperabilidade entre as aplicações informáticas</w:t>
      </w:r>
    </w:p>
    <w:p w14:paraId="5945F862" w14:textId="20D92171" w:rsidR="00460E9F" w:rsidRPr="00764ECC" w:rsidRDefault="00460E9F" w:rsidP="00B260A7">
      <w:pPr>
        <w:widowControl w:val="0"/>
        <w:pBdr>
          <w:top w:val="nil"/>
          <w:left w:val="nil"/>
          <w:bottom w:val="nil"/>
          <w:right w:val="nil"/>
          <w:between w:val="nil"/>
        </w:pBdr>
        <w:ind w:left="567" w:right="-307"/>
        <w:jc w:val="both"/>
        <w:rPr>
          <w:rFonts w:ascii="Arial" w:eastAsia="Times New Roman" w:hAnsi="Arial" w:cs="Arial"/>
          <w:color w:val="000000"/>
        </w:rPr>
      </w:pPr>
      <w:r w:rsidRPr="00764ECC">
        <w:rPr>
          <w:rFonts w:ascii="Arial" w:eastAsia="Times New Roman" w:hAnsi="Arial" w:cs="Arial"/>
          <w:color w:val="000000"/>
        </w:rPr>
        <w:lastRenderedPageBreak/>
        <w:t xml:space="preserve">(SA): </w:t>
      </w:r>
      <w:r w:rsidR="00B260A7">
        <w:rPr>
          <w:rFonts w:ascii="Arial" w:eastAsia="Times New Roman" w:hAnsi="Arial" w:cs="Arial"/>
          <w:color w:val="000000"/>
        </w:rPr>
        <w:t xml:space="preserve">nem todas </w:t>
      </w:r>
      <w:r w:rsidRPr="00AE2CF7">
        <w:rPr>
          <w:rFonts w:ascii="Arial" w:eastAsia="Times New Roman" w:hAnsi="Arial" w:cs="Arial"/>
          <w:color w:val="000000"/>
        </w:rPr>
        <w:t>as aplicações informáticas do ISE</w:t>
      </w:r>
      <w:r>
        <w:rPr>
          <w:rFonts w:ascii="Arial" w:eastAsia="Times New Roman" w:hAnsi="Arial" w:cs="Arial"/>
          <w:color w:val="000000"/>
        </w:rPr>
        <w:t>G</w:t>
      </w:r>
      <w:r w:rsidRPr="00AE2CF7">
        <w:rPr>
          <w:rFonts w:ascii="Arial" w:eastAsia="Times New Roman" w:hAnsi="Arial" w:cs="Arial"/>
          <w:color w:val="000000"/>
        </w:rPr>
        <w:t xml:space="preserve"> comunicam entre si o que se traduz na dispersão e na dificuldade de acesso à informação. Como efeito colateral esta situação implica um tratamento manual de dados o que faz com que o acesso </w:t>
      </w:r>
      <w:r>
        <w:rPr>
          <w:rFonts w:ascii="Arial" w:eastAsia="Times New Roman" w:hAnsi="Arial" w:cs="Arial"/>
          <w:color w:val="000000"/>
        </w:rPr>
        <w:t>à</w:t>
      </w:r>
      <w:r w:rsidRPr="00AE2CF7">
        <w:rPr>
          <w:rFonts w:ascii="Arial" w:eastAsia="Times New Roman" w:hAnsi="Arial" w:cs="Arial"/>
          <w:color w:val="000000"/>
        </w:rPr>
        <w:t xml:space="preserve"> </w:t>
      </w:r>
      <w:r>
        <w:rPr>
          <w:rFonts w:ascii="Arial" w:eastAsia="Times New Roman" w:hAnsi="Arial" w:cs="Arial"/>
          <w:color w:val="000000"/>
        </w:rPr>
        <w:t>informação</w:t>
      </w:r>
      <w:r w:rsidRPr="00AE2CF7">
        <w:rPr>
          <w:rFonts w:ascii="Arial" w:eastAsia="Times New Roman" w:hAnsi="Arial" w:cs="Arial"/>
          <w:color w:val="000000"/>
        </w:rPr>
        <w:t xml:space="preserve"> seja um processo </w:t>
      </w:r>
      <w:r>
        <w:rPr>
          <w:rFonts w:ascii="Arial" w:eastAsia="Times New Roman" w:hAnsi="Arial" w:cs="Arial"/>
          <w:color w:val="000000"/>
        </w:rPr>
        <w:t xml:space="preserve">mais </w:t>
      </w:r>
      <w:r w:rsidRPr="00AE2CF7">
        <w:rPr>
          <w:rFonts w:ascii="Arial" w:eastAsia="Times New Roman" w:hAnsi="Arial" w:cs="Arial"/>
          <w:color w:val="000000"/>
        </w:rPr>
        <w:t xml:space="preserve">longo e de custo </w:t>
      </w:r>
      <w:r>
        <w:rPr>
          <w:rFonts w:ascii="Arial" w:eastAsia="Times New Roman" w:hAnsi="Arial" w:cs="Arial"/>
          <w:color w:val="000000"/>
        </w:rPr>
        <w:t xml:space="preserve">mais </w:t>
      </w:r>
      <w:r w:rsidRPr="00AE2CF7">
        <w:rPr>
          <w:rFonts w:ascii="Arial" w:eastAsia="Times New Roman" w:hAnsi="Arial" w:cs="Arial"/>
          <w:color w:val="000000"/>
        </w:rPr>
        <w:t xml:space="preserve">elevado. De igual modo não existe o aproveitamento de sinergias com aplicações e plataformas disponíveis na Administração Pública. </w:t>
      </w:r>
    </w:p>
    <w:p w14:paraId="6C56A928" w14:textId="44E49DBA" w:rsidR="00460E9F" w:rsidRPr="000503D1" w:rsidRDefault="00460E9F" w:rsidP="00460E9F">
      <w:pPr>
        <w:widowControl w:val="0"/>
        <w:pBdr>
          <w:top w:val="nil"/>
          <w:left w:val="nil"/>
          <w:bottom w:val="nil"/>
          <w:right w:val="nil"/>
          <w:between w:val="nil"/>
        </w:pBdr>
        <w:ind w:left="567" w:right="-1"/>
        <w:jc w:val="both"/>
        <w:rPr>
          <w:rFonts w:ascii="Arial" w:eastAsia="Times New Roman" w:hAnsi="Arial" w:cs="Arial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</w:t>
      </w:r>
      <w:r w:rsidRPr="00764ECC">
        <w:rPr>
          <w:rFonts w:ascii="Arial" w:eastAsia="Times New Roman" w:hAnsi="Arial" w:cs="Arial"/>
          <w:color w:val="000000"/>
        </w:rPr>
        <w:t>SP): implementar interface que possibilite a ligação das diversas aplicações informáticas e a tramitação automática de dados entre as diversas áreas o que evitará a duplicação</w:t>
      </w:r>
      <w:r>
        <w:rPr>
          <w:rFonts w:ascii="Arial" w:eastAsia="Times New Roman" w:hAnsi="Arial" w:cs="Arial"/>
          <w:color w:val="000000"/>
        </w:rPr>
        <w:t>/redundância</w:t>
      </w:r>
      <w:r w:rsidRPr="00764ECC">
        <w:rPr>
          <w:rFonts w:ascii="Arial" w:eastAsia="Times New Roman" w:hAnsi="Arial" w:cs="Arial"/>
          <w:color w:val="000000"/>
        </w:rPr>
        <w:t xml:space="preserve"> de tarefas. </w:t>
      </w:r>
      <w:r w:rsidRPr="003F0ACF">
        <w:rPr>
          <w:rFonts w:ascii="Arial" w:eastAsia="Times New Roman" w:hAnsi="Arial" w:cs="Arial"/>
          <w:color w:val="000000"/>
        </w:rPr>
        <w:t xml:space="preserve">A interoperabilidade com </w:t>
      </w:r>
      <w:r>
        <w:rPr>
          <w:rFonts w:ascii="Arial" w:eastAsia="Times New Roman" w:hAnsi="Arial" w:cs="Arial"/>
          <w:color w:val="000000"/>
        </w:rPr>
        <w:t>as</w:t>
      </w:r>
      <w:r w:rsidRPr="003F0ACF">
        <w:rPr>
          <w:rFonts w:ascii="Arial" w:eastAsia="Times New Roman" w:hAnsi="Arial" w:cs="Arial"/>
          <w:color w:val="000000"/>
        </w:rPr>
        <w:t xml:space="preserve"> </w:t>
      </w:r>
      <w:r>
        <w:rPr>
          <w:rFonts w:ascii="Arial" w:eastAsia="Times New Roman" w:hAnsi="Arial" w:cs="Arial"/>
          <w:color w:val="000000"/>
        </w:rPr>
        <w:t xml:space="preserve">aplicações afetas aos Serviços Académicos </w:t>
      </w:r>
      <w:r w:rsidRPr="003F0ACF">
        <w:rPr>
          <w:rFonts w:ascii="Arial" w:eastAsia="Times New Roman" w:hAnsi="Arial" w:cs="Arial"/>
          <w:color w:val="000000"/>
        </w:rPr>
        <w:t xml:space="preserve">permitirá uma redução do tempo de espera para a obtenção dos diversos documentos e para a obtenção de despacho, estimando-se uma poupança de </w:t>
      </w:r>
      <w:r w:rsidRPr="003F0ACF">
        <w:rPr>
          <w:rFonts w:ascii="Arial" w:eastAsia="Times New Roman" w:hAnsi="Arial" w:cs="Arial"/>
          <w:color w:val="000000"/>
          <w:highlight w:val="yellow"/>
        </w:rPr>
        <w:t>1.000</w:t>
      </w:r>
      <w:r w:rsidRPr="003F0ACF">
        <w:rPr>
          <w:rFonts w:ascii="Arial" w:eastAsia="Times New Roman" w:hAnsi="Arial" w:cs="Arial"/>
          <w:color w:val="000000"/>
        </w:rPr>
        <w:t xml:space="preserve"> horas/ano associadas a este processo e uma redução de </w:t>
      </w:r>
      <w:r w:rsidRPr="003F0ACF">
        <w:rPr>
          <w:rFonts w:ascii="Arial" w:eastAsia="Times New Roman" w:hAnsi="Arial" w:cs="Arial"/>
          <w:color w:val="000000"/>
          <w:highlight w:val="yellow"/>
        </w:rPr>
        <w:t>1.500</w:t>
      </w:r>
      <w:r w:rsidRPr="003F0ACF">
        <w:rPr>
          <w:rFonts w:ascii="Arial" w:eastAsia="Times New Roman" w:hAnsi="Arial" w:cs="Arial"/>
          <w:color w:val="000000"/>
        </w:rPr>
        <w:t xml:space="preserve"> horas/ano associadas à interoperabilidade das restantes aplicações informáticas, bem como, uma diminuição do tempo médio de prestação do serviço de </w:t>
      </w:r>
      <w:r w:rsidRPr="003F0ACF">
        <w:rPr>
          <w:rFonts w:ascii="Arial" w:eastAsia="Times New Roman" w:hAnsi="Arial" w:cs="Arial"/>
          <w:color w:val="000000"/>
          <w:highlight w:val="yellow"/>
        </w:rPr>
        <w:t>40%</w:t>
      </w:r>
      <w:r w:rsidRPr="003F0ACF">
        <w:rPr>
          <w:rFonts w:ascii="Arial" w:eastAsia="Times New Roman" w:hAnsi="Arial" w:cs="Arial"/>
          <w:color w:val="000000"/>
        </w:rPr>
        <w:t>.</w:t>
      </w:r>
    </w:p>
    <w:p w14:paraId="53A45067" w14:textId="77777777" w:rsidR="00460E9F" w:rsidRPr="000503D1" w:rsidRDefault="00460E9F" w:rsidP="00460E9F">
      <w:pPr>
        <w:widowControl w:val="0"/>
        <w:pBdr>
          <w:top w:val="nil"/>
          <w:left w:val="nil"/>
          <w:bottom w:val="nil"/>
          <w:right w:val="nil"/>
          <w:between w:val="nil"/>
        </w:pBdr>
        <w:ind w:right="-1"/>
        <w:jc w:val="both"/>
        <w:rPr>
          <w:rFonts w:ascii="Arial" w:eastAsia="Times New Roman" w:hAnsi="Arial" w:cs="Arial"/>
          <w:color w:val="000000"/>
        </w:rPr>
      </w:pPr>
      <w:r w:rsidRPr="000503D1">
        <w:rPr>
          <w:rFonts w:ascii="Arial" w:eastAsia="Times New Roman" w:hAnsi="Arial" w:cs="Arial"/>
          <w:color w:val="000000"/>
        </w:rPr>
        <w:t xml:space="preserve">As soluções a implementar traduzem-se numa elevada alteração organizacional que é obtida por uma forte intensidade das TIC e por uma elevada simplificação e desmaterialização de processos. </w:t>
      </w:r>
    </w:p>
    <w:p w14:paraId="3BF28B9C" w14:textId="1183D2D2" w:rsidR="00CE2664" w:rsidRPr="00B260A7" w:rsidRDefault="00460E9F" w:rsidP="00442D7E">
      <w:pPr>
        <w:spacing w:after="120"/>
        <w:jc w:val="both"/>
      </w:pPr>
      <w:r w:rsidRPr="000503D1">
        <w:rPr>
          <w:rFonts w:ascii="Arial" w:eastAsia="Times New Roman" w:hAnsi="Arial" w:cs="Arial"/>
          <w:color w:val="000000"/>
        </w:rPr>
        <w:t>Esta candidatura tem um carácter de Inovação, com impacto muito relevante, no modelo organizacional do I</w:t>
      </w:r>
      <w:r>
        <w:rPr>
          <w:rFonts w:ascii="Arial" w:eastAsia="Times New Roman" w:hAnsi="Arial" w:cs="Arial"/>
          <w:color w:val="000000"/>
        </w:rPr>
        <w:t>SEG</w:t>
      </w:r>
      <w:r w:rsidRPr="000503D1">
        <w:rPr>
          <w:rFonts w:ascii="Arial" w:eastAsia="Times New Roman" w:hAnsi="Arial" w:cs="Arial"/>
          <w:color w:val="000000"/>
        </w:rPr>
        <w:t>, traduzindo-se num elevado grau de simplificação, reengenharia e de desmaterialização de processos e potenciando fortemente a intensidade de utilização das TIC. O projeto contempla uma inovação de natureza radical para o Instituto, pois traduzir-se-á numa alteração significativa na organização transformando e substituindo a situação pré-existente por uma outra substancialmente diferente.</w:t>
      </w:r>
    </w:p>
    <w:p w14:paraId="2F6C62D5" w14:textId="77777777" w:rsidR="00CE2664" w:rsidRPr="00442D7E" w:rsidRDefault="00CE2664" w:rsidP="00442D7E">
      <w:pPr>
        <w:spacing w:after="120"/>
        <w:jc w:val="both"/>
        <w:rPr>
          <w:rFonts w:ascii="Arial" w:eastAsia="Arial" w:hAnsi="Arial" w:cs="Arial"/>
          <w:color w:val="000000"/>
        </w:rPr>
      </w:pPr>
    </w:p>
    <w:p w14:paraId="7A9802AF" w14:textId="77777777" w:rsidR="00AF3463" w:rsidRDefault="003C6E16" w:rsidP="00FF513A">
      <w:pPr>
        <w:pStyle w:val="Ttulo1"/>
        <w:numPr>
          <w:ilvl w:val="0"/>
          <w:numId w:val="1"/>
        </w:numPr>
        <w:spacing w:after="120" w:line="281" w:lineRule="auto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534" w:name="_Toc42356449"/>
      <w:r>
        <w:rPr>
          <w:rFonts w:ascii="Trebuchet MS" w:hAnsi="Trebuchet MS"/>
          <w:color w:val="1F497D" w:themeColor="text2"/>
          <w:sz w:val="24"/>
          <w:szCs w:val="24"/>
        </w:rPr>
        <w:t xml:space="preserve">Outras Operações no âmbito do SAMA 2020 e do </w:t>
      </w:r>
      <w:commentRangeStart w:id="535"/>
      <w:r>
        <w:rPr>
          <w:rFonts w:ascii="Trebuchet MS" w:hAnsi="Trebuchet MS"/>
          <w:color w:val="1F497D" w:themeColor="text2"/>
          <w:sz w:val="24"/>
          <w:szCs w:val="24"/>
        </w:rPr>
        <w:t>QREN</w:t>
      </w:r>
      <w:bookmarkEnd w:id="534"/>
      <w:commentRangeEnd w:id="535"/>
      <w:r w:rsidR="009E3F7C">
        <w:rPr>
          <w:rStyle w:val="Refdecomentrio"/>
          <w:rFonts w:asciiTheme="minorHAnsi" w:eastAsiaTheme="minorHAnsi" w:hAnsiTheme="minorHAnsi" w:cstheme="minorBidi"/>
          <w:b w:val="0"/>
          <w:bCs w:val="0"/>
          <w:color w:val="auto"/>
        </w:rPr>
        <w:commentReference w:id="535"/>
      </w:r>
    </w:p>
    <w:p w14:paraId="4274D952" w14:textId="77777777" w:rsidR="00487B1B" w:rsidRPr="00487B1B" w:rsidRDefault="00487B1B" w:rsidP="009A4D0D">
      <w:pPr>
        <w:spacing w:before="240" w:after="0" w:line="281" w:lineRule="auto"/>
        <w:ind w:left="357"/>
        <w:jc w:val="both"/>
        <w:rPr>
          <w:rFonts w:ascii="Trebuchet MS" w:eastAsia="Trebuchet MS" w:hAnsi="Trebuchet MS" w:cs="Trebuchet MS"/>
          <w:b/>
          <w:sz w:val="20"/>
          <w:szCs w:val="20"/>
        </w:rPr>
      </w:pPr>
      <w:r w:rsidRPr="00487B1B">
        <w:rPr>
          <w:rFonts w:ascii="Trebuchet MS" w:eastAsia="Trebuchet MS" w:hAnsi="Trebuchet MS" w:cs="Trebuchet MS"/>
          <w:b/>
          <w:sz w:val="20"/>
          <w:szCs w:val="20"/>
        </w:rPr>
        <w:t>Outras operações no âmbito do SAMA 2020</w:t>
      </w:r>
    </w:p>
    <w:tbl>
      <w:tblPr>
        <w:tblW w:w="8859" w:type="dxa"/>
        <w:jc w:val="center"/>
        <w:tblBorders>
          <w:top w:val="single" w:sz="4" w:space="0" w:color="969696"/>
          <w:left w:val="single" w:sz="4" w:space="0" w:color="969696"/>
          <w:bottom w:val="single" w:sz="4" w:space="0" w:color="969696"/>
          <w:right w:val="single" w:sz="4" w:space="0" w:color="969696"/>
          <w:insideH w:val="single" w:sz="4" w:space="0" w:color="969696"/>
          <w:insideV w:val="single" w:sz="4" w:space="0" w:color="969696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8"/>
        <w:gridCol w:w="1188"/>
        <w:gridCol w:w="1352"/>
        <w:gridCol w:w="1465"/>
        <w:gridCol w:w="1664"/>
        <w:gridCol w:w="1842"/>
      </w:tblGrid>
      <w:tr w:rsidR="00487B1B" w:rsidRPr="00080A38" w14:paraId="139E2C5B" w14:textId="77777777" w:rsidTr="00284307">
        <w:trPr>
          <w:trHeight w:val="686"/>
          <w:jc w:val="center"/>
        </w:trPr>
        <w:tc>
          <w:tcPr>
            <w:tcW w:w="1348" w:type="dxa"/>
            <w:shd w:val="clear" w:color="000000" w:fill="EBF1DE"/>
            <w:vAlign w:val="center"/>
            <w:hideMark/>
          </w:tcPr>
          <w:p w14:paraId="17C1F542" w14:textId="77777777" w:rsidR="002B1482" w:rsidRPr="00080A38" w:rsidRDefault="002B1482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Programa Operacional</w:t>
            </w:r>
          </w:p>
        </w:tc>
        <w:tc>
          <w:tcPr>
            <w:tcW w:w="1188" w:type="dxa"/>
            <w:shd w:val="clear" w:color="000000" w:fill="EBF1DE"/>
            <w:vAlign w:val="center"/>
          </w:tcPr>
          <w:p w14:paraId="06EAAFFC" w14:textId="77777777" w:rsidR="002B1482" w:rsidRDefault="002B1482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Nº de candidatura</w:t>
            </w:r>
          </w:p>
        </w:tc>
        <w:tc>
          <w:tcPr>
            <w:tcW w:w="1352" w:type="dxa"/>
            <w:shd w:val="clear" w:color="000000" w:fill="EBF1DE"/>
            <w:vAlign w:val="center"/>
            <w:hideMark/>
          </w:tcPr>
          <w:p w14:paraId="746E0334" w14:textId="77777777" w:rsidR="002B1482" w:rsidRPr="00080A38" w:rsidRDefault="002B1482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Data de Aprovação</w:t>
            </w:r>
          </w:p>
        </w:tc>
        <w:tc>
          <w:tcPr>
            <w:tcW w:w="1465" w:type="dxa"/>
            <w:shd w:val="clear" w:color="000000" w:fill="EBF1DE"/>
            <w:vAlign w:val="center"/>
            <w:hideMark/>
          </w:tcPr>
          <w:p w14:paraId="3B7DC59F" w14:textId="77777777" w:rsidR="002B1482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Incentivo Aprovado</w:t>
            </w:r>
          </w:p>
        </w:tc>
        <w:tc>
          <w:tcPr>
            <w:tcW w:w="1664" w:type="dxa"/>
            <w:shd w:val="clear" w:color="000000" w:fill="EBF1DE"/>
            <w:vAlign w:val="center"/>
            <w:hideMark/>
          </w:tcPr>
          <w:p w14:paraId="6313359C" w14:textId="77777777" w:rsidR="002B1482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Incentivo Realizado</w:t>
            </w:r>
          </w:p>
        </w:tc>
        <w:tc>
          <w:tcPr>
            <w:tcW w:w="1842" w:type="dxa"/>
            <w:shd w:val="clear" w:color="000000" w:fill="EBF1DE"/>
            <w:vAlign w:val="center"/>
            <w:hideMark/>
          </w:tcPr>
          <w:p w14:paraId="72FC7B22" w14:textId="77777777" w:rsidR="002B1482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Operação Concluída</w:t>
            </w:r>
          </w:p>
          <w:p w14:paraId="5B0CC2E8" w14:textId="77777777" w:rsidR="00487B1B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(S/N)</w:t>
            </w:r>
          </w:p>
        </w:tc>
      </w:tr>
      <w:tr w:rsidR="00487B1B" w:rsidRPr="00080A38" w14:paraId="70621A2F" w14:textId="77777777" w:rsidTr="00284307">
        <w:trPr>
          <w:trHeight w:hRule="exact" w:val="284"/>
          <w:jc w:val="center"/>
        </w:trPr>
        <w:tc>
          <w:tcPr>
            <w:tcW w:w="1348" w:type="dxa"/>
            <w:shd w:val="clear" w:color="000000" w:fill="FFFFFF"/>
            <w:noWrap/>
            <w:vAlign w:val="center"/>
          </w:tcPr>
          <w:p w14:paraId="36184C04" w14:textId="54569ACA" w:rsidR="002B1482" w:rsidRPr="0074787D" w:rsidRDefault="002B1482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</w:p>
        </w:tc>
        <w:tc>
          <w:tcPr>
            <w:tcW w:w="1188" w:type="dxa"/>
            <w:shd w:val="clear" w:color="000000" w:fill="FFFFFF"/>
            <w:vAlign w:val="center"/>
          </w:tcPr>
          <w:p w14:paraId="5D290EB1" w14:textId="567EAA42" w:rsidR="002B1482" w:rsidRPr="0074787D" w:rsidRDefault="002B1482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</w:p>
        </w:tc>
        <w:tc>
          <w:tcPr>
            <w:tcW w:w="1352" w:type="dxa"/>
            <w:shd w:val="clear" w:color="000000" w:fill="FFFFFF"/>
            <w:noWrap/>
            <w:vAlign w:val="center"/>
          </w:tcPr>
          <w:p w14:paraId="0B2582F5" w14:textId="6FBA3B37" w:rsidR="002B1482" w:rsidRPr="0074787D" w:rsidRDefault="002B1482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</w:p>
        </w:tc>
        <w:tc>
          <w:tcPr>
            <w:tcW w:w="1465" w:type="dxa"/>
            <w:shd w:val="clear" w:color="000000" w:fill="FFFFFF"/>
            <w:noWrap/>
            <w:vAlign w:val="center"/>
          </w:tcPr>
          <w:p w14:paraId="391D9EA3" w14:textId="5DB7D02D" w:rsidR="002B1482" w:rsidRPr="0074787D" w:rsidRDefault="002B1482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</w:p>
        </w:tc>
        <w:tc>
          <w:tcPr>
            <w:tcW w:w="1664" w:type="dxa"/>
            <w:shd w:val="clear" w:color="000000" w:fill="FFFFFF"/>
            <w:noWrap/>
            <w:vAlign w:val="center"/>
          </w:tcPr>
          <w:p w14:paraId="405B9E71" w14:textId="2454A12C" w:rsidR="002B1482" w:rsidRPr="0074787D" w:rsidRDefault="002B1482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</w:p>
        </w:tc>
        <w:tc>
          <w:tcPr>
            <w:tcW w:w="1842" w:type="dxa"/>
            <w:shd w:val="clear" w:color="000000" w:fill="FFFFFF"/>
            <w:noWrap/>
            <w:vAlign w:val="center"/>
          </w:tcPr>
          <w:p w14:paraId="15DA3CFB" w14:textId="6454CD4B" w:rsidR="002B1482" w:rsidRPr="0074787D" w:rsidRDefault="002B1482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</w:p>
        </w:tc>
      </w:tr>
      <w:tr w:rsidR="00487B1B" w:rsidRPr="00080A38" w14:paraId="63A2CE5C" w14:textId="77777777" w:rsidTr="00284307">
        <w:trPr>
          <w:trHeight w:hRule="exact" w:val="284"/>
          <w:jc w:val="center"/>
        </w:trPr>
        <w:tc>
          <w:tcPr>
            <w:tcW w:w="1348" w:type="dxa"/>
            <w:shd w:val="clear" w:color="000000" w:fill="FFFFFF"/>
            <w:noWrap/>
            <w:vAlign w:val="center"/>
          </w:tcPr>
          <w:p w14:paraId="7E937555" w14:textId="38E28B43" w:rsidR="00487B1B" w:rsidRPr="0074787D" w:rsidRDefault="00487B1B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</w:p>
        </w:tc>
        <w:tc>
          <w:tcPr>
            <w:tcW w:w="1188" w:type="dxa"/>
            <w:shd w:val="clear" w:color="000000" w:fill="FFFFFF"/>
            <w:vAlign w:val="center"/>
          </w:tcPr>
          <w:p w14:paraId="7A092C3F" w14:textId="3829DBD0" w:rsidR="00487B1B" w:rsidRPr="0074787D" w:rsidRDefault="00487B1B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</w:p>
        </w:tc>
        <w:tc>
          <w:tcPr>
            <w:tcW w:w="1352" w:type="dxa"/>
            <w:shd w:val="clear" w:color="000000" w:fill="FFFFFF"/>
            <w:noWrap/>
            <w:vAlign w:val="center"/>
          </w:tcPr>
          <w:p w14:paraId="4CF35C28" w14:textId="152E9C2B" w:rsidR="00487B1B" w:rsidRPr="0074787D" w:rsidRDefault="00487B1B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</w:p>
        </w:tc>
        <w:tc>
          <w:tcPr>
            <w:tcW w:w="1465" w:type="dxa"/>
            <w:shd w:val="clear" w:color="000000" w:fill="FFFFFF"/>
            <w:noWrap/>
            <w:vAlign w:val="center"/>
          </w:tcPr>
          <w:p w14:paraId="2F233A55" w14:textId="584CCBAD" w:rsidR="00487B1B" w:rsidRPr="0074787D" w:rsidRDefault="00487B1B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</w:p>
        </w:tc>
        <w:tc>
          <w:tcPr>
            <w:tcW w:w="1664" w:type="dxa"/>
            <w:shd w:val="clear" w:color="000000" w:fill="FFFFFF"/>
            <w:noWrap/>
            <w:vAlign w:val="center"/>
          </w:tcPr>
          <w:p w14:paraId="75819383" w14:textId="6F101D9C" w:rsidR="00487B1B" w:rsidRPr="0074787D" w:rsidRDefault="00487B1B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</w:p>
        </w:tc>
        <w:tc>
          <w:tcPr>
            <w:tcW w:w="1842" w:type="dxa"/>
            <w:shd w:val="clear" w:color="000000" w:fill="FFFFFF"/>
            <w:noWrap/>
            <w:vAlign w:val="center"/>
          </w:tcPr>
          <w:p w14:paraId="0704F11E" w14:textId="197D180B" w:rsidR="00487B1B" w:rsidRPr="0074787D" w:rsidRDefault="00487B1B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</w:p>
        </w:tc>
      </w:tr>
      <w:tr w:rsidR="00EC17F3" w:rsidRPr="00080A38" w14:paraId="5291AC2B" w14:textId="77777777" w:rsidTr="00284307">
        <w:trPr>
          <w:trHeight w:hRule="exact" w:val="284"/>
          <w:jc w:val="center"/>
        </w:trPr>
        <w:tc>
          <w:tcPr>
            <w:tcW w:w="1348" w:type="dxa"/>
            <w:shd w:val="clear" w:color="000000" w:fill="FFFFFF"/>
            <w:noWrap/>
            <w:vAlign w:val="center"/>
          </w:tcPr>
          <w:p w14:paraId="3E045046" w14:textId="34B37765" w:rsidR="00EC17F3" w:rsidRPr="0074787D" w:rsidRDefault="00EC17F3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</w:p>
        </w:tc>
        <w:tc>
          <w:tcPr>
            <w:tcW w:w="1188" w:type="dxa"/>
            <w:shd w:val="clear" w:color="000000" w:fill="FFFFFF"/>
            <w:vAlign w:val="center"/>
          </w:tcPr>
          <w:p w14:paraId="468856EF" w14:textId="7066D983" w:rsidR="00EC17F3" w:rsidRPr="0074787D" w:rsidRDefault="00EC17F3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</w:p>
        </w:tc>
        <w:tc>
          <w:tcPr>
            <w:tcW w:w="1352" w:type="dxa"/>
            <w:shd w:val="clear" w:color="000000" w:fill="FFFFFF"/>
            <w:noWrap/>
            <w:vAlign w:val="center"/>
          </w:tcPr>
          <w:p w14:paraId="777BEFEE" w14:textId="7ABE44EB" w:rsidR="00EC17F3" w:rsidRPr="0074787D" w:rsidRDefault="00EC17F3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</w:p>
        </w:tc>
        <w:tc>
          <w:tcPr>
            <w:tcW w:w="1465" w:type="dxa"/>
            <w:shd w:val="clear" w:color="000000" w:fill="FFFFFF"/>
            <w:noWrap/>
            <w:vAlign w:val="center"/>
          </w:tcPr>
          <w:p w14:paraId="68B066E2" w14:textId="091160E1" w:rsidR="00EC17F3" w:rsidRPr="0074787D" w:rsidRDefault="00EC17F3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</w:p>
        </w:tc>
        <w:tc>
          <w:tcPr>
            <w:tcW w:w="1664" w:type="dxa"/>
            <w:shd w:val="clear" w:color="000000" w:fill="FFFFFF"/>
            <w:noWrap/>
            <w:vAlign w:val="center"/>
          </w:tcPr>
          <w:p w14:paraId="5267DBD2" w14:textId="7595A615" w:rsidR="00EC17F3" w:rsidRPr="0074787D" w:rsidRDefault="00EC17F3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</w:p>
        </w:tc>
        <w:tc>
          <w:tcPr>
            <w:tcW w:w="1842" w:type="dxa"/>
            <w:shd w:val="clear" w:color="000000" w:fill="FFFFFF"/>
            <w:noWrap/>
            <w:vAlign w:val="center"/>
          </w:tcPr>
          <w:p w14:paraId="7568DA75" w14:textId="660554DE" w:rsidR="00EC17F3" w:rsidRPr="0074787D" w:rsidRDefault="00EC17F3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</w:p>
        </w:tc>
      </w:tr>
    </w:tbl>
    <w:p w14:paraId="7D7018D2" w14:textId="6F1D1EF8" w:rsidR="00D142D2" w:rsidRPr="00CE2664" w:rsidRDefault="00D142D2" w:rsidP="0074787D">
      <w:pPr>
        <w:spacing w:before="240" w:after="0" w:line="280" w:lineRule="auto"/>
        <w:ind w:left="357"/>
        <w:jc w:val="both"/>
        <w:rPr>
          <w:rFonts w:ascii="Trebuchet MS" w:eastAsia="Trebuchet MS" w:hAnsi="Trebuchet MS" w:cs="Trebuchet MS"/>
          <w:b/>
          <w:sz w:val="20"/>
          <w:szCs w:val="20"/>
        </w:rPr>
      </w:pPr>
    </w:p>
    <w:p w14:paraId="77D37DAE" w14:textId="1CCCF217" w:rsidR="00487B1B" w:rsidRPr="00487B1B" w:rsidRDefault="00487B1B" w:rsidP="009A4D0D">
      <w:pPr>
        <w:spacing w:before="240" w:after="0" w:line="281" w:lineRule="auto"/>
        <w:ind w:left="357"/>
        <w:jc w:val="both"/>
        <w:rPr>
          <w:rFonts w:ascii="Trebuchet MS" w:eastAsia="Trebuchet MS" w:hAnsi="Trebuchet MS" w:cs="Trebuchet MS"/>
          <w:b/>
          <w:sz w:val="20"/>
          <w:szCs w:val="20"/>
        </w:rPr>
      </w:pPr>
      <w:r w:rsidRPr="00487B1B">
        <w:rPr>
          <w:rFonts w:ascii="Trebuchet MS" w:eastAsia="Trebuchet MS" w:hAnsi="Trebuchet MS" w:cs="Trebuchet MS"/>
          <w:b/>
          <w:sz w:val="20"/>
          <w:szCs w:val="20"/>
        </w:rPr>
        <w:t xml:space="preserve">Outras operações no âmbito do </w:t>
      </w:r>
      <w:r>
        <w:rPr>
          <w:rFonts w:ascii="Trebuchet MS" w:eastAsia="Trebuchet MS" w:hAnsi="Trebuchet MS" w:cs="Trebuchet MS"/>
          <w:b/>
          <w:sz w:val="20"/>
          <w:szCs w:val="20"/>
        </w:rPr>
        <w:t>QREN</w:t>
      </w:r>
    </w:p>
    <w:tbl>
      <w:tblPr>
        <w:tblW w:w="8809" w:type="dxa"/>
        <w:jc w:val="center"/>
        <w:tblBorders>
          <w:top w:val="single" w:sz="4" w:space="0" w:color="969696"/>
          <w:left w:val="single" w:sz="4" w:space="0" w:color="969696"/>
          <w:bottom w:val="single" w:sz="4" w:space="0" w:color="969696"/>
          <w:right w:val="single" w:sz="4" w:space="0" w:color="969696"/>
          <w:insideH w:val="single" w:sz="4" w:space="0" w:color="969696"/>
          <w:insideV w:val="single" w:sz="4" w:space="0" w:color="969696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8"/>
        <w:gridCol w:w="1188"/>
        <w:gridCol w:w="1335"/>
        <w:gridCol w:w="1643"/>
        <w:gridCol w:w="1594"/>
        <w:gridCol w:w="1701"/>
      </w:tblGrid>
      <w:tr w:rsidR="00487B1B" w:rsidRPr="00080A38" w14:paraId="162345CA" w14:textId="77777777" w:rsidTr="00284307">
        <w:trPr>
          <w:trHeight w:val="686"/>
          <w:jc w:val="center"/>
        </w:trPr>
        <w:tc>
          <w:tcPr>
            <w:tcW w:w="1348" w:type="dxa"/>
            <w:shd w:val="clear" w:color="000000" w:fill="EBF1DE"/>
            <w:vAlign w:val="center"/>
            <w:hideMark/>
          </w:tcPr>
          <w:p w14:paraId="07896963" w14:textId="77777777" w:rsidR="00487B1B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Programa Operacional</w:t>
            </w:r>
          </w:p>
        </w:tc>
        <w:tc>
          <w:tcPr>
            <w:tcW w:w="1188" w:type="dxa"/>
            <w:shd w:val="clear" w:color="000000" w:fill="EBF1DE"/>
            <w:vAlign w:val="center"/>
          </w:tcPr>
          <w:p w14:paraId="3D9CA11B" w14:textId="77777777" w:rsidR="00487B1B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Nº de candidatura</w:t>
            </w:r>
          </w:p>
        </w:tc>
        <w:tc>
          <w:tcPr>
            <w:tcW w:w="1335" w:type="dxa"/>
            <w:shd w:val="clear" w:color="000000" w:fill="EBF1DE"/>
            <w:vAlign w:val="center"/>
            <w:hideMark/>
          </w:tcPr>
          <w:p w14:paraId="3CDD4DBE" w14:textId="77777777" w:rsidR="00487B1B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Data de Aprovação</w:t>
            </w:r>
          </w:p>
        </w:tc>
        <w:tc>
          <w:tcPr>
            <w:tcW w:w="1643" w:type="dxa"/>
            <w:shd w:val="clear" w:color="000000" w:fill="EBF1DE"/>
            <w:vAlign w:val="center"/>
            <w:hideMark/>
          </w:tcPr>
          <w:p w14:paraId="10FC5010" w14:textId="77777777" w:rsidR="00487B1B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Incentivo Aprovado</w:t>
            </w:r>
          </w:p>
        </w:tc>
        <w:tc>
          <w:tcPr>
            <w:tcW w:w="1594" w:type="dxa"/>
            <w:shd w:val="clear" w:color="000000" w:fill="EBF1DE"/>
            <w:vAlign w:val="center"/>
            <w:hideMark/>
          </w:tcPr>
          <w:p w14:paraId="3A9827B7" w14:textId="77777777" w:rsidR="00487B1B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Incentivo Realizado</w:t>
            </w:r>
          </w:p>
        </w:tc>
        <w:tc>
          <w:tcPr>
            <w:tcW w:w="1701" w:type="dxa"/>
            <w:shd w:val="clear" w:color="000000" w:fill="EBF1DE"/>
            <w:vAlign w:val="center"/>
            <w:hideMark/>
          </w:tcPr>
          <w:p w14:paraId="7A387044" w14:textId="77777777" w:rsidR="00487B1B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Operação Concluída</w:t>
            </w:r>
          </w:p>
          <w:p w14:paraId="6237EA45" w14:textId="77777777" w:rsidR="00487B1B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(S/N)</w:t>
            </w:r>
          </w:p>
        </w:tc>
      </w:tr>
      <w:tr w:rsidR="00487B1B" w:rsidRPr="00080A38" w14:paraId="06FCEAE1" w14:textId="77777777" w:rsidTr="00284307">
        <w:trPr>
          <w:trHeight w:hRule="exact" w:val="284"/>
          <w:jc w:val="center"/>
        </w:trPr>
        <w:tc>
          <w:tcPr>
            <w:tcW w:w="1348" w:type="dxa"/>
            <w:shd w:val="clear" w:color="000000" w:fill="FFFFFF"/>
            <w:noWrap/>
            <w:vAlign w:val="center"/>
          </w:tcPr>
          <w:p w14:paraId="62391F5C" w14:textId="77777777" w:rsidR="00487B1B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188" w:type="dxa"/>
            <w:shd w:val="clear" w:color="000000" w:fill="FFFFFF"/>
            <w:vAlign w:val="center"/>
          </w:tcPr>
          <w:p w14:paraId="4475097A" w14:textId="77777777" w:rsidR="00487B1B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335" w:type="dxa"/>
            <w:shd w:val="clear" w:color="000000" w:fill="FFFFFF"/>
            <w:noWrap/>
            <w:vAlign w:val="center"/>
          </w:tcPr>
          <w:p w14:paraId="58F96D3A" w14:textId="77777777" w:rsidR="00487B1B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643" w:type="dxa"/>
            <w:shd w:val="clear" w:color="000000" w:fill="FFFFFF"/>
            <w:noWrap/>
            <w:vAlign w:val="center"/>
          </w:tcPr>
          <w:p w14:paraId="73E03717" w14:textId="77777777" w:rsidR="00487B1B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594" w:type="dxa"/>
            <w:shd w:val="clear" w:color="000000" w:fill="FFFFFF"/>
            <w:noWrap/>
            <w:vAlign w:val="center"/>
          </w:tcPr>
          <w:p w14:paraId="7BAE5235" w14:textId="77777777" w:rsidR="00487B1B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701" w:type="dxa"/>
            <w:shd w:val="clear" w:color="000000" w:fill="FFFFFF"/>
            <w:noWrap/>
            <w:vAlign w:val="center"/>
          </w:tcPr>
          <w:p w14:paraId="6994A7F9" w14:textId="77777777" w:rsidR="00487B1B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</w:tr>
      <w:tr w:rsidR="006C11B1" w:rsidRPr="00080A38" w14:paraId="36286A3C" w14:textId="77777777" w:rsidTr="00284307">
        <w:trPr>
          <w:trHeight w:hRule="exact" w:val="284"/>
          <w:jc w:val="center"/>
        </w:trPr>
        <w:tc>
          <w:tcPr>
            <w:tcW w:w="1348" w:type="dxa"/>
            <w:shd w:val="clear" w:color="000000" w:fill="FFFFFF"/>
            <w:noWrap/>
            <w:vAlign w:val="center"/>
          </w:tcPr>
          <w:p w14:paraId="2FCB7109" w14:textId="77777777" w:rsid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188" w:type="dxa"/>
            <w:shd w:val="clear" w:color="000000" w:fill="FFFFFF"/>
            <w:vAlign w:val="center"/>
          </w:tcPr>
          <w:p w14:paraId="2ABC420F" w14:textId="77777777" w:rsidR="006C11B1" w:rsidRP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335" w:type="dxa"/>
            <w:shd w:val="clear" w:color="000000" w:fill="FFFFFF"/>
            <w:noWrap/>
            <w:vAlign w:val="center"/>
          </w:tcPr>
          <w:p w14:paraId="133F007C" w14:textId="77777777" w:rsidR="006C11B1" w:rsidRP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643" w:type="dxa"/>
            <w:shd w:val="clear" w:color="000000" w:fill="FFFFFF"/>
            <w:noWrap/>
            <w:vAlign w:val="center"/>
          </w:tcPr>
          <w:p w14:paraId="73025003" w14:textId="77777777" w:rsidR="006C11B1" w:rsidRP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594" w:type="dxa"/>
            <w:shd w:val="clear" w:color="000000" w:fill="FFFFFF"/>
            <w:noWrap/>
            <w:vAlign w:val="center"/>
          </w:tcPr>
          <w:p w14:paraId="3AC4816B" w14:textId="77777777" w:rsidR="006C11B1" w:rsidRP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701" w:type="dxa"/>
            <w:shd w:val="clear" w:color="000000" w:fill="FFFFFF"/>
            <w:noWrap/>
            <w:vAlign w:val="center"/>
          </w:tcPr>
          <w:p w14:paraId="1FA5C94E" w14:textId="77777777" w:rsid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</w:tr>
      <w:tr w:rsidR="006C11B1" w:rsidRPr="00080A38" w14:paraId="0DC2CC03" w14:textId="77777777" w:rsidTr="00284307">
        <w:trPr>
          <w:trHeight w:hRule="exact" w:val="284"/>
          <w:jc w:val="center"/>
        </w:trPr>
        <w:tc>
          <w:tcPr>
            <w:tcW w:w="1348" w:type="dxa"/>
            <w:shd w:val="clear" w:color="000000" w:fill="FFFFFF"/>
            <w:noWrap/>
            <w:vAlign w:val="center"/>
          </w:tcPr>
          <w:p w14:paraId="478062C7" w14:textId="77777777" w:rsid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188" w:type="dxa"/>
            <w:shd w:val="clear" w:color="000000" w:fill="FFFFFF"/>
            <w:vAlign w:val="center"/>
          </w:tcPr>
          <w:p w14:paraId="235A441C" w14:textId="77777777" w:rsidR="006C11B1" w:rsidRP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335" w:type="dxa"/>
            <w:shd w:val="clear" w:color="000000" w:fill="FFFFFF"/>
            <w:noWrap/>
            <w:vAlign w:val="center"/>
          </w:tcPr>
          <w:p w14:paraId="58F3BB84" w14:textId="77777777" w:rsidR="006C11B1" w:rsidRP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643" w:type="dxa"/>
            <w:shd w:val="clear" w:color="000000" w:fill="FFFFFF"/>
            <w:noWrap/>
            <w:vAlign w:val="center"/>
          </w:tcPr>
          <w:p w14:paraId="196D8C86" w14:textId="77777777" w:rsidR="006C11B1" w:rsidRP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594" w:type="dxa"/>
            <w:shd w:val="clear" w:color="000000" w:fill="FFFFFF"/>
            <w:noWrap/>
            <w:vAlign w:val="center"/>
          </w:tcPr>
          <w:p w14:paraId="1AB4B4CB" w14:textId="77777777" w:rsidR="006C11B1" w:rsidRP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701" w:type="dxa"/>
            <w:shd w:val="clear" w:color="000000" w:fill="FFFFFF"/>
            <w:noWrap/>
            <w:vAlign w:val="center"/>
          </w:tcPr>
          <w:p w14:paraId="2188877F" w14:textId="77777777" w:rsid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</w:tr>
      <w:tr w:rsidR="006C11B1" w:rsidRPr="00080A38" w14:paraId="26234D7E" w14:textId="77777777" w:rsidTr="00284307">
        <w:trPr>
          <w:trHeight w:hRule="exact" w:val="284"/>
          <w:jc w:val="center"/>
        </w:trPr>
        <w:tc>
          <w:tcPr>
            <w:tcW w:w="1348" w:type="dxa"/>
            <w:shd w:val="clear" w:color="000000" w:fill="FFFFFF"/>
            <w:noWrap/>
            <w:vAlign w:val="center"/>
          </w:tcPr>
          <w:p w14:paraId="05193D66" w14:textId="77777777" w:rsid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188" w:type="dxa"/>
            <w:shd w:val="clear" w:color="000000" w:fill="FFFFFF"/>
            <w:vAlign w:val="center"/>
          </w:tcPr>
          <w:p w14:paraId="34552F46" w14:textId="77777777" w:rsidR="006C11B1" w:rsidRP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335" w:type="dxa"/>
            <w:shd w:val="clear" w:color="000000" w:fill="FFFFFF"/>
            <w:noWrap/>
            <w:vAlign w:val="center"/>
          </w:tcPr>
          <w:p w14:paraId="43035344" w14:textId="77777777" w:rsidR="006C11B1" w:rsidRP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643" w:type="dxa"/>
            <w:shd w:val="clear" w:color="000000" w:fill="FFFFFF"/>
            <w:noWrap/>
            <w:vAlign w:val="center"/>
          </w:tcPr>
          <w:p w14:paraId="719E3270" w14:textId="77777777" w:rsidR="006C11B1" w:rsidRP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594" w:type="dxa"/>
            <w:shd w:val="clear" w:color="000000" w:fill="FFFFFF"/>
            <w:noWrap/>
            <w:vAlign w:val="center"/>
          </w:tcPr>
          <w:p w14:paraId="5D01F19D" w14:textId="77777777" w:rsidR="006C11B1" w:rsidRP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701" w:type="dxa"/>
            <w:shd w:val="clear" w:color="000000" w:fill="FFFFFF"/>
            <w:noWrap/>
            <w:vAlign w:val="center"/>
          </w:tcPr>
          <w:p w14:paraId="2E9F08DA" w14:textId="77777777" w:rsid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</w:tr>
    </w:tbl>
    <w:p w14:paraId="4E9C7353" w14:textId="63F81A75" w:rsidR="00170968" w:rsidRDefault="00170968" w:rsidP="00170968">
      <w:pPr>
        <w:rPr>
          <w:rFonts w:ascii="Trebuchet MS" w:hAnsi="Trebuchet MS"/>
          <w:color w:val="FF0000"/>
          <w:sz w:val="24"/>
          <w:szCs w:val="24"/>
        </w:rPr>
      </w:pPr>
    </w:p>
    <w:p w14:paraId="401BE042" w14:textId="4BBDD57F" w:rsidR="00CE2664" w:rsidRDefault="00CE2664" w:rsidP="00170968">
      <w:pPr>
        <w:rPr>
          <w:rFonts w:ascii="Trebuchet MS" w:hAnsi="Trebuchet MS"/>
          <w:color w:val="FF0000"/>
          <w:sz w:val="24"/>
          <w:szCs w:val="24"/>
        </w:rPr>
      </w:pPr>
      <w:r>
        <w:rPr>
          <w:rFonts w:ascii="Trebuchet MS" w:hAnsi="Trebuchet MS"/>
          <w:color w:val="FF0000"/>
          <w:sz w:val="24"/>
          <w:szCs w:val="24"/>
        </w:rPr>
        <w:t>Preencher quadros com a informação solicitada. SAMA 2020 e QREN</w:t>
      </w:r>
    </w:p>
    <w:p w14:paraId="0BFD9777" w14:textId="77777777" w:rsidR="00CE2664" w:rsidRPr="00170968" w:rsidRDefault="00CE2664" w:rsidP="00170968">
      <w:pPr>
        <w:rPr>
          <w:rFonts w:ascii="Trebuchet MS" w:hAnsi="Trebuchet MS"/>
          <w:color w:val="FF0000"/>
          <w:sz w:val="24"/>
          <w:szCs w:val="24"/>
        </w:rPr>
      </w:pPr>
    </w:p>
    <w:p w14:paraId="0B548896" w14:textId="62C47F74" w:rsidR="00B44D59" w:rsidRPr="00D30A82" w:rsidRDefault="00141800" w:rsidP="00D30A82">
      <w:pPr>
        <w:pStyle w:val="Ttulo1"/>
        <w:numPr>
          <w:ilvl w:val="0"/>
          <w:numId w:val="1"/>
        </w:numPr>
        <w:spacing w:after="120" w:line="360" w:lineRule="auto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536" w:name="_Toc42356450"/>
      <w:r>
        <w:rPr>
          <w:rFonts w:ascii="Trebuchet MS" w:hAnsi="Trebuchet MS"/>
          <w:color w:val="1F497D" w:themeColor="text2"/>
          <w:sz w:val="24"/>
          <w:szCs w:val="24"/>
        </w:rPr>
        <w:t>Diagnóstico</w:t>
      </w:r>
      <w:bookmarkEnd w:id="536"/>
      <w:r w:rsidR="00226830">
        <w:rPr>
          <w:rFonts w:ascii="Trebuchet MS" w:hAnsi="Trebuchet MS"/>
          <w:color w:val="1F497D" w:themeColor="text2"/>
          <w:sz w:val="24"/>
          <w:szCs w:val="24"/>
        </w:rPr>
        <w:t xml:space="preserve"> </w:t>
      </w:r>
    </w:p>
    <w:p w14:paraId="0CED20D7" w14:textId="0A950835" w:rsidR="00C6728E" w:rsidRPr="00CE2664" w:rsidRDefault="00CE2664" w:rsidP="00080659">
      <w:pPr>
        <w:spacing w:after="120" w:line="240" w:lineRule="auto"/>
        <w:ind w:left="792" w:hanging="508"/>
        <w:jc w:val="both"/>
      </w:pPr>
      <w:r>
        <w:rPr>
          <w:rFonts w:ascii="Arial" w:eastAsia="Arial" w:hAnsi="Arial" w:cs="Arial"/>
          <w:b/>
          <w:color w:val="31849B"/>
        </w:rPr>
        <w:t xml:space="preserve">4.1 </w:t>
      </w:r>
      <w:r w:rsidR="00BF64EE" w:rsidRPr="00F01FB0">
        <w:rPr>
          <w:rFonts w:ascii="Arial" w:hAnsi="Arial" w:cs="Arial"/>
          <w:b/>
          <w:color w:val="31849B" w:themeColor="accent5" w:themeShade="BF"/>
        </w:rPr>
        <w:t>Descrição da situação atual e processos objeto de transformação</w:t>
      </w:r>
    </w:p>
    <w:p w14:paraId="5AC1B5C7" w14:textId="77777777" w:rsidR="00BF64EE" w:rsidRDefault="00BF64EE" w:rsidP="00BF64EE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Os</w:t>
      </w:r>
      <w:r w:rsidRPr="00B555ED">
        <w:rPr>
          <w:rFonts w:ascii="Arial" w:eastAsia="Times New Roman" w:hAnsi="Arial" w:cs="Arial"/>
          <w:color w:val="000000"/>
        </w:rPr>
        <w:t xml:space="preserve"> divers</w:t>
      </w:r>
      <w:r>
        <w:rPr>
          <w:rFonts w:ascii="Arial" w:eastAsia="Times New Roman" w:hAnsi="Arial" w:cs="Arial"/>
          <w:color w:val="000000"/>
        </w:rPr>
        <w:t>o</w:t>
      </w:r>
      <w:r w:rsidRPr="00B555ED">
        <w:rPr>
          <w:rFonts w:ascii="Arial" w:eastAsia="Times New Roman" w:hAnsi="Arial" w:cs="Arial"/>
          <w:color w:val="000000"/>
        </w:rPr>
        <w:t xml:space="preserve">s </w:t>
      </w:r>
      <w:r>
        <w:rPr>
          <w:rFonts w:ascii="Arial" w:eastAsia="Times New Roman" w:hAnsi="Arial" w:cs="Arial"/>
          <w:color w:val="000000"/>
        </w:rPr>
        <w:t>Departamentos e Serviços</w:t>
      </w:r>
      <w:r w:rsidRPr="00B555ED">
        <w:rPr>
          <w:rFonts w:ascii="Arial" w:eastAsia="Times New Roman" w:hAnsi="Arial" w:cs="Arial"/>
          <w:color w:val="000000"/>
        </w:rPr>
        <w:t xml:space="preserve"> encontram-se dispers</w:t>
      </w:r>
      <w:r>
        <w:rPr>
          <w:rFonts w:ascii="Arial" w:eastAsia="Times New Roman" w:hAnsi="Arial" w:cs="Arial"/>
          <w:color w:val="000000"/>
        </w:rPr>
        <w:t>o</w:t>
      </w:r>
      <w:r w:rsidRPr="00B555ED">
        <w:rPr>
          <w:rFonts w:ascii="Arial" w:eastAsia="Times New Roman" w:hAnsi="Arial" w:cs="Arial"/>
          <w:color w:val="000000"/>
        </w:rPr>
        <w:t>s</w:t>
      </w:r>
      <w:r>
        <w:rPr>
          <w:rFonts w:ascii="Arial" w:eastAsia="Times New Roman" w:hAnsi="Arial" w:cs="Arial"/>
          <w:color w:val="000000"/>
        </w:rPr>
        <w:t xml:space="preserve"> pelos cinco edifícios que compõem o Campus ISEG, ainda que estes estejam organizados de uma forma integrada</w:t>
      </w:r>
      <w:r w:rsidRPr="00B555ED">
        <w:rPr>
          <w:rFonts w:ascii="Arial" w:eastAsia="Times New Roman" w:hAnsi="Arial" w:cs="Arial"/>
          <w:color w:val="000000"/>
        </w:rPr>
        <w:t>.</w:t>
      </w:r>
    </w:p>
    <w:p w14:paraId="54678303" w14:textId="2BD3D3F2" w:rsidR="00BF64EE" w:rsidRPr="00B555ED" w:rsidRDefault="00BF64EE" w:rsidP="00BF64EE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Neste complexo de edifícios situam-se</w:t>
      </w:r>
      <w:r w:rsidRPr="00B555ED">
        <w:rPr>
          <w:rFonts w:ascii="Arial" w:eastAsia="Times New Roman" w:hAnsi="Arial" w:cs="Arial"/>
          <w:color w:val="000000"/>
        </w:rPr>
        <w:t xml:space="preserve"> os Serviços da Presidência, </w:t>
      </w:r>
      <w:del w:id="537" w:author="João Calado" w:date="2020-06-11T19:53:00Z">
        <w:r w:rsidRPr="00B555ED" w:rsidDel="00C21AC8">
          <w:rPr>
            <w:rFonts w:ascii="Arial" w:eastAsia="Times New Roman" w:hAnsi="Arial" w:cs="Arial"/>
            <w:color w:val="000000"/>
          </w:rPr>
          <w:delText>os Serviços de Ação Social</w:delText>
        </w:r>
        <w:r w:rsidDel="00C21AC8">
          <w:rPr>
            <w:rFonts w:ascii="Arial" w:eastAsia="Times New Roman" w:hAnsi="Arial" w:cs="Arial"/>
            <w:color w:val="000000"/>
          </w:rPr>
          <w:delText>,</w:delText>
        </w:r>
        <w:r w:rsidRPr="00B555ED" w:rsidDel="00C21AC8">
          <w:rPr>
            <w:rFonts w:ascii="Arial" w:eastAsia="Times New Roman" w:hAnsi="Arial" w:cs="Arial"/>
            <w:color w:val="000000"/>
          </w:rPr>
          <w:delText xml:space="preserve"> </w:delText>
        </w:r>
      </w:del>
      <w:r>
        <w:rPr>
          <w:rFonts w:ascii="Arial" w:eastAsia="Times New Roman" w:hAnsi="Arial" w:cs="Arial"/>
          <w:color w:val="000000"/>
        </w:rPr>
        <w:t>os Departamentos (Economia, Gestão, Matemática, e Ciências Sociais), os Serviços Académicos, a Direção de Documentação e Informação, a Direção de Sistemas de Informação, a Direção de Marketing e Relações Externas, a Divisão de Serviços Financeiros e a Divisão de Recursos Humanos</w:t>
      </w:r>
      <w:r w:rsidRPr="00B555ED">
        <w:rPr>
          <w:rFonts w:ascii="Arial" w:eastAsia="Times New Roman" w:hAnsi="Arial" w:cs="Arial"/>
          <w:color w:val="000000"/>
        </w:rPr>
        <w:t>.</w:t>
      </w:r>
    </w:p>
    <w:p w14:paraId="2219DD43" w14:textId="77777777" w:rsidR="00BF64EE" w:rsidRPr="003E2BBD" w:rsidRDefault="00BF64EE" w:rsidP="00BF64E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Times New Roman" w:hAnsi="Arial" w:cs="Arial"/>
          <w:color w:val="000000"/>
        </w:rPr>
      </w:pPr>
      <w:r w:rsidRPr="003E2BBD">
        <w:rPr>
          <w:rFonts w:ascii="Arial" w:eastAsia="Times New Roman" w:hAnsi="Arial" w:cs="Arial"/>
          <w:color w:val="000000"/>
        </w:rPr>
        <w:t>Para além das unidades orgânicas supra identificadas e dos Departamentos, o Instituto integra ainda as seguintes áreas de apoio e assessoria sob a alçada da Presidência da instituição:</w:t>
      </w:r>
    </w:p>
    <w:p w14:paraId="554A1EA4" w14:textId="77777777" w:rsidR="00BF64EE" w:rsidRPr="007A0AB8" w:rsidRDefault="00BF64EE" w:rsidP="00BF64EE">
      <w:pPr>
        <w:pStyle w:val="PargrafodaLista"/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jc w:val="both"/>
        <w:rPr>
          <w:rFonts w:ascii="Arial" w:eastAsia="Times New Roman" w:hAnsi="Arial" w:cs="Arial"/>
          <w:color w:val="000000"/>
        </w:rPr>
      </w:pPr>
      <w:r w:rsidRPr="007A0AB8">
        <w:rPr>
          <w:rFonts w:ascii="Arial" w:eastAsia="Times New Roman" w:hAnsi="Arial" w:cs="Arial"/>
          <w:color w:val="000000"/>
        </w:rPr>
        <w:t>Secretariado;</w:t>
      </w:r>
    </w:p>
    <w:p w14:paraId="1786687A" w14:textId="77777777" w:rsidR="00BF64EE" w:rsidRPr="007A0AB8" w:rsidRDefault="00BF64EE" w:rsidP="00BF64EE">
      <w:pPr>
        <w:pStyle w:val="PargrafodaLista"/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jc w:val="both"/>
        <w:rPr>
          <w:rFonts w:ascii="Arial" w:eastAsia="Times New Roman" w:hAnsi="Arial" w:cs="Arial"/>
          <w:color w:val="000000"/>
        </w:rPr>
      </w:pPr>
      <w:r w:rsidRPr="007A0AB8">
        <w:rPr>
          <w:rFonts w:ascii="Arial" w:eastAsia="Times New Roman" w:hAnsi="Arial" w:cs="Arial"/>
          <w:color w:val="000000"/>
        </w:rPr>
        <w:t>Observatório Pedagógico;</w:t>
      </w:r>
    </w:p>
    <w:p w14:paraId="1A62BD34" w14:textId="77777777" w:rsidR="00BF64EE" w:rsidRPr="007A0AB8" w:rsidRDefault="00BF64EE" w:rsidP="00BF64EE">
      <w:pPr>
        <w:pStyle w:val="PargrafodaLista"/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jc w:val="both"/>
        <w:rPr>
          <w:rFonts w:ascii="Arial" w:eastAsia="Times New Roman" w:hAnsi="Arial" w:cs="Arial"/>
          <w:color w:val="000000"/>
        </w:rPr>
      </w:pPr>
      <w:r w:rsidRPr="007A0AB8">
        <w:rPr>
          <w:rFonts w:ascii="Arial" w:eastAsia="Times New Roman" w:hAnsi="Arial" w:cs="Arial"/>
          <w:color w:val="000000"/>
        </w:rPr>
        <w:t>Provedoria e Apoio ao Aluno;</w:t>
      </w:r>
    </w:p>
    <w:p w14:paraId="59014629" w14:textId="77777777" w:rsidR="00BF64EE" w:rsidRDefault="00BF64EE" w:rsidP="00BF64EE">
      <w:pPr>
        <w:pStyle w:val="PargrafodaLista"/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jc w:val="both"/>
        <w:rPr>
          <w:rFonts w:ascii="Arial" w:eastAsia="Times New Roman" w:hAnsi="Arial" w:cs="Arial"/>
          <w:color w:val="000000"/>
        </w:rPr>
      </w:pPr>
      <w:r w:rsidRPr="007A0AB8">
        <w:rPr>
          <w:rFonts w:ascii="Arial" w:eastAsia="Times New Roman" w:hAnsi="Arial" w:cs="Arial"/>
          <w:color w:val="000000"/>
        </w:rPr>
        <w:t>Assessoria Técnica, que engloba:</w:t>
      </w:r>
    </w:p>
    <w:p w14:paraId="20ED7DAB" w14:textId="77777777" w:rsidR="00BF64EE" w:rsidRDefault="00BF64EE" w:rsidP="00BF64EE">
      <w:pPr>
        <w:pStyle w:val="PargrafodaLista"/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851" w:hanging="284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Marketing;</w:t>
      </w:r>
    </w:p>
    <w:p w14:paraId="51FADCBE" w14:textId="77777777" w:rsidR="00BF64EE" w:rsidRDefault="00BF64EE" w:rsidP="00BF64EE">
      <w:pPr>
        <w:pStyle w:val="PargrafodaLista"/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851" w:hanging="284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Estudos e Projetos;</w:t>
      </w:r>
    </w:p>
    <w:p w14:paraId="1FF333C6" w14:textId="77777777" w:rsidR="00BF64EE" w:rsidRDefault="00BF64EE" w:rsidP="00BF64EE">
      <w:pPr>
        <w:pStyle w:val="PargrafodaLista"/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851" w:hanging="284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Relações Públicas;</w:t>
      </w:r>
    </w:p>
    <w:p w14:paraId="50160919" w14:textId="77777777" w:rsidR="00BF64EE" w:rsidRDefault="00BF64EE" w:rsidP="00BF64EE">
      <w:pPr>
        <w:pStyle w:val="PargrafodaLista"/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851" w:hanging="284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Tecnologias de Informação e Comunicação;</w:t>
      </w:r>
    </w:p>
    <w:p w14:paraId="12207C4E" w14:textId="77777777" w:rsidR="00C21AC8" w:rsidRDefault="00BF64EE" w:rsidP="00BF64EE">
      <w:pPr>
        <w:pStyle w:val="PargrafodaLista"/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851" w:hanging="284"/>
        <w:jc w:val="both"/>
        <w:rPr>
          <w:ins w:id="538" w:author="João Calado" w:date="2020-06-11T19:54:00Z"/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Gestão de Processos e da Qualidade</w:t>
      </w:r>
      <w:ins w:id="539" w:author="João Calado" w:date="2020-06-11T19:54:00Z">
        <w:r w:rsidR="00C21AC8">
          <w:rPr>
            <w:rFonts w:ascii="Arial" w:eastAsia="Times New Roman" w:hAnsi="Arial" w:cs="Arial"/>
            <w:color w:val="000000"/>
          </w:rPr>
          <w:t>:</w:t>
        </w:r>
      </w:ins>
    </w:p>
    <w:p w14:paraId="7867D992" w14:textId="5CD83968" w:rsidR="00BF64EE" w:rsidRPr="007A0AB8" w:rsidRDefault="00C21AC8" w:rsidP="00BF64EE">
      <w:pPr>
        <w:pStyle w:val="PargrafodaLista"/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851" w:hanging="284"/>
        <w:jc w:val="both"/>
        <w:rPr>
          <w:rFonts w:ascii="Arial" w:eastAsia="Times New Roman" w:hAnsi="Arial" w:cs="Arial"/>
          <w:color w:val="000000"/>
        </w:rPr>
      </w:pPr>
      <w:ins w:id="540" w:author="João Calado" w:date="2020-06-11T19:54:00Z">
        <w:r>
          <w:rPr>
            <w:rFonts w:ascii="Arial" w:eastAsia="Times New Roman" w:hAnsi="Arial" w:cs="Arial"/>
            <w:color w:val="000000"/>
          </w:rPr>
          <w:t>&gt;ISEG Research.</w:t>
        </w:r>
      </w:ins>
      <w:del w:id="541" w:author="João Calado" w:date="2020-06-11T19:54:00Z">
        <w:r w:rsidR="00BF64EE" w:rsidDel="00C21AC8">
          <w:rPr>
            <w:rFonts w:ascii="Arial" w:eastAsia="Times New Roman" w:hAnsi="Arial" w:cs="Arial"/>
            <w:color w:val="000000"/>
          </w:rPr>
          <w:delText>.</w:delText>
        </w:r>
      </w:del>
    </w:p>
    <w:p w14:paraId="4312BFE8" w14:textId="77777777" w:rsidR="00BF64EE" w:rsidRPr="007A0AB8" w:rsidRDefault="00BF64EE" w:rsidP="00BF64E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Times New Roman" w:hAnsi="Arial" w:cs="Arial"/>
          <w:color w:val="000000"/>
        </w:rPr>
      </w:pPr>
    </w:p>
    <w:p w14:paraId="41590983" w14:textId="77777777" w:rsidR="00BF64EE" w:rsidRPr="008013A9" w:rsidRDefault="00BF64EE" w:rsidP="00BF64EE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Times New Roman" w:hAnsi="Arial" w:cs="Arial"/>
          <w:color w:val="000000"/>
        </w:rPr>
      </w:pPr>
      <w:r w:rsidRPr="008013A9">
        <w:rPr>
          <w:rFonts w:ascii="Arial" w:eastAsia="Times New Roman" w:hAnsi="Arial" w:cs="Arial"/>
          <w:color w:val="000000"/>
        </w:rPr>
        <w:t xml:space="preserve">O ISEG possui várias aplicações informáticas que não comunicam entre si e todo um conjunto de processos administrativos e financeiros baseados em processamento manual e em suporte de papel. A informação é por isso dispersa, de difícil acesso e o tratamento dos dados oriundos dessas aplicações informáticas obriga a um tratamento manual o que se traduz em constrangimentos na capacidade de decisão por parte dos órgãos de gestão do Instituto. </w:t>
      </w:r>
    </w:p>
    <w:p w14:paraId="0FCEC574" w14:textId="77777777" w:rsidR="00BF64EE" w:rsidRPr="008013A9" w:rsidRDefault="00BF64EE" w:rsidP="00BF64EE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Times New Roman" w:hAnsi="Arial" w:cs="Arial"/>
          <w:color w:val="000000"/>
        </w:rPr>
      </w:pPr>
      <w:r w:rsidRPr="008013A9">
        <w:rPr>
          <w:rFonts w:ascii="Arial" w:eastAsia="Times New Roman" w:hAnsi="Arial" w:cs="Arial"/>
          <w:color w:val="000000"/>
        </w:rPr>
        <w:t xml:space="preserve">De igual modo, </w:t>
      </w:r>
      <w:r>
        <w:rPr>
          <w:rFonts w:ascii="Arial" w:eastAsia="Times New Roman" w:hAnsi="Arial" w:cs="Arial"/>
          <w:color w:val="000000"/>
        </w:rPr>
        <w:t>ao nível</w:t>
      </w:r>
      <w:r w:rsidRPr="008013A9">
        <w:rPr>
          <w:rFonts w:ascii="Arial" w:eastAsia="Times New Roman" w:hAnsi="Arial" w:cs="Arial"/>
          <w:color w:val="000000"/>
        </w:rPr>
        <w:t xml:space="preserve"> dos processos académicos, constata-se que a solicitação de serviços por parte dos alunos exige a repetição frequente do registo dos dados individuais sendo a tramitação interna posteriormente demorada devido aos circuitos internos que são utilizados (impressão do pedido em papel, aguardar recolha de correio, distribuição de correio, etc.). O mesmo se passa no que diz respeito a pagamentos solicitados pelos fornecedores bem como os processos de deslocação para </w:t>
      </w:r>
      <w:r>
        <w:rPr>
          <w:rFonts w:ascii="Arial" w:eastAsia="Times New Roman" w:hAnsi="Arial" w:cs="Arial"/>
          <w:color w:val="000000"/>
        </w:rPr>
        <w:t>p</w:t>
      </w:r>
      <w:r w:rsidRPr="008013A9">
        <w:rPr>
          <w:rFonts w:ascii="Arial" w:eastAsia="Times New Roman" w:hAnsi="Arial" w:cs="Arial"/>
          <w:color w:val="000000"/>
        </w:rPr>
        <w:t xml:space="preserve">rojetos ou </w:t>
      </w:r>
      <w:r>
        <w:rPr>
          <w:rFonts w:ascii="Arial" w:eastAsia="Times New Roman" w:hAnsi="Arial" w:cs="Arial"/>
          <w:color w:val="000000"/>
        </w:rPr>
        <w:t>m</w:t>
      </w:r>
      <w:r w:rsidRPr="008013A9">
        <w:rPr>
          <w:rFonts w:ascii="Arial" w:eastAsia="Times New Roman" w:hAnsi="Arial" w:cs="Arial"/>
          <w:color w:val="000000"/>
        </w:rPr>
        <w:t xml:space="preserve">issões no exterior. Isto significa que para além dos custos elevados associados à realização dos serviços se verifica um acumular de documentos e papel de suporte </w:t>
      </w:r>
      <w:r w:rsidRPr="008013A9">
        <w:rPr>
          <w:rFonts w:ascii="Arial" w:eastAsia="Times New Roman" w:hAnsi="Arial" w:cs="Arial"/>
          <w:color w:val="000000"/>
        </w:rPr>
        <w:lastRenderedPageBreak/>
        <w:t>que exigem o respetivo tratamento de arquivo e de custódia.</w:t>
      </w:r>
    </w:p>
    <w:p w14:paraId="0A79A4F9" w14:textId="77777777" w:rsidR="00BF64EE" w:rsidRPr="00C2228A" w:rsidRDefault="00BF64EE" w:rsidP="00BF64EE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Times New Roman" w:hAnsi="Arial" w:cs="Arial"/>
          <w:color w:val="000000"/>
        </w:rPr>
      </w:pPr>
      <w:r w:rsidRPr="008013A9">
        <w:rPr>
          <w:rFonts w:ascii="Arial" w:eastAsia="Times New Roman" w:hAnsi="Arial" w:cs="Arial"/>
          <w:color w:val="000000"/>
        </w:rPr>
        <w:t>Desta forma, o âmbito de intervenção do presente projeto de candidatura incidirá sobre duas vert</w:t>
      </w:r>
      <w:r w:rsidRPr="00C2228A">
        <w:rPr>
          <w:rFonts w:ascii="Arial" w:eastAsia="Times New Roman" w:hAnsi="Arial" w:cs="Arial"/>
          <w:color w:val="000000"/>
        </w:rPr>
        <w:t>entes principais:</w:t>
      </w:r>
    </w:p>
    <w:p w14:paraId="77BA8FEA" w14:textId="0D349992" w:rsidR="00BF64EE" w:rsidRDefault="00BF64EE" w:rsidP="00BF64EE">
      <w:pPr>
        <w:pStyle w:val="PargrafodaLista"/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before="283"/>
        <w:ind w:right="-1"/>
        <w:jc w:val="both"/>
        <w:rPr>
          <w:rFonts w:ascii="Arial" w:eastAsia="Times New Roman" w:hAnsi="Arial" w:cs="Arial"/>
          <w:color w:val="000000"/>
        </w:rPr>
      </w:pPr>
      <w:r w:rsidRPr="00C2228A">
        <w:rPr>
          <w:rFonts w:ascii="Arial" w:eastAsia="Times New Roman" w:hAnsi="Arial" w:cs="Arial"/>
          <w:color w:val="000000"/>
        </w:rPr>
        <w:t>Desmaterialização de processos e arquivo digital com módulo único de entrada e saída de documentos: os processos de gestão administrativa, financeira e de recursos humanos são ainda trabalhados em papel e com um sistema de correio que, para além de oneroso, se traduz num elevado dispêndio de tempo associado aos diversos serviços prestados, originando, em alguns casos, processos redundantes e atividades em duplicado.</w:t>
      </w:r>
    </w:p>
    <w:p w14:paraId="35F43907" w14:textId="77777777" w:rsidR="00FE22FA" w:rsidRDefault="00FE22FA" w:rsidP="00FE22FA">
      <w:pPr>
        <w:pStyle w:val="PargrafodaLista"/>
        <w:widowControl w:val="0"/>
        <w:pBdr>
          <w:top w:val="nil"/>
          <w:left w:val="nil"/>
          <w:bottom w:val="nil"/>
          <w:right w:val="nil"/>
          <w:between w:val="nil"/>
        </w:pBdr>
        <w:spacing w:before="283"/>
        <w:ind w:left="412" w:right="-1"/>
        <w:jc w:val="both"/>
        <w:rPr>
          <w:rFonts w:ascii="Arial" w:eastAsia="Times New Roman" w:hAnsi="Arial" w:cs="Arial"/>
          <w:color w:val="000000"/>
        </w:rPr>
      </w:pPr>
    </w:p>
    <w:p w14:paraId="0864084E" w14:textId="77777777" w:rsidR="00BF64EE" w:rsidRPr="00C2228A" w:rsidRDefault="00BF64EE" w:rsidP="00BF64EE">
      <w:pPr>
        <w:pStyle w:val="PargrafodaLista"/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Times New Roman" w:hAnsi="Arial" w:cs="Arial"/>
          <w:color w:val="000000"/>
        </w:rPr>
      </w:pPr>
      <w:r w:rsidRPr="00C2228A">
        <w:rPr>
          <w:rFonts w:ascii="Arial" w:eastAsia="Times New Roman" w:hAnsi="Arial" w:cs="Arial"/>
          <w:color w:val="000000"/>
        </w:rPr>
        <w:t xml:space="preserve">Interoperabilidade de sistemas e serviços: </w:t>
      </w:r>
      <w:r>
        <w:rPr>
          <w:rFonts w:ascii="Arial" w:eastAsia="Times New Roman" w:hAnsi="Arial" w:cs="Arial"/>
          <w:color w:val="000000"/>
        </w:rPr>
        <w:t xml:space="preserve">existem ainda várias situações em que </w:t>
      </w:r>
      <w:r w:rsidRPr="00C2228A">
        <w:rPr>
          <w:rFonts w:ascii="Arial" w:eastAsia="Times New Roman" w:hAnsi="Arial" w:cs="Arial"/>
          <w:color w:val="000000"/>
        </w:rPr>
        <w:t>as aplicações informáticas do ISE</w:t>
      </w:r>
      <w:r>
        <w:rPr>
          <w:rFonts w:ascii="Arial" w:eastAsia="Times New Roman" w:hAnsi="Arial" w:cs="Arial"/>
          <w:color w:val="000000"/>
        </w:rPr>
        <w:t>G</w:t>
      </w:r>
      <w:r w:rsidRPr="00C2228A">
        <w:rPr>
          <w:rFonts w:ascii="Arial" w:eastAsia="Times New Roman" w:hAnsi="Arial" w:cs="Arial"/>
          <w:color w:val="000000"/>
        </w:rPr>
        <w:t xml:space="preserve"> não comunicam entre si o que se traduz na dispersão e na dificuldade de acesso à informação. Como efeito colateral esta situação implica um tratamento manual de dados o que faz com que o acesso a indicadores de gestão seja um processo longo e de custo elevado. De igual modo não existe o aproveitamento de sinergias com aplicações e plataformas disponíveis na Administração Pública.</w:t>
      </w:r>
    </w:p>
    <w:p w14:paraId="009F4572" w14:textId="77777777" w:rsidR="00BF64EE" w:rsidRPr="00C2228A" w:rsidRDefault="00BF64EE" w:rsidP="00BF64EE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Times New Roman" w:hAnsi="Arial" w:cs="Arial"/>
          <w:color w:val="000000"/>
        </w:rPr>
      </w:pPr>
      <w:r w:rsidRPr="00C2228A">
        <w:rPr>
          <w:rFonts w:ascii="Arial" w:eastAsia="Times New Roman" w:hAnsi="Arial" w:cs="Arial"/>
          <w:color w:val="000000"/>
        </w:rPr>
        <w:t>Entrando num maior nível de detalhe podemos afirmar que uma boa parte dos processos administrativos obrigam à deslocação de pessoas na comunicação e tramitação de documentos entre as áreas dos recursos humanos, da contabilidade, do aprovisionamento e académica, entre outros.</w:t>
      </w:r>
    </w:p>
    <w:p w14:paraId="0BFF1DB1" w14:textId="65382981" w:rsidR="00EC57CA" w:rsidRDefault="00BF64EE" w:rsidP="00BF64EE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ins w:id="542" w:author="João Carlos Rodrigue" w:date="2020-06-13T10:56:00Z"/>
          <w:rFonts w:ascii="Arial" w:eastAsia="Times New Roman" w:hAnsi="Arial" w:cs="Arial"/>
          <w:color w:val="000000"/>
        </w:rPr>
      </w:pPr>
      <w:r w:rsidRPr="00C2228A">
        <w:rPr>
          <w:rFonts w:ascii="Arial" w:eastAsia="Times New Roman" w:hAnsi="Arial" w:cs="Arial"/>
          <w:color w:val="000000"/>
        </w:rPr>
        <w:t xml:space="preserve">Por outro lado, é necessário proceder a um levantamento e definição de processos e de fluxos de atividades que agilizem a prestação do serviço e diminuam o custo operacional. </w:t>
      </w:r>
      <w:r w:rsidR="00C746B1">
        <w:rPr>
          <w:rFonts w:ascii="Arial" w:eastAsia="Times New Roman" w:hAnsi="Arial" w:cs="Arial"/>
          <w:color w:val="000000"/>
        </w:rPr>
        <w:t xml:space="preserve">Assim, será realizado um levantamento integral de todos os processos abrangidos pela implementação desta solução, ao nível administrativo, financeiro, dos recursos humanos, da gestão académica e outros, com o objetivo de proceder ao seu redesenho e otimização processual, de procedimentos e controlo, em função do </w:t>
      </w:r>
      <w:proofErr w:type="spellStart"/>
      <w:r w:rsidR="00C746B1">
        <w:rPr>
          <w:rFonts w:ascii="Arial" w:eastAsia="Times New Roman" w:hAnsi="Arial" w:cs="Arial"/>
          <w:color w:val="000000"/>
        </w:rPr>
        <w:t>workflow</w:t>
      </w:r>
      <w:proofErr w:type="spellEnd"/>
      <w:r w:rsidR="00C746B1">
        <w:rPr>
          <w:rFonts w:ascii="Arial" w:eastAsia="Times New Roman" w:hAnsi="Arial" w:cs="Arial"/>
          <w:color w:val="000000"/>
        </w:rPr>
        <w:t xml:space="preserve"> instalado, para inserção posterior de todos os processos atualizados nessa ferramenta. </w:t>
      </w:r>
      <w:r w:rsidRPr="00C2228A">
        <w:rPr>
          <w:rFonts w:ascii="Arial" w:eastAsia="Times New Roman" w:hAnsi="Arial" w:cs="Arial"/>
          <w:color w:val="000000"/>
        </w:rPr>
        <w:t xml:space="preserve">Não existe um mapeamento de </w:t>
      </w:r>
      <w:proofErr w:type="spellStart"/>
      <w:r w:rsidRPr="00C2228A">
        <w:rPr>
          <w:rFonts w:ascii="Arial" w:eastAsia="Times New Roman" w:hAnsi="Arial" w:cs="Arial"/>
          <w:color w:val="000000"/>
        </w:rPr>
        <w:t>workflow</w:t>
      </w:r>
      <w:proofErr w:type="spellEnd"/>
      <w:r w:rsidRPr="00C2228A">
        <w:rPr>
          <w:rFonts w:ascii="Arial" w:eastAsia="Times New Roman" w:hAnsi="Arial" w:cs="Arial"/>
          <w:color w:val="000000"/>
        </w:rPr>
        <w:t xml:space="preserve"> que possibilite a automatização dos processos, a eliminação de repetições (quer de tarefas</w:t>
      </w:r>
      <w:r>
        <w:rPr>
          <w:rFonts w:ascii="Arial" w:eastAsia="Times New Roman" w:hAnsi="Arial" w:cs="Arial"/>
          <w:color w:val="000000"/>
        </w:rPr>
        <w:t>,</w:t>
      </w:r>
      <w:r w:rsidRPr="00C2228A">
        <w:rPr>
          <w:rFonts w:ascii="Arial" w:eastAsia="Times New Roman" w:hAnsi="Arial" w:cs="Arial"/>
          <w:color w:val="000000"/>
        </w:rPr>
        <w:t xml:space="preserve"> quer de documentos), a coordenação de recursos e uma melhor gestão de tempo o que contribui significativamente para as perdas de eficiência e eficácia do sistema e, consequentemente, da organização.</w:t>
      </w:r>
    </w:p>
    <w:p w14:paraId="45B8B327" w14:textId="77777777" w:rsidR="00D532A1" w:rsidRDefault="00D532A1" w:rsidP="00D532A1">
      <w:pPr>
        <w:spacing w:after="0"/>
        <w:rPr>
          <w:ins w:id="543" w:author="João Carlos Rodrigue" w:date="2020-06-13T10:56:00Z"/>
          <w:rFonts w:ascii="Arial" w:eastAsia="Times New Roman" w:hAnsi="Arial" w:cs="Arial"/>
          <w:color w:val="000000"/>
        </w:rPr>
      </w:pPr>
      <w:ins w:id="544" w:author="João Carlos Rodrigue" w:date="2020-06-13T10:56:00Z">
        <w:r>
          <w:rPr>
            <w:rFonts w:ascii="Arial" w:eastAsia="Times New Roman" w:hAnsi="Arial" w:cs="Arial"/>
            <w:color w:val="000000"/>
          </w:rPr>
          <w:t xml:space="preserve">A Gestão Documental e o mapeamento de </w:t>
        </w:r>
        <w:proofErr w:type="spellStart"/>
        <w:r>
          <w:rPr>
            <w:rFonts w:ascii="Arial" w:eastAsia="Times New Roman" w:hAnsi="Arial" w:cs="Arial"/>
            <w:color w:val="000000"/>
          </w:rPr>
          <w:t>workflow</w:t>
        </w:r>
        <w:proofErr w:type="spellEnd"/>
        <w:r>
          <w:rPr>
            <w:rFonts w:ascii="Arial" w:eastAsia="Times New Roman" w:hAnsi="Arial" w:cs="Arial"/>
            <w:color w:val="000000"/>
          </w:rPr>
          <w:t xml:space="preserve"> abrangem a totalidade das atividades e processos do ISEG destacando-se:</w:t>
        </w:r>
      </w:ins>
    </w:p>
    <w:p w14:paraId="59BDC512" w14:textId="77777777" w:rsidR="00D532A1" w:rsidRPr="008C1D60" w:rsidRDefault="00D532A1" w:rsidP="00D532A1">
      <w:pPr>
        <w:pStyle w:val="PargrafodaLista"/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851" w:right="-1" w:hanging="294"/>
        <w:jc w:val="both"/>
        <w:rPr>
          <w:ins w:id="545" w:author="João Carlos Rodrigue" w:date="2020-06-13T10:56:00Z"/>
          <w:rFonts w:ascii="Arial" w:eastAsia="Times New Roman" w:hAnsi="Arial" w:cs="Arial"/>
          <w:color w:val="000000"/>
        </w:rPr>
      </w:pPr>
      <w:ins w:id="546" w:author="João Carlos Rodrigue" w:date="2020-06-13T10:56:00Z">
        <w:r w:rsidRPr="008C1D60">
          <w:rPr>
            <w:rFonts w:ascii="Arial" w:eastAsia="Times New Roman" w:hAnsi="Arial" w:cs="Arial"/>
            <w:color w:val="000000"/>
          </w:rPr>
          <w:t>Processos administrativos de definição da estratégia e planeamento:</w:t>
        </w:r>
      </w:ins>
    </w:p>
    <w:p w14:paraId="603E1E93" w14:textId="77777777" w:rsidR="00D532A1" w:rsidRPr="008C1D60" w:rsidRDefault="00D532A1" w:rsidP="00D532A1">
      <w:pPr>
        <w:pStyle w:val="PargrafodaLista"/>
        <w:widowControl w:val="0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ins w:id="547" w:author="João Carlos Rodrigue" w:date="2020-06-13T10:56:00Z"/>
          <w:rFonts w:ascii="Arial" w:eastAsia="Times New Roman" w:hAnsi="Arial" w:cs="Arial"/>
          <w:color w:val="000000"/>
        </w:rPr>
      </w:pPr>
      <w:ins w:id="548" w:author="João Carlos Rodrigue" w:date="2020-06-13T10:56:00Z">
        <w:r w:rsidRPr="008C1D60">
          <w:rPr>
            <w:rFonts w:ascii="Arial" w:eastAsia="Times New Roman" w:hAnsi="Arial" w:cs="Arial"/>
            <w:color w:val="000000"/>
          </w:rPr>
          <w:t>Diagnóstico e definição do plano estratégico do ISEG;</w:t>
        </w:r>
      </w:ins>
    </w:p>
    <w:p w14:paraId="4A27E1D7" w14:textId="77777777" w:rsidR="00D532A1" w:rsidRDefault="00D532A1" w:rsidP="00D532A1">
      <w:pPr>
        <w:pStyle w:val="PargrafodaLista"/>
        <w:widowControl w:val="0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ins w:id="549" w:author="João Carlos Rodrigue" w:date="2020-06-13T10:56:00Z"/>
          <w:rFonts w:ascii="Arial" w:eastAsia="Times New Roman" w:hAnsi="Arial" w:cs="Arial"/>
          <w:color w:val="000000"/>
        </w:rPr>
      </w:pPr>
      <w:ins w:id="550" w:author="João Carlos Rodrigue" w:date="2020-06-13T10:56:00Z">
        <w:r w:rsidRPr="008C1D60">
          <w:rPr>
            <w:rFonts w:ascii="Arial" w:eastAsia="Times New Roman" w:hAnsi="Arial" w:cs="Arial"/>
            <w:color w:val="000000"/>
          </w:rPr>
          <w:t>Elaboração do plano operacional;</w:t>
        </w:r>
      </w:ins>
    </w:p>
    <w:p w14:paraId="770FD948" w14:textId="77777777" w:rsidR="00D532A1" w:rsidRDefault="00D532A1" w:rsidP="00D532A1">
      <w:pPr>
        <w:pStyle w:val="PargrafodaLista"/>
        <w:widowControl w:val="0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ins w:id="551" w:author="João Carlos Rodrigue" w:date="2020-06-13T10:56:00Z"/>
          <w:rFonts w:ascii="Arial" w:eastAsia="Times New Roman" w:hAnsi="Arial" w:cs="Arial"/>
          <w:color w:val="000000"/>
        </w:rPr>
      </w:pPr>
      <w:ins w:id="552" w:author="João Carlos Rodrigue" w:date="2020-06-13T10:56:00Z">
        <w:r w:rsidRPr="008C1D60">
          <w:rPr>
            <w:rFonts w:ascii="Arial" w:eastAsia="Times New Roman" w:hAnsi="Arial" w:cs="Arial"/>
            <w:color w:val="000000"/>
          </w:rPr>
          <w:t>Acompanhamento da execução do plano estratégico, e operacional;</w:t>
        </w:r>
      </w:ins>
    </w:p>
    <w:p w14:paraId="360F99BD" w14:textId="77777777" w:rsidR="00D532A1" w:rsidRDefault="00D532A1" w:rsidP="00D532A1">
      <w:pPr>
        <w:pStyle w:val="PargrafodaLista"/>
        <w:widowControl w:val="0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ins w:id="553" w:author="João Carlos Rodrigue" w:date="2020-06-13T10:56:00Z"/>
          <w:rFonts w:ascii="Arial" w:eastAsia="Times New Roman" w:hAnsi="Arial" w:cs="Arial"/>
          <w:color w:val="000000"/>
        </w:rPr>
      </w:pPr>
      <w:ins w:id="554" w:author="João Carlos Rodrigue" w:date="2020-06-13T10:56:00Z">
        <w:r w:rsidRPr="008C1D60">
          <w:rPr>
            <w:rFonts w:ascii="Arial" w:eastAsia="Times New Roman" w:hAnsi="Arial" w:cs="Arial"/>
            <w:color w:val="000000"/>
          </w:rPr>
          <w:t>Controlo da execução do orçamento;</w:t>
        </w:r>
      </w:ins>
    </w:p>
    <w:p w14:paraId="0F89C7CC" w14:textId="77777777" w:rsidR="00D532A1" w:rsidRDefault="00D532A1" w:rsidP="00D532A1">
      <w:pPr>
        <w:pStyle w:val="PargrafodaLista"/>
        <w:widowControl w:val="0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ins w:id="555" w:author="João Carlos Rodrigue" w:date="2020-06-13T10:56:00Z"/>
          <w:rFonts w:ascii="Arial" w:eastAsia="Times New Roman" w:hAnsi="Arial" w:cs="Arial"/>
          <w:color w:val="000000"/>
        </w:rPr>
      </w:pPr>
      <w:ins w:id="556" w:author="João Carlos Rodrigue" w:date="2020-06-13T10:56:00Z">
        <w:r w:rsidRPr="008C1D60">
          <w:rPr>
            <w:rFonts w:ascii="Arial" w:eastAsia="Times New Roman" w:hAnsi="Arial" w:cs="Arial"/>
            <w:color w:val="000000"/>
          </w:rPr>
          <w:t>Revisão dos planos em função da execução;</w:t>
        </w:r>
      </w:ins>
    </w:p>
    <w:p w14:paraId="33C2924F" w14:textId="77777777" w:rsidR="00D532A1" w:rsidRPr="008C1D60" w:rsidRDefault="00D532A1" w:rsidP="00D532A1">
      <w:pPr>
        <w:pStyle w:val="PargrafodaLista"/>
        <w:widowControl w:val="0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ins w:id="557" w:author="João Carlos Rodrigue" w:date="2020-06-13T10:56:00Z"/>
          <w:rFonts w:ascii="Arial" w:eastAsia="Times New Roman" w:hAnsi="Arial" w:cs="Arial"/>
          <w:color w:val="000000"/>
        </w:rPr>
      </w:pPr>
      <w:ins w:id="558" w:author="João Carlos Rodrigue" w:date="2020-06-13T10:56:00Z">
        <w:r w:rsidRPr="008C1D60">
          <w:rPr>
            <w:rFonts w:ascii="Arial" w:eastAsia="Times New Roman" w:hAnsi="Arial" w:cs="Arial"/>
            <w:color w:val="000000"/>
          </w:rPr>
          <w:t>Reporte e prestação de contas sobre a execução da estratégia.</w:t>
        </w:r>
      </w:ins>
    </w:p>
    <w:p w14:paraId="4A73B930" w14:textId="77777777" w:rsidR="00D532A1" w:rsidRPr="008C1D60" w:rsidRDefault="00D532A1" w:rsidP="00D532A1">
      <w:pPr>
        <w:pStyle w:val="PargrafodaLista"/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851" w:right="-1" w:hanging="284"/>
        <w:jc w:val="both"/>
        <w:rPr>
          <w:ins w:id="559" w:author="João Carlos Rodrigue" w:date="2020-06-13T10:56:00Z"/>
          <w:rFonts w:ascii="Arial" w:eastAsia="Times New Roman" w:hAnsi="Arial" w:cs="Arial"/>
          <w:color w:val="000000"/>
        </w:rPr>
      </w:pPr>
      <w:ins w:id="560" w:author="João Carlos Rodrigue" w:date="2020-06-13T10:56:00Z">
        <w:r w:rsidRPr="008C1D60">
          <w:rPr>
            <w:rFonts w:ascii="Arial" w:eastAsia="Times New Roman" w:hAnsi="Arial" w:cs="Arial"/>
            <w:color w:val="000000"/>
          </w:rPr>
          <w:t>Processos administrativos e de gestão do orçamento/conta:</w:t>
        </w:r>
      </w:ins>
    </w:p>
    <w:p w14:paraId="54945422" w14:textId="77777777" w:rsidR="00D532A1" w:rsidRPr="008C1D60" w:rsidRDefault="00D532A1" w:rsidP="00D532A1">
      <w:pPr>
        <w:pStyle w:val="PargrafodaLista"/>
        <w:widowControl w:val="0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ins w:id="561" w:author="João Carlos Rodrigue" w:date="2020-06-13T10:56:00Z"/>
          <w:rFonts w:ascii="Arial" w:eastAsia="Times New Roman" w:hAnsi="Arial" w:cs="Arial"/>
          <w:color w:val="000000"/>
        </w:rPr>
      </w:pPr>
      <w:ins w:id="562" w:author="João Carlos Rodrigue" w:date="2020-06-13T10:56:00Z">
        <w:r w:rsidRPr="008C1D60">
          <w:rPr>
            <w:rFonts w:ascii="Arial" w:eastAsia="Times New Roman" w:hAnsi="Arial" w:cs="Arial"/>
            <w:color w:val="000000"/>
          </w:rPr>
          <w:t>Elaboração e execução do orçamento;</w:t>
        </w:r>
      </w:ins>
    </w:p>
    <w:p w14:paraId="596C7331" w14:textId="77777777" w:rsidR="00D532A1" w:rsidRPr="008C1D60" w:rsidRDefault="00D532A1" w:rsidP="00D532A1">
      <w:pPr>
        <w:pStyle w:val="PargrafodaLista"/>
        <w:widowControl w:val="0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ins w:id="563" w:author="João Carlos Rodrigue" w:date="2020-06-13T10:56:00Z"/>
          <w:rFonts w:ascii="Arial" w:eastAsia="Times New Roman" w:hAnsi="Arial" w:cs="Arial"/>
          <w:color w:val="000000"/>
        </w:rPr>
      </w:pPr>
      <w:ins w:id="564" w:author="João Carlos Rodrigue" w:date="2020-06-13T10:56:00Z">
        <w:r w:rsidRPr="008C1D60">
          <w:rPr>
            <w:rFonts w:ascii="Arial" w:eastAsia="Times New Roman" w:hAnsi="Arial" w:cs="Arial"/>
            <w:color w:val="000000"/>
          </w:rPr>
          <w:lastRenderedPageBreak/>
          <w:t>Controlo da execução orçamental;</w:t>
        </w:r>
      </w:ins>
    </w:p>
    <w:p w14:paraId="308C0CA6" w14:textId="77777777" w:rsidR="00D532A1" w:rsidRPr="008C1D60" w:rsidRDefault="00D532A1" w:rsidP="00D532A1">
      <w:pPr>
        <w:pStyle w:val="PargrafodaLista"/>
        <w:widowControl w:val="0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ins w:id="565" w:author="João Carlos Rodrigue" w:date="2020-06-13T10:56:00Z"/>
          <w:rFonts w:ascii="Arial" w:eastAsia="Times New Roman" w:hAnsi="Arial" w:cs="Arial"/>
          <w:color w:val="000000"/>
        </w:rPr>
      </w:pPr>
      <w:ins w:id="566" w:author="João Carlos Rodrigue" w:date="2020-06-13T10:56:00Z">
        <w:r w:rsidRPr="008C1D60">
          <w:rPr>
            <w:rFonts w:ascii="Arial" w:eastAsia="Times New Roman" w:hAnsi="Arial" w:cs="Arial"/>
            <w:color w:val="000000"/>
          </w:rPr>
          <w:t>Reporte e controlo na gestão da execução orçamental;</w:t>
        </w:r>
      </w:ins>
    </w:p>
    <w:p w14:paraId="07CDFAB9" w14:textId="77777777" w:rsidR="00D532A1" w:rsidRPr="008C1D60" w:rsidRDefault="00D532A1" w:rsidP="00D532A1">
      <w:pPr>
        <w:pStyle w:val="PargrafodaLista"/>
        <w:widowControl w:val="0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ins w:id="567" w:author="João Carlos Rodrigue" w:date="2020-06-13T10:56:00Z"/>
          <w:rFonts w:ascii="Arial" w:eastAsia="Times New Roman" w:hAnsi="Arial" w:cs="Arial"/>
          <w:color w:val="000000"/>
        </w:rPr>
      </w:pPr>
      <w:ins w:id="568" w:author="João Carlos Rodrigue" w:date="2020-06-13T10:56:00Z">
        <w:r w:rsidRPr="008C1D60">
          <w:rPr>
            <w:rFonts w:ascii="Arial" w:eastAsia="Times New Roman" w:hAnsi="Arial" w:cs="Arial"/>
            <w:color w:val="000000"/>
          </w:rPr>
          <w:t>Elaboração e apresentação do Relatório e Contas.</w:t>
        </w:r>
      </w:ins>
    </w:p>
    <w:p w14:paraId="04184A73" w14:textId="77777777" w:rsidR="00D532A1" w:rsidRPr="008C1D60" w:rsidRDefault="00D532A1" w:rsidP="00D532A1">
      <w:pPr>
        <w:pStyle w:val="PargrafodaLista"/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851" w:right="-1" w:hanging="284"/>
        <w:jc w:val="both"/>
        <w:rPr>
          <w:ins w:id="569" w:author="João Carlos Rodrigue" w:date="2020-06-13T10:56:00Z"/>
          <w:rFonts w:ascii="Arial" w:eastAsia="Times New Roman" w:hAnsi="Arial" w:cs="Arial"/>
          <w:color w:val="000000"/>
        </w:rPr>
      </w:pPr>
      <w:ins w:id="570" w:author="João Carlos Rodrigue" w:date="2020-06-13T10:56:00Z">
        <w:r w:rsidRPr="008C1D60">
          <w:rPr>
            <w:rFonts w:ascii="Arial" w:eastAsia="Times New Roman" w:hAnsi="Arial" w:cs="Arial"/>
            <w:color w:val="000000"/>
          </w:rPr>
          <w:t>Processos administrativos e de gestão das compras:</w:t>
        </w:r>
      </w:ins>
    </w:p>
    <w:p w14:paraId="32ECDCF1" w14:textId="77777777" w:rsidR="00D532A1" w:rsidRPr="008C1D60" w:rsidRDefault="00D532A1" w:rsidP="00D532A1">
      <w:pPr>
        <w:pStyle w:val="PargrafodaLista"/>
        <w:widowControl w:val="0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ins w:id="571" w:author="João Carlos Rodrigue" w:date="2020-06-13T10:56:00Z"/>
          <w:rFonts w:ascii="Arial" w:eastAsia="Times New Roman" w:hAnsi="Arial" w:cs="Arial"/>
          <w:color w:val="000000"/>
        </w:rPr>
      </w:pPr>
      <w:ins w:id="572" w:author="João Carlos Rodrigue" w:date="2020-06-13T10:56:00Z">
        <w:r w:rsidRPr="008C1D60">
          <w:rPr>
            <w:rFonts w:ascii="Arial" w:eastAsia="Times New Roman" w:hAnsi="Arial" w:cs="Arial"/>
            <w:color w:val="000000"/>
          </w:rPr>
          <w:t>Levantamento e gestão das necessidades do ISEG;</w:t>
        </w:r>
      </w:ins>
    </w:p>
    <w:p w14:paraId="43E4E81C" w14:textId="77777777" w:rsidR="00D532A1" w:rsidRPr="008C1D60" w:rsidRDefault="00D532A1" w:rsidP="00D532A1">
      <w:pPr>
        <w:pStyle w:val="PargrafodaLista"/>
        <w:widowControl w:val="0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ins w:id="573" w:author="João Carlos Rodrigue" w:date="2020-06-13T10:56:00Z"/>
          <w:rFonts w:ascii="Arial" w:eastAsia="Times New Roman" w:hAnsi="Arial" w:cs="Arial"/>
          <w:color w:val="000000"/>
        </w:rPr>
      </w:pPr>
      <w:ins w:id="574" w:author="João Carlos Rodrigue" w:date="2020-06-13T10:56:00Z">
        <w:r w:rsidRPr="008C1D60">
          <w:rPr>
            <w:rFonts w:ascii="Arial" w:eastAsia="Times New Roman" w:hAnsi="Arial" w:cs="Arial"/>
            <w:color w:val="000000"/>
          </w:rPr>
          <w:t>Contratação pública;</w:t>
        </w:r>
      </w:ins>
    </w:p>
    <w:p w14:paraId="3FA95CDA" w14:textId="77777777" w:rsidR="00D532A1" w:rsidRPr="008C1D60" w:rsidRDefault="00D532A1" w:rsidP="00D532A1">
      <w:pPr>
        <w:pStyle w:val="PargrafodaLista"/>
        <w:widowControl w:val="0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ins w:id="575" w:author="João Carlos Rodrigue" w:date="2020-06-13T10:56:00Z"/>
          <w:rFonts w:ascii="Arial" w:eastAsia="Times New Roman" w:hAnsi="Arial" w:cs="Arial"/>
          <w:color w:val="000000"/>
        </w:rPr>
      </w:pPr>
      <w:ins w:id="576" w:author="João Carlos Rodrigue" w:date="2020-06-13T10:56:00Z">
        <w:r w:rsidRPr="008C1D60">
          <w:rPr>
            <w:rFonts w:ascii="Arial" w:eastAsia="Times New Roman" w:hAnsi="Arial" w:cs="Arial"/>
            <w:color w:val="000000"/>
          </w:rPr>
          <w:t>Reporte e controlo na gestão das compras.</w:t>
        </w:r>
      </w:ins>
    </w:p>
    <w:p w14:paraId="5F5BF980" w14:textId="77777777" w:rsidR="00D532A1" w:rsidRPr="008C1D60" w:rsidRDefault="00D532A1" w:rsidP="00D532A1">
      <w:pPr>
        <w:pStyle w:val="PargrafodaLista"/>
        <w:widowControl w:val="0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851" w:right="-1" w:hanging="284"/>
        <w:jc w:val="both"/>
        <w:rPr>
          <w:ins w:id="577" w:author="João Carlos Rodrigue" w:date="2020-06-13T10:56:00Z"/>
          <w:rFonts w:ascii="Arial" w:eastAsia="Times New Roman" w:hAnsi="Arial" w:cs="Arial"/>
          <w:color w:val="000000"/>
        </w:rPr>
      </w:pPr>
      <w:ins w:id="578" w:author="João Carlos Rodrigue" w:date="2020-06-13T10:56:00Z">
        <w:r w:rsidRPr="008C1D60">
          <w:rPr>
            <w:rFonts w:ascii="Arial" w:eastAsia="Times New Roman" w:hAnsi="Arial" w:cs="Arial"/>
            <w:color w:val="000000"/>
          </w:rPr>
          <w:t>Pagamento/Recebimento dos Serviços disponibilizados pela Instituição.</w:t>
        </w:r>
      </w:ins>
    </w:p>
    <w:p w14:paraId="667F8953" w14:textId="77777777" w:rsidR="00D532A1" w:rsidRPr="008C1D60" w:rsidRDefault="00D532A1" w:rsidP="00D532A1">
      <w:pPr>
        <w:pStyle w:val="PargrafodaLista"/>
        <w:widowControl w:val="0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851" w:right="-1" w:hanging="284"/>
        <w:jc w:val="both"/>
        <w:rPr>
          <w:ins w:id="579" w:author="João Carlos Rodrigue" w:date="2020-06-13T10:56:00Z"/>
          <w:rFonts w:ascii="Arial" w:eastAsia="Times New Roman" w:hAnsi="Arial" w:cs="Arial"/>
          <w:color w:val="000000"/>
        </w:rPr>
      </w:pPr>
      <w:ins w:id="580" w:author="João Carlos Rodrigue" w:date="2020-06-13T10:56:00Z">
        <w:r w:rsidRPr="008C1D60">
          <w:rPr>
            <w:rFonts w:ascii="Arial" w:eastAsia="Times New Roman" w:hAnsi="Arial" w:cs="Arial"/>
            <w:color w:val="000000"/>
          </w:rPr>
          <w:t>Processos administrativos e de gestão dos recursos humanos (RH):</w:t>
        </w:r>
      </w:ins>
    </w:p>
    <w:p w14:paraId="45C42F96" w14:textId="77777777" w:rsidR="00D532A1" w:rsidRPr="008C1D60" w:rsidRDefault="00D532A1" w:rsidP="00D532A1">
      <w:pPr>
        <w:pStyle w:val="PargrafodaLista"/>
        <w:widowControl w:val="0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ins w:id="581" w:author="João Carlos Rodrigue" w:date="2020-06-13T10:56:00Z"/>
          <w:rFonts w:ascii="Arial" w:eastAsia="Times New Roman" w:hAnsi="Arial" w:cs="Arial"/>
          <w:color w:val="000000"/>
        </w:rPr>
      </w:pPr>
      <w:ins w:id="582" w:author="João Carlos Rodrigue" w:date="2020-06-13T10:56:00Z">
        <w:r w:rsidRPr="008C1D60">
          <w:rPr>
            <w:rFonts w:ascii="Arial" w:eastAsia="Times New Roman" w:hAnsi="Arial" w:cs="Arial"/>
            <w:color w:val="000000"/>
          </w:rPr>
          <w:t>Diagnóstico e gestão das necessidades de recursos humanos do ISEG;</w:t>
        </w:r>
      </w:ins>
    </w:p>
    <w:p w14:paraId="12625FB1" w14:textId="77777777" w:rsidR="00D532A1" w:rsidRPr="008C1D60" w:rsidRDefault="00D532A1" w:rsidP="00D532A1">
      <w:pPr>
        <w:pStyle w:val="PargrafodaLista"/>
        <w:widowControl w:val="0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ins w:id="583" w:author="João Carlos Rodrigue" w:date="2020-06-13T10:56:00Z"/>
          <w:rFonts w:ascii="Arial" w:eastAsia="Times New Roman" w:hAnsi="Arial" w:cs="Arial"/>
          <w:color w:val="000000"/>
        </w:rPr>
      </w:pPr>
      <w:ins w:id="584" w:author="João Carlos Rodrigue" w:date="2020-06-13T10:56:00Z">
        <w:r w:rsidRPr="008C1D60">
          <w:rPr>
            <w:rFonts w:ascii="Arial" w:eastAsia="Times New Roman" w:hAnsi="Arial" w:cs="Arial"/>
            <w:color w:val="000000"/>
          </w:rPr>
          <w:t>Elaboração e execução do orçamento de RH;</w:t>
        </w:r>
      </w:ins>
    </w:p>
    <w:p w14:paraId="62FDC6BD" w14:textId="77777777" w:rsidR="00D532A1" w:rsidRPr="008C1D60" w:rsidRDefault="00D532A1" w:rsidP="00D532A1">
      <w:pPr>
        <w:pStyle w:val="PargrafodaLista"/>
        <w:widowControl w:val="0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ins w:id="585" w:author="João Carlos Rodrigue" w:date="2020-06-13T10:56:00Z"/>
          <w:rFonts w:ascii="Arial" w:eastAsia="Times New Roman" w:hAnsi="Arial" w:cs="Arial"/>
          <w:color w:val="000000"/>
        </w:rPr>
      </w:pPr>
      <w:ins w:id="586" w:author="João Carlos Rodrigue" w:date="2020-06-13T10:56:00Z">
        <w:r w:rsidRPr="008C1D60">
          <w:rPr>
            <w:rFonts w:ascii="Arial" w:eastAsia="Times New Roman" w:hAnsi="Arial" w:cs="Arial"/>
            <w:color w:val="000000"/>
          </w:rPr>
          <w:t>Controlo da execução do orçamento de RH;</w:t>
        </w:r>
      </w:ins>
    </w:p>
    <w:p w14:paraId="3CBE3EC4" w14:textId="77777777" w:rsidR="00D532A1" w:rsidRPr="008C1D60" w:rsidRDefault="00D532A1" w:rsidP="00D532A1">
      <w:pPr>
        <w:pStyle w:val="PargrafodaLista"/>
        <w:widowControl w:val="0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ins w:id="587" w:author="João Carlos Rodrigue" w:date="2020-06-13T10:56:00Z"/>
          <w:rFonts w:ascii="Arial" w:eastAsia="Times New Roman" w:hAnsi="Arial" w:cs="Arial"/>
          <w:color w:val="000000"/>
        </w:rPr>
      </w:pPr>
      <w:ins w:id="588" w:author="João Carlos Rodrigue" w:date="2020-06-13T10:56:00Z">
        <w:r w:rsidRPr="008C1D60">
          <w:rPr>
            <w:rFonts w:ascii="Arial" w:eastAsia="Times New Roman" w:hAnsi="Arial" w:cs="Arial"/>
            <w:color w:val="000000"/>
          </w:rPr>
          <w:t>Reporte e controlo na gestão dos RH.</w:t>
        </w:r>
      </w:ins>
    </w:p>
    <w:p w14:paraId="697AB393" w14:textId="77777777" w:rsidR="00D532A1" w:rsidRPr="008C1D60" w:rsidRDefault="00D532A1" w:rsidP="00D532A1">
      <w:pPr>
        <w:pStyle w:val="PargrafodaLista"/>
        <w:widowControl w:val="0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851" w:right="-1" w:hanging="284"/>
        <w:jc w:val="both"/>
        <w:rPr>
          <w:ins w:id="589" w:author="João Carlos Rodrigue" w:date="2020-06-13T10:56:00Z"/>
          <w:rFonts w:ascii="Arial" w:eastAsia="Times New Roman" w:hAnsi="Arial" w:cs="Arial"/>
          <w:color w:val="000000"/>
        </w:rPr>
      </w:pPr>
      <w:ins w:id="590" w:author="João Carlos Rodrigue" w:date="2020-06-13T10:56:00Z">
        <w:r w:rsidRPr="008C1D60">
          <w:rPr>
            <w:rFonts w:ascii="Arial" w:eastAsia="Times New Roman" w:hAnsi="Arial" w:cs="Arial"/>
            <w:color w:val="000000"/>
          </w:rPr>
          <w:t>Processos administrativos e de gestão das instalações e logística:</w:t>
        </w:r>
      </w:ins>
    </w:p>
    <w:p w14:paraId="23480E75" w14:textId="77777777" w:rsidR="00D532A1" w:rsidRPr="008C1D60" w:rsidRDefault="00D532A1" w:rsidP="00D532A1">
      <w:pPr>
        <w:pStyle w:val="PargrafodaLista"/>
        <w:widowControl w:val="0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ins w:id="591" w:author="João Carlos Rodrigue" w:date="2020-06-13T10:56:00Z"/>
          <w:rFonts w:ascii="Arial" w:eastAsia="Times New Roman" w:hAnsi="Arial" w:cs="Arial"/>
          <w:color w:val="000000"/>
        </w:rPr>
      </w:pPr>
      <w:ins w:id="592" w:author="João Carlos Rodrigue" w:date="2020-06-13T10:56:00Z">
        <w:r w:rsidRPr="008C1D60">
          <w:rPr>
            <w:rFonts w:ascii="Arial" w:eastAsia="Times New Roman" w:hAnsi="Arial" w:cs="Arial"/>
            <w:color w:val="000000"/>
          </w:rPr>
          <w:t>Diagnóstico e gestão das necessidades do ISEG;</w:t>
        </w:r>
      </w:ins>
    </w:p>
    <w:p w14:paraId="1E5F623E" w14:textId="77777777" w:rsidR="00D532A1" w:rsidRPr="008C1D60" w:rsidRDefault="00D532A1" w:rsidP="00D532A1">
      <w:pPr>
        <w:pStyle w:val="PargrafodaLista"/>
        <w:widowControl w:val="0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ins w:id="593" w:author="João Carlos Rodrigue" w:date="2020-06-13T10:56:00Z"/>
          <w:rFonts w:ascii="Arial" w:eastAsia="Times New Roman" w:hAnsi="Arial" w:cs="Arial"/>
          <w:color w:val="000000"/>
        </w:rPr>
      </w:pPr>
      <w:ins w:id="594" w:author="João Carlos Rodrigue" w:date="2020-06-13T10:56:00Z">
        <w:r w:rsidRPr="008C1D60">
          <w:rPr>
            <w:rFonts w:ascii="Arial" w:eastAsia="Times New Roman" w:hAnsi="Arial" w:cs="Arial"/>
            <w:color w:val="000000"/>
          </w:rPr>
          <w:t>Elaboração e execução do orçamento de apoio técnico e não técnico, de manutenção e conservação;</w:t>
        </w:r>
      </w:ins>
    </w:p>
    <w:p w14:paraId="4C489FCB" w14:textId="77777777" w:rsidR="00D532A1" w:rsidRPr="008C1D60" w:rsidRDefault="00D532A1" w:rsidP="00D532A1">
      <w:pPr>
        <w:pStyle w:val="PargrafodaLista"/>
        <w:widowControl w:val="0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ins w:id="595" w:author="João Carlos Rodrigue" w:date="2020-06-13T10:56:00Z"/>
          <w:rFonts w:ascii="Arial" w:eastAsia="Times New Roman" w:hAnsi="Arial" w:cs="Arial"/>
          <w:color w:val="000000"/>
        </w:rPr>
      </w:pPr>
      <w:ins w:id="596" w:author="João Carlos Rodrigue" w:date="2020-06-13T10:56:00Z">
        <w:r w:rsidRPr="008C1D60">
          <w:rPr>
            <w:rFonts w:ascii="Arial" w:eastAsia="Times New Roman" w:hAnsi="Arial" w:cs="Arial"/>
            <w:color w:val="000000"/>
          </w:rPr>
          <w:t>Elaboração e execução do plano e orçamento de projetos de remodelação ou expansão do ISEG;</w:t>
        </w:r>
      </w:ins>
    </w:p>
    <w:p w14:paraId="1926FC3A" w14:textId="77777777" w:rsidR="00D532A1" w:rsidRPr="008C1D60" w:rsidRDefault="00D532A1" w:rsidP="00D532A1">
      <w:pPr>
        <w:pStyle w:val="PargrafodaLista"/>
        <w:widowControl w:val="0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ins w:id="597" w:author="João Carlos Rodrigue" w:date="2020-06-13T10:56:00Z"/>
          <w:rFonts w:ascii="Arial" w:eastAsia="Times New Roman" w:hAnsi="Arial" w:cs="Arial"/>
          <w:color w:val="000000"/>
        </w:rPr>
      </w:pPr>
      <w:ins w:id="598" w:author="João Carlos Rodrigue" w:date="2020-06-13T10:56:00Z">
        <w:r w:rsidRPr="008C1D60">
          <w:rPr>
            <w:rFonts w:ascii="Arial" w:eastAsia="Times New Roman" w:hAnsi="Arial" w:cs="Arial"/>
            <w:color w:val="000000"/>
          </w:rPr>
          <w:t>Controlo da execução do orçamento de apoio técnico e não técnico, de manutenção e conservação;</w:t>
        </w:r>
      </w:ins>
    </w:p>
    <w:p w14:paraId="07A6E982" w14:textId="77777777" w:rsidR="00D532A1" w:rsidRPr="008C1D60" w:rsidRDefault="00D532A1" w:rsidP="00D532A1">
      <w:pPr>
        <w:pStyle w:val="PargrafodaLista"/>
        <w:widowControl w:val="0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ins w:id="599" w:author="João Carlos Rodrigue" w:date="2020-06-13T10:56:00Z"/>
          <w:rFonts w:ascii="Arial" w:eastAsia="Times New Roman" w:hAnsi="Arial" w:cs="Arial"/>
          <w:color w:val="000000"/>
        </w:rPr>
      </w:pPr>
      <w:ins w:id="600" w:author="João Carlos Rodrigue" w:date="2020-06-13T10:56:00Z">
        <w:r w:rsidRPr="008C1D60">
          <w:rPr>
            <w:rFonts w:ascii="Arial" w:eastAsia="Times New Roman" w:hAnsi="Arial" w:cs="Arial"/>
            <w:color w:val="000000"/>
          </w:rPr>
          <w:t>Controlo da execução dos projetos de remodelação ou expansão do ISEG;</w:t>
        </w:r>
      </w:ins>
    </w:p>
    <w:p w14:paraId="2958C8B1" w14:textId="77777777" w:rsidR="00D532A1" w:rsidRPr="008C1D60" w:rsidRDefault="00D532A1" w:rsidP="00D532A1">
      <w:pPr>
        <w:pStyle w:val="PargrafodaLista"/>
        <w:widowControl w:val="0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ins w:id="601" w:author="João Carlos Rodrigue" w:date="2020-06-13T10:56:00Z"/>
          <w:rFonts w:ascii="Arial" w:eastAsia="Times New Roman" w:hAnsi="Arial" w:cs="Arial"/>
          <w:color w:val="000000"/>
        </w:rPr>
      </w:pPr>
      <w:ins w:id="602" w:author="João Carlos Rodrigue" w:date="2020-06-13T10:56:00Z">
        <w:r w:rsidRPr="008C1D60">
          <w:rPr>
            <w:rFonts w:ascii="Arial" w:eastAsia="Times New Roman" w:hAnsi="Arial" w:cs="Arial"/>
            <w:color w:val="000000"/>
          </w:rPr>
          <w:t>Integração dos circuitos de informação das solicitações de apoio técnico, não técnico e de manutenção;</w:t>
        </w:r>
      </w:ins>
    </w:p>
    <w:p w14:paraId="4E17E513" w14:textId="77777777" w:rsidR="00D532A1" w:rsidRPr="008C1D60" w:rsidRDefault="00D532A1" w:rsidP="00D532A1">
      <w:pPr>
        <w:pStyle w:val="PargrafodaLista"/>
        <w:widowControl w:val="0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ins w:id="603" w:author="João Carlos Rodrigue" w:date="2020-06-13T10:56:00Z"/>
          <w:rFonts w:ascii="Arial" w:eastAsia="Times New Roman" w:hAnsi="Arial" w:cs="Arial"/>
          <w:color w:val="000000"/>
        </w:rPr>
      </w:pPr>
      <w:ins w:id="604" w:author="João Carlos Rodrigue" w:date="2020-06-13T10:56:00Z">
        <w:r w:rsidRPr="008C1D60">
          <w:rPr>
            <w:rFonts w:ascii="Arial" w:eastAsia="Times New Roman" w:hAnsi="Arial" w:cs="Arial"/>
            <w:color w:val="000000"/>
          </w:rPr>
          <w:t>Reporte e controlo na gestão das instalações e logística.</w:t>
        </w:r>
      </w:ins>
    </w:p>
    <w:p w14:paraId="05BBDB47" w14:textId="77777777" w:rsidR="00D532A1" w:rsidRPr="008C1D60" w:rsidRDefault="00D532A1" w:rsidP="00D532A1">
      <w:pPr>
        <w:pStyle w:val="PargrafodaLista"/>
        <w:widowControl w:val="0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851" w:right="-1" w:hanging="284"/>
        <w:jc w:val="both"/>
        <w:rPr>
          <w:ins w:id="605" w:author="João Carlos Rodrigue" w:date="2020-06-13T10:56:00Z"/>
          <w:rFonts w:ascii="Arial" w:eastAsia="Times New Roman" w:hAnsi="Arial" w:cs="Arial"/>
          <w:color w:val="000000"/>
        </w:rPr>
      </w:pPr>
      <w:ins w:id="606" w:author="João Carlos Rodrigue" w:date="2020-06-13T10:56:00Z">
        <w:r w:rsidRPr="008C1D60">
          <w:rPr>
            <w:rFonts w:ascii="Arial" w:eastAsia="Times New Roman" w:hAnsi="Arial" w:cs="Arial"/>
            <w:color w:val="000000"/>
          </w:rPr>
          <w:t>Processos administrativos e de gestão dos recursos tecnológicos:</w:t>
        </w:r>
      </w:ins>
    </w:p>
    <w:p w14:paraId="12D7F050" w14:textId="77777777" w:rsidR="00D532A1" w:rsidRPr="008C1D60" w:rsidRDefault="00D532A1" w:rsidP="00D532A1">
      <w:pPr>
        <w:pStyle w:val="PargrafodaLista"/>
        <w:widowControl w:val="0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ins w:id="607" w:author="João Carlos Rodrigue" w:date="2020-06-13T10:56:00Z"/>
          <w:rFonts w:ascii="Arial" w:eastAsia="Times New Roman" w:hAnsi="Arial" w:cs="Arial"/>
          <w:color w:val="000000"/>
        </w:rPr>
      </w:pPr>
      <w:ins w:id="608" w:author="João Carlos Rodrigue" w:date="2020-06-13T10:56:00Z">
        <w:r w:rsidRPr="008C1D60">
          <w:rPr>
            <w:rFonts w:ascii="Arial" w:eastAsia="Times New Roman" w:hAnsi="Arial" w:cs="Arial"/>
            <w:color w:val="000000"/>
          </w:rPr>
          <w:t>Diagnóstico e gestão das necessidades de recursos tecnológicos do ISEG;</w:t>
        </w:r>
      </w:ins>
    </w:p>
    <w:p w14:paraId="012AE56A" w14:textId="77777777" w:rsidR="00D532A1" w:rsidRPr="008C1D60" w:rsidRDefault="00D532A1" w:rsidP="00D532A1">
      <w:pPr>
        <w:pStyle w:val="PargrafodaLista"/>
        <w:widowControl w:val="0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ins w:id="609" w:author="João Carlos Rodrigue" w:date="2020-06-13T10:56:00Z"/>
          <w:rFonts w:ascii="Arial" w:eastAsia="Times New Roman" w:hAnsi="Arial" w:cs="Arial"/>
          <w:color w:val="000000"/>
        </w:rPr>
      </w:pPr>
      <w:ins w:id="610" w:author="João Carlos Rodrigue" w:date="2020-06-13T10:56:00Z">
        <w:r w:rsidRPr="008C1D60">
          <w:rPr>
            <w:rFonts w:ascii="Arial" w:eastAsia="Times New Roman" w:hAnsi="Arial" w:cs="Arial"/>
            <w:color w:val="000000"/>
          </w:rPr>
          <w:t>Integração dos circuitos de informação das solicitações de apoio técnico e de manutenção;</w:t>
        </w:r>
      </w:ins>
    </w:p>
    <w:p w14:paraId="65AFB766" w14:textId="77777777" w:rsidR="00D532A1" w:rsidRPr="008C1D60" w:rsidRDefault="00D532A1" w:rsidP="00D532A1">
      <w:pPr>
        <w:pStyle w:val="PargrafodaLista"/>
        <w:widowControl w:val="0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ins w:id="611" w:author="João Carlos Rodrigue" w:date="2020-06-13T10:56:00Z"/>
          <w:rFonts w:ascii="Arial" w:eastAsia="Times New Roman" w:hAnsi="Arial" w:cs="Arial"/>
          <w:color w:val="000000"/>
        </w:rPr>
      </w:pPr>
      <w:ins w:id="612" w:author="João Carlos Rodrigue" w:date="2020-06-13T10:56:00Z">
        <w:r w:rsidRPr="008C1D60">
          <w:rPr>
            <w:rFonts w:ascii="Arial" w:eastAsia="Times New Roman" w:hAnsi="Arial" w:cs="Arial"/>
            <w:color w:val="000000"/>
          </w:rPr>
          <w:t>Elaboração e execução do orçamento de recursos tecnológicos;</w:t>
        </w:r>
      </w:ins>
    </w:p>
    <w:p w14:paraId="211B9E1F" w14:textId="77777777" w:rsidR="00D532A1" w:rsidRPr="008C1D60" w:rsidRDefault="00D532A1" w:rsidP="00D532A1">
      <w:pPr>
        <w:pStyle w:val="PargrafodaLista"/>
        <w:widowControl w:val="0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ins w:id="613" w:author="João Carlos Rodrigue" w:date="2020-06-13T10:56:00Z"/>
          <w:rFonts w:ascii="Arial" w:eastAsia="Times New Roman" w:hAnsi="Arial" w:cs="Arial"/>
          <w:color w:val="000000"/>
        </w:rPr>
      </w:pPr>
      <w:ins w:id="614" w:author="João Carlos Rodrigue" w:date="2020-06-13T10:56:00Z">
        <w:r w:rsidRPr="008C1D60">
          <w:rPr>
            <w:rFonts w:ascii="Arial" w:eastAsia="Times New Roman" w:hAnsi="Arial" w:cs="Arial"/>
            <w:color w:val="000000"/>
          </w:rPr>
          <w:t>Controlo da execução do orçamento de recursos tecnológicos;</w:t>
        </w:r>
      </w:ins>
    </w:p>
    <w:p w14:paraId="3B8DD6F1" w14:textId="77777777" w:rsidR="00D532A1" w:rsidRPr="008C1D60" w:rsidRDefault="00D532A1" w:rsidP="00D532A1">
      <w:pPr>
        <w:pStyle w:val="PargrafodaLista"/>
        <w:widowControl w:val="0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ins w:id="615" w:author="João Carlos Rodrigue" w:date="2020-06-13T10:56:00Z"/>
          <w:rFonts w:ascii="Arial" w:eastAsia="Times New Roman" w:hAnsi="Arial" w:cs="Arial"/>
          <w:color w:val="000000"/>
        </w:rPr>
      </w:pPr>
      <w:ins w:id="616" w:author="João Carlos Rodrigue" w:date="2020-06-13T10:56:00Z">
        <w:r w:rsidRPr="008C1D60">
          <w:rPr>
            <w:rFonts w:ascii="Arial" w:eastAsia="Times New Roman" w:hAnsi="Arial" w:cs="Arial"/>
            <w:color w:val="000000"/>
          </w:rPr>
          <w:t>Reporte e controlo na gestão dos recursos tecnológicos.</w:t>
        </w:r>
      </w:ins>
    </w:p>
    <w:p w14:paraId="4B7BA08F" w14:textId="77777777" w:rsidR="00D532A1" w:rsidRPr="008C1D60" w:rsidRDefault="00D532A1" w:rsidP="00D532A1">
      <w:pPr>
        <w:pStyle w:val="PargrafodaLista"/>
        <w:widowControl w:val="0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851" w:right="-1" w:hanging="284"/>
        <w:jc w:val="both"/>
        <w:rPr>
          <w:ins w:id="617" w:author="João Carlos Rodrigue" w:date="2020-06-13T10:56:00Z"/>
          <w:rFonts w:ascii="Arial" w:eastAsia="Times New Roman" w:hAnsi="Arial" w:cs="Arial"/>
          <w:color w:val="000000"/>
        </w:rPr>
      </w:pPr>
      <w:ins w:id="618" w:author="João Carlos Rodrigue" w:date="2020-06-13T10:56:00Z">
        <w:r w:rsidRPr="008C1D60">
          <w:rPr>
            <w:rFonts w:ascii="Arial" w:eastAsia="Times New Roman" w:hAnsi="Arial" w:cs="Arial"/>
            <w:color w:val="000000"/>
          </w:rPr>
          <w:t>Processos administrativos e de gestão comunicação e marketing:</w:t>
        </w:r>
      </w:ins>
    </w:p>
    <w:p w14:paraId="60CB72F3" w14:textId="77777777" w:rsidR="00D532A1" w:rsidRPr="008C1D60" w:rsidRDefault="00D532A1" w:rsidP="00D532A1">
      <w:pPr>
        <w:pStyle w:val="PargrafodaLista"/>
        <w:widowControl w:val="0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ins w:id="619" w:author="João Carlos Rodrigue" w:date="2020-06-13T10:56:00Z"/>
          <w:rFonts w:ascii="Arial" w:eastAsia="Times New Roman" w:hAnsi="Arial" w:cs="Arial"/>
          <w:color w:val="000000"/>
        </w:rPr>
      </w:pPr>
      <w:ins w:id="620" w:author="João Carlos Rodrigue" w:date="2020-06-13T10:56:00Z">
        <w:r w:rsidRPr="008C1D60">
          <w:rPr>
            <w:rFonts w:ascii="Arial" w:eastAsia="Times New Roman" w:hAnsi="Arial" w:cs="Arial"/>
            <w:color w:val="000000"/>
          </w:rPr>
          <w:t>Diagnóstico e gestão das necessidades do ISEG em termos de comunicação e marketing;</w:t>
        </w:r>
      </w:ins>
    </w:p>
    <w:p w14:paraId="7805CEC8" w14:textId="77777777" w:rsidR="00D532A1" w:rsidRPr="008C1D60" w:rsidRDefault="00D532A1" w:rsidP="00D532A1">
      <w:pPr>
        <w:pStyle w:val="PargrafodaLista"/>
        <w:widowControl w:val="0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ins w:id="621" w:author="João Carlos Rodrigue" w:date="2020-06-13T10:56:00Z"/>
          <w:rFonts w:ascii="Arial" w:eastAsia="Times New Roman" w:hAnsi="Arial" w:cs="Arial"/>
          <w:color w:val="000000"/>
        </w:rPr>
      </w:pPr>
      <w:ins w:id="622" w:author="João Carlos Rodrigue" w:date="2020-06-13T10:56:00Z">
        <w:r w:rsidRPr="008C1D60">
          <w:rPr>
            <w:rFonts w:ascii="Arial" w:eastAsia="Times New Roman" w:hAnsi="Arial" w:cs="Arial"/>
            <w:color w:val="000000"/>
          </w:rPr>
          <w:t>Elaboração e execução do plano de comunicação e marketing;</w:t>
        </w:r>
      </w:ins>
    </w:p>
    <w:p w14:paraId="11DACE30" w14:textId="77777777" w:rsidR="00D532A1" w:rsidRPr="008C1D60" w:rsidRDefault="00D532A1" w:rsidP="00D532A1">
      <w:pPr>
        <w:pStyle w:val="PargrafodaLista"/>
        <w:widowControl w:val="0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ins w:id="623" w:author="João Carlos Rodrigue" w:date="2020-06-13T10:56:00Z"/>
          <w:rFonts w:ascii="Arial" w:eastAsia="Times New Roman" w:hAnsi="Arial" w:cs="Arial"/>
          <w:color w:val="000000"/>
        </w:rPr>
      </w:pPr>
      <w:ins w:id="624" w:author="João Carlos Rodrigue" w:date="2020-06-13T10:56:00Z">
        <w:r w:rsidRPr="008C1D60">
          <w:rPr>
            <w:rFonts w:ascii="Arial" w:eastAsia="Times New Roman" w:hAnsi="Arial" w:cs="Arial"/>
            <w:color w:val="000000"/>
          </w:rPr>
          <w:t>Elaboração e execução do orçamento de comunicação e marketing;</w:t>
        </w:r>
      </w:ins>
    </w:p>
    <w:p w14:paraId="1224C0E9" w14:textId="77777777" w:rsidR="00D532A1" w:rsidRPr="008C1D60" w:rsidRDefault="00D532A1" w:rsidP="00D532A1">
      <w:pPr>
        <w:pStyle w:val="PargrafodaLista"/>
        <w:widowControl w:val="0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ins w:id="625" w:author="João Carlos Rodrigue" w:date="2020-06-13T10:56:00Z"/>
          <w:rFonts w:ascii="Arial" w:eastAsia="Times New Roman" w:hAnsi="Arial" w:cs="Arial"/>
          <w:color w:val="000000"/>
        </w:rPr>
      </w:pPr>
      <w:ins w:id="626" w:author="João Carlos Rodrigue" w:date="2020-06-13T10:56:00Z">
        <w:r w:rsidRPr="008C1D60">
          <w:rPr>
            <w:rFonts w:ascii="Arial" w:eastAsia="Times New Roman" w:hAnsi="Arial" w:cs="Arial"/>
            <w:color w:val="000000"/>
          </w:rPr>
          <w:t>Reporte e controlo na gestão da comunicação e marketing.</w:t>
        </w:r>
      </w:ins>
    </w:p>
    <w:p w14:paraId="27096A56" w14:textId="77777777" w:rsidR="00D532A1" w:rsidRPr="008C1D60" w:rsidRDefault="00D532A1" w:rsidP="00D532A1">
      <w:pPr>
        <w:pStyle w:val="PargrafodaLista"/>
        <w:widowControl w:val="0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851" w:right="-1" w:hanging="284"/>
        <w:jc w:val="both"/>
        <w:rPr>
          <w:ins w:id="627" w:author="João Carlos Rodrigue" w:date="2020-06-13T10:56:00Z"/>
          <w:rFonts w:ascii="Arial" w:eastAsia="Times New Roman" w:hAnsi="Arial" w:cs="Arial"/>
          <w:color w:val="000000"/>
        </w:rPr>
      </w:pPr>
      <w:ins w:id="628" w:author="João Carlos Rodrigue" w:date="2020-06-13T10:56:00Z">
        <w:r w:rsidRPr="008C1D60">
          <w:rPr>
            <w:rFonts w:ascii="Arial" w:eastAsia="Times New Roman" w:hAnsi="Arial" w:cs="Arial"/>
            <w:color w:val="000000"/>
          </w:rPr>
          <w:t>Processos administrativos e de gestão da documentação e informação:</w:t>
        </w:r>
      </w:ins>
    </w:p>
    <w:p w14:paraId="2F4127DB" w14:textId="77777777" w:rsidR="00D532A1" w:rsidRPr="008C1D60" w:rsidRDefault="00D532A1" w:rsidP="00D532A1">
      <w:pPr>
        <w:pStyle w:val="PargrafodaLista"/>
        <w:widowControl w:val="0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ins w:id="629" w:author="João Carlos Rodrigue" w:date="2020-06-13T10:56:00Z"/>
          <w:rFonts w:ascii="Arial" w:eastAsia="Times New Roman" w:hAnsi="Arial" w:cs="Arial"/>
          <w:color w:val="000000"/>
        </w:rPr>
      </w:pPr>
      <w:ins w:id="630" w:author="João Carlos Rodrigue" w:date="2020-06-13T10:56:00Z">
        <w:r w:rsidRPr="008C1D60">
          <w:rPr>
            <w:rFonts w:ascii="Arial" w:eastAsia="Times New Roman" w:hAnsi="Arial" w:cs="Arial"/>
            <w:color w:val="000000"/>
          </w:rPr>
          <w:t>Diagnóstico e gestão das necessidades do ISEG em termos de informação e bases de dados académicas;</w:t>
        </w:r>
      </w:ins>
    </w:p>
    <w:p w14:paraId="71A2C264" w14:textId="77777777" w:rsidR="00D532A1" w:rsidRPr="008C1D60" w:rsidRDefault="00D532A1" w:rsidP="00D532A1">
      <w:pPr>
        <w:pStyle w:val="PargrafodaLista"/>
        <w:widowControl w:val="0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ins w:id="631" w:author="João Carlos Rodrigue" w:date="2020-06-13T10:56:00Z"/>
          <w:rFonts w:ascii="Arial" w:eastAsia="Times New Roman" w:hAnsi="Arial" w:cs="Arial"/>
          <w:color w:val="000000"/>
        </w:rPr>
      </w:pPr>
      <w:ins w:id="632" w:author="João Carlos Rodrigue" w:date="2020-06-13T10:56:00Z">
        <w:r w:rsidRPr="008C1D60">
          <w:rPr>
            <w:rFonts w:ascii="Arial" w:eastAsia="Times New Roman" w:hAnsi="Arial" w:cs="Arial"/>
            <w:color w:val="000000"/>
          </w:rPr>
          <w:t>Elaboração e execução do plano da direção de documentação e informação;</w:t>
        </w:r>
      </w:ins>
    </w:p>
    <w:p w14:paraId="0C085B43" w14:textId="77777777" w:rsidR="00D532A1" w:rsidRPr="008C1D60" w:rsidRDefault="00D532A1" w:rsidP="00D532A1">
      <w:pPr>
        <w:pStyle w:val="PargrafodaLista"/>
        <w:widowControl w:val="0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ins w:id="633" w:author="João Carlos Rodrigue" w:date="2020-06-13T10:56:00Z"/>
          <w:rFonts w:ascii="Arial" w:eastAsia="Times New Roman" w:hAnsi="Arial" w:cs="Arial"/>
          <w:color w:val="000000"/>
        </w:rPr>
      </w:pPr>
      <w:ins w:id="634" w:author="João Carlos Rodrigue" w:date="2020-06-13T10:56:00Z">
        <w:r w:rsidRPr="008C1D60">
          <w:rPr>
            <w:rFonts w:ascii="Arial" w:eastAsia="Times New Roman" w:hAnsi="Arial" w:cs="Arial"/>
            <w:color w:val="000000"/>
          </w:rPr>
          <w:t>Elaboração e execução do orçamento de documentação e informação;</w:t>
        </w:r>
      </w:ins>
    </w:p>
    <w:p w14:paraId="37A1C03A" w14:textId="77777777" w:rsidR="00D532A1" w:rsidRPr="008C1D60" w:rsidRDefault="00D532A1" w:rsidP="00D532A1">
      <w:pPr>
        <w:pStyle w:val="PargrafodaLista"/>
        <w:widowControl w:val="0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ins w:id="635" w:author="João Carlos Rodrigue" w:date="2020-06-13T10:56:00Z"/>
          <w:rFonts w:ascii="Arial" w:eastAsia="Times New Roman" w:hAnsi="Arial" w:cs="Arial"/>
          <w:color w:val="000000"/>
        </w:rPr>
      </w:pPr>
      <w:ins w:id="636" w:author="João Carlos Rodrigue" w:date="2020-06-13T10:56:00Z">
        <w:r w:rsidRPr="008C1D60">
          <w:rPr>
            <w:rFonts w:ascii="Arial" w:eastAsia="Times New Roman" w:hAnsi="Arial" w:cs="Arial"/>
            <w:color w:val="000000"/>
          </w:rPr>
          <w:lastRenderedPageBreak/>
          <w:t>Reporte e controlo na gestão de documentação e informação.</w:t>
        </w:r>
      </w:ins>
    </w:p>
    <w:p w14:paraId="53585553" w14:textId="77777777" w:rsidR="00D532A1" w:rsidRPr="008C1D60" w:rsidRDefault="00D532A1" w:rsidP="00D532A1">
      <w:pPr>
        <w:pStyle w:val="PargrafodaLista"/>
        <w:widowControl w:val="0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851" w:right="-1" w:hanging="284"/>
        <w:jc w:val="both"/>
        <w:rPr>
          <w:ins w:id="637" w:author="João Carlos Rodrigue" w:date="2020-06-13T10:56:00Z"/>
          <w:rFonts w:ascii="Arial" w:eastAsia="Times New Roman" w:hAnsi="Arial" w:cs="Arial"/>
          <w:color w:val="000000"/>
        </w:rPr>
      </w:pPr>
      <w:ins w:id="638" w:author="João Carlos Rodrigue" w:date="2020-06-13T10:56:00Z">
        <w:r w:rsidRPr="008C1D60">
          <w:rPr>
            <w:rFonts w:ascii="Arial" w:eastAsia="Times New Roman" w:hAnsi="Arial" w:cs="Arial"/>
            <w:color w:val="000000"/>
          </w:rPr>
          <w:t>Processos administrativos e de gestão do apoio aos alunos:</w:t>
        </w:r>
      </w:ins>
    </w:p>
    <w:p w14:paraId="7ECE2C56" w14:textId="77777777" w:rsidR="00D532A1" w:rsidRPr="008C1D60" w:rsidRDefault="00D532A1" w:rsidP="00D532A1">
      <w:pPr>
        <w:pStyle w:val="PargrafodaLista"/>
        <w:widowControl w:val="0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ins w:id="639" w:author="João Carlos Rodrigue" w:date="2020-06-13T10:56:00Z"/>
          <w:rFonts w:ascii="Arial" w:eastAsia="Times New Roman" w:hAnsi="Arial" w:cs="Arial"/>
          <w:color w:val="000000"/>
        </w:rPr>
      </w:pPr>
      <w:ins w:id="640" w:author="João Carlos Rodrigue" w:date="2020-06-13T10:56:00Z">
        <w:r w:rsidRPr="008C1D60">
          <w:rPr>
            <w:rFonts w:ascii="Arial" w:eastAsia="Times New Roman" w:hAnsi="Arial" w:cs="Arial"/>
            <w:color w:val="000000"/>
          </w:rPr>
          <w:t>Diagnóstico e gestão das necessidades do ISEG em termos de serviços de apoio aos alunos;</w:t>
        </w:r>
      </w:ins>
    </w:p>
    <w:p w14:paraId="4687E19E" w14:textId="77777777" w:rsidR="00D532A1" w:rsidRPr="008C1D60" w:rsidRDefault="00D532A1" w:rsidP="00D532A1">
      <w:pPr>
        <w:pStyle w:val="PargrafodaLista"/>
        <w:widowControl w:val="0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ins w:id="641" w:author="João Carlos Rodrigue" w:date="2020-06-13T10:56:00Z"/>
          <w:rFonts w:ascii="Arial" w:eastAsia="Times New Roman" w:hAnsi="Arial" w:cs="Arial"/>
          <w:color w:val="000000"/>
        </w:rPr>
      </w:pPr>
      <w:ins w:id="642" w:author="João Carlos Rodrigue" w:date="2020-06-13T10:56:00Z">
        <w:r w:rsidRPr="008C1D60">
          <w:rPr>
            <w:rFonts w:ascii="Arial" w:eastAsia="Times New Roman" w:hAnsi="Arial" w:cs="Arial"/>
            <w:color w:val="000000"/>
          </w:rPr>
          <w:t>Elaboração e execução do plano de atividades e afetação de recursos;</w:t>
        </w:r>
      </w:ins>
    </w:p>
    <w:p w14:paraId="65E74655" w14:textId="77777777" w:rsidR="00D532A1" w:rsidRPr="008C1D60" w:rsidRDefault="00D532A1" w:rsidP="00D532A1">
      <w:pPr>
        <w:pStyle w:val="PargrafodaLista"/>
        <w:widowControl w:val="0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ins w:id="643" w:author="João Carlos Rodrigue" w:date="2020-06-13T10:56:00Z"/>
          <w:rFonts w:ascii="Arial" w:eastAsia="Times New Roman" w:hAnsi="Arial" w:cs="Arial"/>
          <w:color w:val="000000"/>
        </w:rPr>
      </w:pPr>
      <w:ins w:id="644" w:author="João Carlos Rodrigue" w:date="2020-06-13T10:56:00Z">
        <w:r w:rsidRPr="008C1D60">
          <w:rPr>
            <w:rFonts w:ascii="Arial" w:eastAsia="Times New Roman" w:hAnsi="Arial" w:cs="Arial"/>
            <w:color w:val="000000"/>
          </w:rPr>
          <w:t>Reporte e controlo na gestão dos serviços de apoio aos alunos.</w:t>
        </w:r>
      </w:ins>
    </w:p>
    <w:p w14:paraId="74822635" w14:textId="77777777" w:rsidR="00D532A1" w:rsidRPr="00896492" w:rsidRDefault="00D532A1" w:rsidP="00D532A1">
      <w:pPr>
        <w:pStyle w:val="PargrafodaLista"/>
        <w:widowControl w:val="0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851" w:right="-1" w:hanging="284"/>
        <w:jc w:val="both"/>
        <w:rPr>
          <w:ins w:id="645" w:author="João Carlos Rodrigue" w:date="2020-06-13T10:56:00Z"/>
          <w:rFonts w:ascii="Arial" w:eastAsia="Times New Roman" w:hAnsi="Arial" w:cs="Arial"/>
          <w:color w:val="000000"/>
        </w:rPr>
      </w:pPr>
      <w:ins w:id="646" w:author="João Carlos Rodrigue" w:date="2020-06-13T10:56:00Z">
        <w:r w:rsidRPr="00896492">
          <w:rPr>
            <w:rFonts w:ascii="Arial" w:eastAsia="Times New Roman" w:hAnsi="Arial" w:cs="Arial"/>
            <w:color w:val="000000"/>
          </w:rPr>
          <w:t>Processos Administrativos na área académica, nomeadamente:</w:t>
        </w:r>
      </w:ins>
    </w:p>
    <w:p w14:paraId="4000BEB5" w14:textId="77777777" w:rsidR="00D532A1" w:rsidRPr="00896492" w:rsidRDefault="00D532A1" w:rsidP="00D532A1">
      <w:pPr>
        <w:pStyle w:val="PargrafodaLista"/>
        <w:widowControl w:val="0"/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ins w:id="647" w:author="João Carlos Rodrigue" w:date="2020-06-13T10:56:00Z"/>
          <w:rFonts w:ascii="Arial" w:eastAsia="Times New Roman" w:hAnsi="Arial" w:cs="Arial"/>
          <w:color w:val="000000"/>
        </w:rPr>
      </w:pPr>
      <w:ins w:id="648" w:author="João Carlos Rodrigue" w:date="2020-06-13T10:56:00Z">
        <w:r w:rsidRPr="00896492">
          <w:rPr>
            <w:rFonts w:ascii="Arial" w:eastAsia="Times New Roman" w:hAnsi="Arial" w:cs="Arial"/>
            <w:color w:val="000000"/>
          </w:rPr>
          <w:t>Inscrição e matrículas dos alunos;</w:t>
        </w:r>
      </w:ins>
    </w:p>
    <w:p w14:paraId="77A0FE8A" w14:textId="77777777" w:rsidR="00D532A1" w:rsidRPr="00896492" w:rsidRDefault="00D532A1" w:rsidP="00D532A1">
      <w:pPr>
        <w:pStyle w:val="PargrafodaLista"/>
        <w:widowControl w:val="0"/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ins w:id="649" w:author="João Carlos Rodrigue" w:date="2020-06-13T10:56:00Z"/>
          <w:rFonts w:ascii="Arial" w:eastAsia="Times New Roman" w:hAnsi="Arial" w:cs="Arial"/>
          <w:color w:val="000000"/>
        </w:rPr>
      </w:pPr>
      <w:ins w:id="650" w:author="João Carlos Rodrigue" w:date="2020-06-13T10:56:00Z">
        <w:r w:rsidRPr="00896492">
          <w:rPr>
            <w:rFonts w:ascii="Arial" w:eastAsia="Times New Roman" w:hAnsi="Arial" w:cs="Arial"/>
            <w:color w:val="000000"/>
          </w:rPr>
          <w:t>Informação sobre os cursos;</w:t>
        </w:r>
      </w:ins>
    </w:p>
    <w:p w14:paraId="7651FDB3" w14:textId="77777777" w:rsidR="00D532A1" w:rsidRPr="00896492" w:rsidRDefault="00D532A1" w:rsidP="00D532A1">
      <w:pPr>
        <w:pStyle w:val="PargrafodaLista"/>
        <w:widowControl w:val="0"/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ins w:id="651" w:author="João Carlos Rodrigue" w:date="2020-06-13T10:56:00Z"/>
          <w:rFonts w:ascii="Arial" w:eastAsia="Times New Roman" w:hAnsi="Arial" w:cs="Arial"/>
          <w:color w:val="000000"/>
        </w:rPr>
      </w:pPr>
      <w:ins w:id="652" w:author="João Carlos Rodrigue" w:date="2020-06-13T10:56:00Z">
        <w:r w:rsidRPr="00896492">
          <w:rPr>
            <w:rFonts w:ascii="Arial" w:eastAsia="Times New Roman" w:hAnsi="Arial" w:cs="Arial"/>
            <w:color w:val="000000"/>
          </w:rPr>
          <w:t>Registo de dados pessoais;</w:t>
        </w:r>
      </w:ins>
    </w:p>
    <w:p w14:paraId="427EA8C0" w14:textId="77777777" w:rsidR="00D532A1" w:rsidRPr="00896492" w:rsidRDefault="00D532A1" w:rsidP="00D532A1">
      <w:pPr>
        <w:pStyle w:val="PargrafodaLista"/>
        <w:widowControl w:val="0"/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ins w:id="653" w:author="João Carlos Rodrigue" w:date="2020-06-13T10:56:00Z"/>
          <w:rFonts w:ascii="Arial" w:eastAsia="Times New Roman" w:hAnsi="Arial" w:cs="Arial"/>
          <w:color w:val="000000"/>
        </w:rPr>
      </w:pPr>
      <w:ins w:id="654" w:author="João Carlos Rodrigue" w:date="2020-06-13T10:56:00Z">
        <w:r w:rsidRPr="00896492">
          <w:rPr>
            <w:rFonts w:ascii="Arial" w:eastAsia="Times New Roman" w:hAnsi="Arial" w:cs="Arial"/>
            <w:color w:val="000000"/>
          </w:rPr>
          <w:t>Informação sobre horários;</w:t>
        </w:r>
      </w:ins>
    </w:p>
    <w:p w14:paraId="101C96CF" w14:textId="77777777" w:rsidR="00D532A1" w:rsidRPr="00896492" w:rsidRDefault="00D532A1" w:rsidP="00D532A1">
      <w:pPr>
        <w:pStyle w:val="PargrafodaLista"/>
        <w:widowControl w:val="0"/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ins w:id="655" w:author="João Carlos Rodrigue" w:date="2020-06-13T10:56:00Z"/>
          <w:rFonts w:ascii="Arial" w:eastAsia="Times New Roman" w:hAnsi="Arial" w:cs="Arial"/>
          <w:color w:val="000000"/>
        </w:rPr>
      </w:pPr>
      <w:ins w:id="656" w:author="João Carlos Rodrigue" w:date="2020-06-13T10:56:00Z">
        <w:r w:rsidRPr="00896492">
          <w:rPr>
            <w:rFonts w:ascii="Arial" w:eastAsia="Times New Roman" w:hAnsi="Arial" w:cs="Arial"/>
            <w:color w:val="000000"/>
          </w:rPr>
          <w:t>Registo de assiduidade;</w:t>
        </w:r>
      </w:ins>
    </w:p>
    <w:p w14:paraId="33D23A7F" w14:textId="77777777" w:rsidR="00D532A1" w:rsidRPr="00896492" w:rsidRDefault="00D532A1" w:rsidP="00D532A1">
      <w:pPr>
        <w:pStyle w:val="PargrafodaLista"/>
        <w:widowControl w:val="0"/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ins w:id="657" w:author="João Carlos Rodrigue" w:date="2020-06-13T10:56:00Z"/>
          <w:rFonts w:ascii="Arial" w:eastAsia="Times New Roman" w:hAnsi="Arial" w:cs="Arial"/>
          <w:color w:val="000000"/>
        </w:rPr>
      </w:pPr>
      <w:ins w:id="658" w:author="João Carlos Rodrigue" w:date="2020-06-13T10:56:00Z">
        <w:r w:rsidRPr="00896492">
          <w:rPr>
            <w:rFonts w:ascii="Arial" w:eastAsia="Times New Roman" w:hAnsi="Arial" w:cs="Arial"/>
            <w:color w:val="000000"/>
          </w:rPr>
          <w:t>Calendário dos exames;</w:t>
        </w:r>
      </w:ins>
    </w:p>
    <w:p w14:paraId="231AF5ED" w14:textId="77777777" w:rsidR="00D532A1" w:rsidRPr="00896492" w:rsidRDefault="00D532A1" w:rsidP="00D532A1">
      <w:pPr>
        <w:pStyle w:val="PargrafodaLista"/>
        <w:widowControl w:val="0"/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ins w:id="659" w:author="João Carlos Rodrigue" w:date="2020-06-13T10:56:00Z"/>
          <w:rFonts w:ascii="Arial" w:eastAsia="Times New Roman" w:hAnsi="Arial" w:cs="Arial"/>
          <w:color w:val="000000"/>
        </w:rPr>
      </w:pPr>
      <w:ins w:id="660" w:author="João Carlos Rodrigue" w:date="2020-06-13T10:56:00Z">
        <w:r w:rsidRPr="00896492">
          <w:rPr>
            <w:rFonts w:ascii="Arial" w:eastAsia="Times New Roman" w:hAnsi="Arial" w:cs="Arial"/>
            <w:color w:val="000000"/>
          </w:rPr>
          <w:t>Sistema de avaliação dos alunos e registo de notas;</w:t>
        </w:r>
      </w:ins>
    </w:p>
    <w:p w14:paraId="5C594C21" w14:textId="77777777" w:rsidR="00D532A1" w:rsidRPr="00896492" w:rsidRDefault="00D532A1" w:rsidP="00D532A1">
      <w:pPr>
        <w:pStyle w:val="PargrafodaLista"/>
        <w:widowControl w:val="0"/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ins w:id="661" w:author="João Carlos Rodrigue" w:date="2020-06-13T10:56:00Z"/>
          <w:rFonts w:ascii="Arial" w:eastAsia="Times New Roman" w:hAnsi="Arial" w:cs="Arial"/>
          <w:color w:val="000000"/>
        </w:rPr>
      </w:pPr>
      <w:ins w:id="662" w:author="João Carlos Rodrigue" w:date="2020-06-13T10:56:00Z">
        <w:r w:rsidRPr="00896492">
          <w:rPr>
            <w:rFonts w:ascii="Arial" w:eastAsia="Times New Roman" w:hAnsi="Arial" w:cs="Arial"/>
            <w:color w:val="000000"/>
          </w:rPr>
          <w:t>Acesso digital à conta corrente;</w:t>
        </w:r>
      </w:ins>
    </w:p>
    <w:p w14:paraId="68CA6F51" w14:textId="77777777" w:rsidR="00D532A1" w:rsidRPr="00896492" w:rsidRDefault="00D532A1" w:rsidP="00D532A1">
      <w:pPr>
        <w:pStyle w:val="PargrafodaLista"/>
        <w:widowControl w:val="0"/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ins w:id="663" w:author="João Carlos Rodrigue" w:date="2020-06-13T10:56:00Z"/>
          <w:rFonts w:ascii="Arial" w:eastAsia="Times New Roman" w:hAnsi="Arial" w:cs="Arial"/>
          <w:color w:val="000000"/>
        </w:rPr>
      </w:pPr>
      <w:ins w:id="664" w:author="João Carlos Rodrigue" w:date="2020-06-13T10:56:00Z">
        <w:r w:rsidRPr="00896492">
          <w:rPr>
            <w:rFonts w:ascii="Arial" w:eastAsia="Times New Roman" w:hAnsi="Arial" w:cs="Arial"/>
            <w:color w:val="000000"/>
          </w:rPr>
          <w:t>Solicitação de documentos.</w:t>
        </w:r>
      </w:ins>
    </w:p>
    <w:p w14:paraId="391D74C1" w14:textId="77777777" w:rsidR="00D532A1" w:rsidRPr="00896492" w:rsidRDefault="00D532A1" w:rsidP="00D532A1">
      <w:pPr>
        <w:pStyle w:val="PargrafodaLista"/>
        <w:widowControl w:val="0"/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851" w:right="-1" w:hanging="284"/>
        <w:jc w:val="both"/>
        <w:rPr>
          <w:ins w:id="665" w:author="João Carlos Rodrigue" w:date="2020-06-13T10:56:00Z"/>
          <w:rFonts w:ascii="Arial" w:eastAsia="Times New Roman" w:hAnsi="Arial" w:cs="Arial"/>
          <w:color w:val="000000"/>
        </w:rPr>
      </w:pPr>
      <w:ins w:id="666" w:author="João Carlos Rodrigue" w:date="2020-06-13T10:56:00Z">
        <w:r w:rsidRPr="00896492">
          <w:rPr>
            <w:rFonts w:ascii="Arial" w:eastAsia="Times New Roman" w:hAnsi="Arial" w:cs="Arial"/>
            <w:color w:val="000000"/>
          </w:rPr>
          <w:t>Integração dos circuitos de informação científica e académica envolvendo os departamentos, os órgãos de gestão e os serviços do ISEG e da Universidade de Lisboa.</w:t>
        </w:r>
      </w:ins>
    </w:p>
    <w:p w14:paraId="3A14F365" w14:textId="77777777" w:rsidR="00D532A1" w:rsidRPr="00896492" w:rsidRDefault="00D532A1" w:rsidP="00D532A1">
      <w:pPr>
        <w:pStyle w:val="PargrafodaLista"/>
        <w:widowControl w:val="0"/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851" w:right="-1" w:hanging="284"/>
        <w:jc w:val="both"/>
        <w:rPr>
          <w:ins w:id="667" w:author="João Carlos Rodrigue" w:date="2020-06-13T10:56:00Z"/>
          <w:rFonts w:ascii="Arial" w:eastAsia="Times New Roman" w:hAnsi="Arial" w:cs="Arial"/>
          <w:color w:val="000000"/>
        </w:rPr>
      </w:pPr>
      <w:ins w:id="668" w:author="João Carlos Rodrigue" w:date="2020-06-13T10:56:00Z">
        <w:r w:rsidRPr="00896492">
          <w:rPr>
            <w:rFonts w:ascii="Arial" w:eastAsia="Times New Roman" w:hAnsi="Arial" w:cs="Arial"/>
            <w:color w:val="000000"/>
          </w:rPr>
          <w:t>Processos administrativos e de gestão da qualidade e acreditações nacionais e internacionais:</w:t>
        </w:r>
      </w:ins>
    </w:p>
    <w:p w14:paraId="50CA3704" w14:textId="77777777" w:rsidR="00D532A1" w:rsidRPr="00896492" w:rsidRDefault="00D532A1" w:rsidP="00D532A1">
      <w:pPr>
        <w:pStyle w:val="PargrafodaLista"/>
        <w:widowControl w:val="0"/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ins w:id="669" w:author="João Carlos Rodrigue" w:date="2020-06-13T10:56:00Z"/>
          <w:rFonts w:ascii="Arial" w:eastAsia="Times New Roman" w:hAnsi="Arial" w:cs="Arial"/>
          <w:color w:val="000000"/>
        </w:rPr>
      </w:pPr>
      <w:ins w:id="670" w:author="João Carlos Rodrigue" w:date="2020-06-13T10:56:00Z">
        <w:r w:rsidRPr="00896492">
          <w:rPr>
            <w:rFonts w:ascii="Arial" w:eastAsia="Times New Roman" w:hAnsi="Arial" w:cs="Arial"/>
            <w:color w:val="000000"/>
          </w:rPr>
          <w:t>Integração dos circuitos de informação para o diagnóstico e gestão das necessidades de informação para o reporte no âmbito da qualidade e das acreditações;</w:t>
        </w:r>
      </w:ins>
    </w:p>
    <w:p w14:paraId="78AD7FAC" w14:textId="77777777" w:rsidR="00D532A1" w:rsidRPr="00896492" w:rsidRDefault="00D532A1" w:rsidP="00D532A1">
      <w:pPr>
        <w:pStyle w:val="PargrafodaLista"/>
        <w:widowControl w:val="0"/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ins w:id="671" w:author="João Carlos Rodrigue" w:date="2020-06-13T10:56:00Z"/>
          <w:rFonts w:ascii="Arial" w:eastAsia="Times New Roman" w:hAnsi="Arial" w:cs="Arial"/>
          <w:color w:val="000000"/>
        </w:rPr>
      </w:pPr>
      <w:ins w:id="672" w:author="João Carlos Rodrigue" w:date="2020-06-13T10:56:00Z">
        <w:r w:rsidRPr="00896492">
          <w:rPr>
            <w:rFonts w:ascii="Arial" w:eastAsia="Times New Roman" w:hAnsi="Arial" w:cs="Arial"/>
            <w:color w:val="000000"/>
          </w:rPr>
          <w:t>Elaboração e acompanhamento da execução dos planos específicos no âmbito dos processos de acreditação;</w:t>
        </w:r>
      </w:ins>
    </w:p>
    <w:p w14:paraId="3307E6EA" w14:textId="77777777" w:rsidR="00D532A1" w:rsidRPr="00896492" w:rsidRDefault="00D532A1" w:rsidP="00D532A1">
      <w:pPr>
        <w:pStyle w:val="PargrafodaLista"/>
        <w:widowControl w:val="0"/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ins w:id="673" w:author="João Carlos Rodrigue" w:date="2020-06-13T10:56:00Z"/>
          <w:rFonts w:ascii="Arial" w:eastAsia="Times New Roman" w:hAnsi="Arial" w:cs="Arial"/>
          <w:color w:val="000000"/>
        </w:rPr>
      </w:pPr>
      <w:ins w:id="674" w:author="João Carlos Rodrigue" w:date="2020-06-13T10:56:00Z">
        <w:r w:rsidRPr="00896492">
          <w:rPr>
            <w:rFonts w:ascii="Arial" w:eastAsia="Times New Roman" w:hAnsi="Arial" w:cs="Arial"/>
            <w:color w:val="000000"/>
          </w:rPr>
          <w:t>Produção de informação e relatórios no âmbito da gestão da qualidade e acreditações;</w:t>
        </w:r>
      </w:ins>
    </w:p>
    <w:p w14:paraId="51327B8B" w14:textId="77777777" w:rsidR="00D532A1" w:rsidRPr="00896492" w:rsidRDefault="00D532A1" w:rsidP="00D532A1">
      <w:pPr>
        <w:pStyle w:val="PargrafodaLista"/>
        <w:widowControl w:val="0"/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ins w:id="675" w:author="João Carlos Rodrigue" w:date="2020-06-13T10:56:00Z"/>
          <w:rFonts w:ascii="Arial" w:eastAsia="Times New Roman" w:hAnsi="Arial" w:cs="Arial"/>
          <w:color w:val="000000"/>
        </w:rPr>
      </w:pPr>
      <w:ins w:id="676" w:author="João Carlos Rodrigue" w:date="2020-06-13T10:56:00Z">
        <w:r w:rsidRPr="00896492">
          <w:rPr>
            <w:rFonts w:ascii="Arial" w:eastAsia="Times New Roman" w:hAnsi="Arial" w:cs="Arial"/>
            <w:color w:val="000000"/>
          </w:rPr>
          <w:t>Elaboração do plano e relatório de atividades do ISEG;</w:t>
        </w:r>
      </w:ins>
    </w:p>
    <w:p w14:paraId="369D259C" w14:textId="18BA69DA" w:rsidR="00D532A1" w:rsidRDefault="00D532A1" w:rsidP="00D532A1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Times New Roman" w:hAnsi="Arial" w:cs="Arial"/>
          <w:color w:val="000000"/>
        </w:rPr>
      </w:pPr>
      <w:ins w:id="677" w:author="João Carlos Rodrigue" w:date="2020-06-13T10:56:00Z">
        <w:r w:rsidRPr="00896492">
          <w:rPr>
            <w:rFonts w:ascii="Arial" w:eastAsia="Times New Roman" w:hAnsi="Arial" w:cs="Arial"/>
            <w:color w:val="000000"/>
          </w:rPr>
          <w:t>Reporte e controlo sobre os processos de qualidade e de acreditação.</w:t>
        </w:r>
      </w:ins>
    </w:p>
    <w:p w14:paraId="70AE7A7A" w14:textId="77777777" w:rsidR="00BF64EE" w:rsidRPr="00DA26F0" w:rsidRDefault="00BF64EE" w:rsidP="00BF64E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Times New Roman" w:hAnsi="Arial" w:cs="Arial"/>
          <w:color w:val="000000"/>
        </w:rPr>
      </w:pPr>
      <w:r w:rsidRPr="00DA26F0">
        <w:rPr>
          <w:rFonts w:ascii="Arial" w:eastAsia="Times New Roman" w:hAnsi="Arial" w:cs="Arial"/>
          <w:color w:val="000000"/>
        </w:rPr>
        <w:t>Outras vertentes a serem objeto de melhoria no âmbito da presente operação são:</w:t>
      </w:r>
    </w:p>
    <w:p w14:paraId="709DA0F7" w14:textId="114E10EC" w:rsidR="00BF64EE" w:rsidRDefault="00BF64EE" w:rsidP="00BF64EE">
      <w:pPr>
        <w:pStyle w:val="PargrafodaLista"/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Times New Roman" w:hAnsi="Arial" w:cs="Arial"/>
          <w:color w:val="000000"/>
        </w:rPr>
      </w:pPr>
      <w:r w:rsidRPr="00DA26F0">
        <w:rPr>
          <w:rFonts w:ascii="Arial" w:eastAsia="Times New Roman" w:hAnsi="Arial" w:cs="Arial"/>
          <w:color w:val="000000"/>
        </w:rPr>
        <w:t xml:space="preserve">Vários módulos de Entrada e Saída de Documentos Internos e Externos/Atendimento </w:t>
      </w:r>
      <w:commentRangeStart w:id="678"/>
      <w:commentRangeStart w:id="679"/>
      <w:r w:rsidRPr="00DA26F0">
        <w:rPr>
          <w:rFonts w:ascii="Arial" w:eastAsia="Times New Roman" w:hAnsi="Arial" w:cs="Arial"/>
          <w:color w:val="000000"/>
        </w:rPr>
        <w:t>Centralizado</w:t>
      </w:r>
      <w:commentRangeEnd w:id="678"/>
      <w:r w:rsidR="00446578">
        <w:rPr>
          <w:rStyle w:val="Refdecomentrio"/>
        </w:rPr>
        <w:commentReference w:id="678"/>
      </w:r>
      <w:commentRangeEnd w:id="679"/>
      <w:r w:rsidR="00D532A1">
        <w:rPr>
          <w:rStyle w:val="Refdecomentrio"/>
        </w:rPr>
        <w:commentReference w:id="679"/>
      </w:r>
      <w:r w:rsidRPr="00DA26F0">
        <w:rPr>
          <w:rFonts w:ascii="Arial" w:eastAsia="Times New Roman" w:hAnsi="Arial" w:cs="Arial"/>
          <w:color w:val="000000"/>
        </w:rPr>
        <w:t xml:space="preserve">: existem vários módulos de entrada e saída de documentos a funcionar entre </w:t>
      </w:r>
      <w:r>
        <w:rPr>
          <w:rFonts w:ascii="Arial" w:eastAsia="Times New Roman" w:hAnsi="Arial" w:cs="Arial"/>
          <w:color w:val="000000"/>
        </w:rPr>
        <w:t>os Serviços e os Departamentos</w:t>
      </w:r>
      <w:r w:rsidRPr="00DA26F0">
        <w:rPr>
          <w:rFonts w:ascii="Arial" w:eastAsia="Times New Roman" w:hAnsi="Arial" w:cs="Arial"/>
          <w:color w:val="000000"/>
        </w:rPr>
        <w:t xml:space="preserve"> do Instituto, </w:t>
      </w:r>
      <w:r>
        <w:rPr>
          <w:rFonts w:ascii="Arial" w:eastAsia="Times New Roman" w:hAnsi="Arial" w:cs="Arial"/>
          <w:color w:val="000000"/>
        </w:rPr>
        <w:t xml:space="preserve">incluindo os </w:t>
      </w:r>
      <w:r w:rsidRPr="00DA26F0">
        <w:rPr>
          <w:rFonts w:ascii="Arial" w:eastAsia="Times New Roman" w:hAnsi="Arial" w:cs="Arial"/>
          <w:color w:val="000000"/>
        </w:rPr>
        <w:t xml:space="preserve">Serviços da Presidência </w:t>
      </w:r>
      <w:del w:id="680" w:author="João Calado" w:date="2020-06-11T19:56:00Z">
        <w:r w:rsidRPr="00DA26F0" w:rsidDel="00446578">
          <w:rPr>
            <w:rFonts w:ascii="Arial" w:eastAsia="Times New Roman" w:hAnsi="Arial" w:cs="Arial"/>
            <w:color w:val="000000"/>
          </w:rPr>
          <w:delText xml:space="preserve">e os Serviços de Ação Social </w:delText>
        </w:r>
      </w:del>
      <w:r w:rsidRPr="00DA26F0">
        <w:rPr>
          <w:rFonts w:ascii="Arial" w:eastAsia="Times New Roman" w:hAnsi="Arial" w:cs="Arial"/>
          <w:color w:val="000000"/>
        </w:rPr>
        <w:t>e não se consegue obter uma ação de interoperabilidade entre elas, devido a insuficiências do funcionamento do atual sistema de gestão documental. Esta situação dificulta a comunicação e implica perdas de tempo associadas à duplicação de processos.</w:t>
      </w:r>
    </w:p>
    <w:p w14:paraId="6A350D4D" w14:textId="77777777" w:rsidR="00BF64EE" w:rsidRDefault="00BF64EE" w:rsidP="00BF64EE">
      <w:pPr>
        <w:pStyle w:val="PargrafodaLista"/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Times New Roman" w:hAnsi="Arial" w:cs="Arial"/>
          <w:color w:val="000000"/>
        </w:rPr>
      </w:pPr>
      <w:r w:rsidRPr="00DA26F0">
        <w:rPr>
          <w:rFonts w:ascii="Arial" w:eastAsia="Times New Roman" w:hAnsi="Arial" w:cs="Arial"/>
          <w:color w:val="000000"/>
        </w:rPr>
        <w:t>Classificação Arquivística de Documentos: não existe uma classificação uniforme de documentos por parte d</w:t>
      </w:r>
      <w:r>
        <w:rPr>
          <w:rFonts w:ascii="Arial" w:eastAsia="Times New Roman" w:hAnsi="Arial" w:cs="Arial"/>
          <w:color w:val="000000"/>
        </w:rPr>
        <w:t>os</w:t>
      </w:r>
      <w:r w:rsidRPr="00DA26F0">
        <w:rPr>
          <w:rFonts w:ascii="Arial" w:eastAsia="Times New Roman" w:hAnsi="Arial" w:cs="Arial"/>
          <w:color w:val="000000"/>
        </w:rPr>
        <w:t xml:space="preserve"> divers</w:t>
      </w:r>
      <w:r>
        <w:rPr>
          <w:rFonts w:ascii="Arial" w:eastAsia="Times New Roman" w:hAnsi="Arial" w:cs="Arial"/>
          <w:color w:val="000000"/>
        </w:rPr>
        <w:t>o</w:t>
      </w:r>
      <w:r w:rsidRPr="00DA26F0">
        <w:rPr>
          <w:rFonts w:ascii="Arial" w:eastAsia="Times New Roman" w:hAnsi="Arial" w:cs="Arial"/>
          <w:color w:val="000000"/>
        </w:rPr>
        <w:t xml:space="preserve">s </w:t>
      </w:r>
      <w:r>
        <w:rPr>
          <w:rFonts w:ascii="Arial" w:eastAsia="Times New Roman" w:hAnsi="Arial" w:cs="Arial"/>
          <w:color w:val="000000"/>
        </w:rPr>
        <w:t>Serviços</w:t>
      </w:r>
      <w:r w:rsidRPr="00DA26F0">
        <w:rPr>
          <w:rFonts w:ascii="Arial" w:eastAsia="Times New Roman" w:hAnsi="Arial" w:cs="Arial"/>
          <w:color w:val="000000"/>
        </w:rPr>
        <w:t xml:space="preserve"> e </w:t>
      </w:r>
      <w:r>
        <w:rPr>
          <w:rFonts w:ascii="Arial" w:eastAsia="Times New Roman" w:hAnsi="Arial" w:cs="Arial"/>
          <w:color w:val="000000"/>
        </w:rPr>
        <w:t>Departamentos</w:t>
      </w:r>
      <w:r w:rsidRPr="00DA26F0">
        <w:rPr>
          <w:rFonts w:ascii="Arial" w:eastAsia="Times New Roman" w:hAnsi="Arial" w:cs="Arial"/>
          <w:color w:val="000000"/>
        </w:rPr>
        <w:t xml:space="preserve"> que constituem o Instituto. Esta situação traduz-se na ausência, ou inexatidão, de classificações dos documentos nas várias entidades o que dificulta/atrasa o acesso ou a recuperação da informação bem como o seu mapeamento para a gestão de processos. De igual modo, prejudica de sobremaneira a prestação de informação às entidades fiscalizadores da administração central (</w:t>
      </w:r>
      <w:proofErr w:type="spellStart"/>
      <w:r w:rsidRPr="00DA26F0">
        <w:rPr>
          <w:rFonts w:ascii="Arial" w:eastAsia="Times New Roman" w:hAnsi="Arial" w:cs="Arial"/>
          <w:color w:val="000000"/>
        </w:rPr>
        <w:t>TdC</w:t>
      </w:r>
      <w:proofErr w:type="spellEnd"/>
      <w:r w:rsidRPr="00DA26F0">
        <w:rPr>
          <w:rFonts w:ascii="Arial" w:eastAsia="Times New Roman" w:hAnsi="Arial" w:cs="Arial"/>
          <w:color w:val="000000"/>
        </w:rPr>
        <w:t>, A3ES, DGES, Finanças) e auditoria interna (Fiscal Único)</w:t>
      </w:r>
      <w:r>
        <w:rPr>
          <w:rFonts w:ascii="Arial" w:eastAsia="Times New Roman" w:hAnsi="Arial" w:cs="Arial"/>
          <w:color w:val="000000"/>
        </w:rPr>
        <w:t>.</w:t>
      </w:r>
    </w:p>
    <w:p w14:paraId="1A7202CF" w14:textId="77777777" w:rsidR="00C746B1" w:rsidRDefault="00BF64EE" w:rsidP="00C746B1">
      <w:pPr>
        <w:pStyle w:val="PargrafodaLista"/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Times New Roman" w:hAnsi="Arial" w:cs="Arial"/>
          <w:color w:val="000000"/>
        </w:rPr>
      </w:pPr>
      <w:r w:rsidRPr="00DA26F0">
        <w:rPr>
          <w:rFonts w:ascii="Arial" w:eastAsia="Times New Roman" w:hAnsi="Arial" w:cs="Arial"/>
          <w:color w:val="000000"/>
        </w:rPr>
        <w:t xml:space="preserve">Assinatura Digital qualificada (autenticação.gov): os documentos são assinados </w:t>
      </w:r>
      <w:r w:rsidRPr="00DA26F0">
        <w:rPr>
          <w:rFonts w:ascii="Arial" w:eastAsia="Times New Roman" w:hAnsi="Arial" w:cs="Arial"/>
          <w:color w:val="000000"/>
        </w:rPr>
        <w:lastRenderedPageBreak/>
        <w:t>manualmente acumulando-se por vezes em quantidades consideráveis nos departamentos, a aguardar assinatura (</w:t>
      </w:r>
      <w:proofErr w:type="spellStart"/>
      <w:r w:rsidRPr="00DA26F0">
        <w:rPr>
          <w:rFonts w:ascii="Arial" w:eastAsia="Times New Roman" w:hAnsi="Arial" w:cs="Arial"/>
          <w:color w:val="000000"/>
        </w:rPr>
        <w:t>ex</w:t>
      </w:r>
      <w:proofErr w:type="spellEnd"/>
      <w:r w:rsidRPr="00DA26F0">
        <w:rPr>
          <w:rFonts w:ascii="Arial" w:eastAsia="Times New Roman" w:hAnsi="Arial" w:cs="Arial"/>
          <w:color w:val="000000"/>
        </w:rPr>
        <w:t>: ofícios, Declarações, Certidões, Atas, Notas de Serviço, Guias, Informações, Despachos, etc.). Estes documentos circulam por vários serviços e implicam a deslocação de pessoas na solicitação e recolha de assinatura presencial.</w:t>
      </w:r>
    </w:p>
    <w:p w14:paraId="4400E682" w14:textId="11343215" w:rsidR="00C6728E" w:rsidRPr="00C746B1" w:rsidRDefault="00BF64EE" w:rsidP="00C746B1">
      <w:pPr>
        <w:pStyle w:val="PargrafodaLista"/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Times New Roman" w:hAnsi="Arial" w:cs="Arial"/>
          <w:color w:val="000000"/>
        </w:rPr>
      </w:pPr>
      <w:r w:rsidRPr="00C746B1">
        <w:rPr>
          <w:rFonts w:ascii="Arial" w:eastAsia="Times New Roman" w:hAnsi="Arial" w:cs="Arial"/>
          <w:color w:val="000000"/>
        </w:rPr>
        <w:t>Certificação do Correio Eletrónico nas diversas unidades organizacionais: o correio eletrónico não está certificado e não existem garantias de autenticação.</w:t>
      </w:r>
    </w:p>
    <w:p w14:paraId="2A360D81" w14:textId="5C183A50" w:rsidR="000B7703" w:rsidRDefault="000B7703" w:rsidP="007834F8">
      <w:pPr>
        <w:shd w:val="clear" w:color="auto" w:fill="FFFFFF"/>
        <w:ind w:left="851"/>
        <w:jc w:val="both"/>
        <w:rPr>
          <w:rFonts w:ascii="Arial" w:eastAsia="Arial" w:hAnsi="Arial" w:cs="Arial"/>
        </w:rPr>
      </w:pPr>
    </w:p>
    <w:p w14:paraId="6E4FB8ED" w14:textId="56EE95F6" w:rsidR="00C6728E" w:rsidRPr="00567E92" w:rsidRDefault="00567E92" w:rsidP="00D30A82">
      <w:pPr>
        <w:shd w:val="clear" w:color="auto" w:fill="FFFFFF"/>
        <w:ind w:left="28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color w:val="31849B"/>
        </w:rPr>
        <w:t>4.</w:t>
      </w:r>
      <w:r w:rsidR="00A33294">
        <w:rPr>
          <w:rFonts w:ascii="Arial" w:eastAsia="Arial" w:hAnsi="Arial" w:cs="Arial"/>
          <w:b/>
          <w:color w:val="31849B"/>
        </w:rPr>
        <w:t>2</w:t>
      </w:r>
      <w:r>
        <w:rPr>
          <w:rFonts w:ascii="Arial" w:eastAsia="Arial" w:hAnsi="Arial" w:cs="Arial"/>
          <w:b/>
          <w:color w:val="31849B"/>
        </w:rPr>
        <w:t xml:space="preserve"> Análise de custo/benefício da operação</w:t>
      </w:r>
    </w:p>
    <w:p w14:paraId="7C75B4F3" w14:textId="08747523" w:rsidR="00567E92" w:rsidRDefault="00567E92" w:rsidP="00D30A82">
      <w:pPr>
        <w:shd w:val="clear" w:color="auto" w:fill="FFFFFF"/>
        <w:jc w:val="both"/>
      </w:pPr>
      <w:r>
        <w:rPr>
          <w:rFonts w:ascii="Arial" w:eastAsia="Arial" w:hAnsi="Arial" w:cs="Arial"/>
          <w:b/>
        </w:rPr>
        <w:t>Custos detalhados de implementação e de exploração a 3 anos</w:t>
      </w:r>
    </w:p>
    <w:p w14:paraId="0552B996" w14:textId="30CEAC85" w:rsidR="00567E92" w:rsidRDefault="00567E92" w:rsidP="004D383E">
      <w:pPr>
        <w:shd w:val="clear" w:color="auto" w:fill="FFFFFF"/>
        <w:jc w:val="both"/>
      </w:pPr>
      <w:r>
        <w:rPr>
          <w:rFonts w:ascii="Arial" w:eastAsia="Arial" w:hAnsi="Arial" w:cs="Arial"/>
        </w:rPr>
        <w:t>Valor de investimento (</w:t>
      </w:r>
      <w:r w:rsidR="0082451B">
        <w:rPr>
          <w:rFonts w:ascii="Arial" w:eastAsia="Arial" w:hAnsi="Arial" w:cs="Arial"/>
        </w:rPr>
        <w:t xml:space="preserve">com </w:t>
      </w:r>
      <w:r>
        <w:rPr>
          <w:rFonts w:ascii="Arial" w:eastAsia="Arial" w:hAnsi="Arial" w:cs="Arial"/>
        </w:rPr>
        <w:t>IVA incluído), com a presente operação, nas várias atividades:</w:t>
      </w:r>
    </w:p>
    <w:p w14:paraId="1EA780D1" w14:textId="03AFF51E" w:rsidR="00567E92" w:rsidRPr="0082451B" w:rsidRDefault="00567E92" w:rsidP="00080659">
      <w:pPr>
        <w:shd w:val="clear" w:color="auto" w:fill="FFFFFF"/>
        <w:spacing w:after="0"/>
        <w:jc w:val="both"/>
        <w:rPr>
          <w:rFonts w:ascii="Arial" w:hAnsi="Arial" w:cs="Arial"/>
        </w:rPr>
      </w:pPr>
      <w:r w:rsidRPr="0082451B">
        <w:rPr>
          <w:rFonts w:ascii="Arial" w:hAnsi="Arial" w:cs="Arial"/>
        </w:rPr>
        <w:t>Diagnóstico, definição de estratégia e de plano operacional</w:t>
      </w:r>
      <w:r w:rsidRPr="0082451B">
        <w:rPr>
          <w:rFonts w:ascii="Arial" w:eastAsia="Arial" w:hAnsi="Arial" w:cs="Arial"/>
          <w:color w:val="000000"/>
          <w:highlight w:val="white"/>
        </w:rPr>
        <w:t xml:space="preserve">: </w:t>
      </w:r>
      <w:r w:rsidR="001A39BF">
        <w:rPr>
          <w:rFonts w:ascii="Arial" w:eastAsia="Arial" w:hAnsi="Arial" w:cs="Arial"/>
          <w:color w:val="000000"/>
        </w:rPr>
        <w:t>73</w:t>
      </w:r>
      <w:r w:rsidRPr="0082451B">
        <w:rPr>
          <w:rFonts w:ascii="Arial" w:eastAsia="Arial" w:hAnsi="Arial" w:cs="Arial"/>
          <w:color w:val="000000"/>
        </w:rPr>
        <w:t>.</w:t>
      </w:r>
      <w:r w:rsidR="001A39BF">
        <w:rPr>
          <w:rFonts w:ascii="Arial" w:eastAsia="Arial" w:hAnsi="Arial" w:cs="Arial"/>
          <w:color w:val="000000"/>
        </w:rPr>
        <w:t>8</w:t>
      </w:r>
      <w:r w:rsidRPr="0082451B">
        <w:rPr>
          <w:rFonts w:ascii="Arial" w:eastAsia="Arial" w:hAnsi="Arial" w:cs="Arial"/>
          <w:color w:val="000000"/>
        </w:rPr>
        <w:t>00 €</w:t>
      </w:r>
    </w:p>
    <w:p w14:paraId="3F797F78" w14:textId="72C667D0" w:rsidR="00567E92" w:rsidRPr="0082451B" w:rsidRDefault="00567E92" w:rsidP="00080659">
      <w:pPr>
        <w:shd w:val="clear" w:color="auto" w:fill="FFFFFF"/>
        <w:spacing w:after="0"/>
        <w:jc w:val="both"/>
        <w:rPr>
          <w:rFonts w:ascii="Arial" w:hAnsi="Arial" w:cs="Arial"/>
        </w:rPr>
      </w:pPr>
      <w:r w:rsidRPr="0082451B">
        <w:rPr>
          <w:rFonts w:ascii="Arial" w:hAnsi="Arial" w:cs="Arial"/>
        </w:rPr>
        <w:t xml:space="preserve">Desenho da arquitetura funcional e técnica da plataforma: </w:t>
      </w:r>
      <w:r w:rsidR="001A39BF">
        <w:rPr>
          <w:rFonts w:ascii="Arial" w:eastAsia="Arial" w:hAnsi="Arial" w:cs="Arial"/>
          <w:color w:val="000000"/>
        </w:rPr>
        <w:t>36</w:t>
      </w:r>
      <w:r w:rsidRPr="0082451B">
        <w:rPr>
          <w:rFonts w:ascii="Arial" w:eastAsia="Arial" w:hAnsi="Arial" w:cs="Arial"/>
          <w:color w:val="000000"/>
        </w:rPr>
        <w:t>.</w:t>
      </w:r>
      <w:r w:rsidR="001A39BF">
        <w:rPr>
          <w:rFonts w:ascii="Arial" w:eastAsia="Arial" w:hAnsi="Arial" w:cs="Arial"/>
          <w:color w:val="000000"/>
        </w:rPr>
        <w:t>9</w:t>
      </w:r>
      <w:r w:rsidRPr="0082451B">
        <w:rPr>
          <w:rFonts w:ascii="Arial" w:eastAsia="Arial" w:hAnsi="Arial" w:cs="Arial"/>
          <w:color w:val="000000"/>
        </w:rPr>
        <w:t>00 €</w:t>
      </w:r>
    </w:p>
    <w:p w14:paraId="50536BCF" w14:textId="15F58C59" w:rsidR="00567E92" w:rsidRPr="0082451B" w:rsidRDefault="00567E92" w:rsidP="00080659">
      <w:pPr>
        <w:shd w:val="clear" w:color="auto" w:fill="FFFFFF"/>
        <w:spacing w:after="0"/>
        <w:jc w:val="both"/>
        <w:rPr>
          <w:rFonts w:ascii="Arial" w:hAnsi="Arial" w:cs="Arial"/>
        </w:rPr>
      </w:pPr>
      <w:r w:rsidRPr="0082451B">
        <w:rPr>
          <w:rFonts w:ascii="Arial" w:hAnsi="Arial" w:cs="Arial"/>
        </w:rPr>
        <w:t xml:space="preserve">Desenvolvimento da plataforma: </w:t>
      </w:r>
      <w:r w:rsidR="001A39BF">
        <w:rPr>
          <w:rFonts w:ascii="Arial" w:eastAsia="Arial" w:hAnsi="Arial" w:cs="Arial"/>
          <w:color w:val="000000"/>
        </w:rPr>
        <w:t>123</w:t>
      </w:r>
      <w:r w:rsidRPr="0082451B">
        <w:rPr>
          <w:rFonts w:ascii="Arial" w:eastAsia="Arial" w:hAnsi="Arial" w:cs="Arial"/>
          <w:color w:val="000000"/>
        </w:rPr>
        <w:t>.</w:t>
      </w:r>
      <w:r w:rsidR="001A39BF">
        <w:rPr>
          <w:rFonts w:ascii="Arial" w:eastAsia="Arial" w:hAnsi="Arial" w:cs="Arial"/>
          <w:color w:val="000000"/>
        </w:rPr>
        <w:t>0</w:t>
      </w:r>
      <w:r w:rsidRPr="0082451B">
        <w:rPr>
          <w:rFonts w:ascii="Arial" w:eastAsia="Arial" w:hAnsi="Arial" w:cs="Arial"/>
          <w:color w:val="000000"/>
        </w:rPr>
        <w:t>00 €</w:t>
      </w:r>
    </w:p>
    <w:p w14:paraId="7BF7BBE2" w14:textId="5B76958A" w:rsidR="00567E92" w:rsidRPr="0082451B" w:rsidRDefault="0082451B" w:rsidP="00080659">
      <w:pPr>
        <w:shd w:val="clear" w:color="auto" w:fill="FFFFFF"/>
        <w:spacing w:after="0"/>
        <w:jc w:val="both"/>
        <w:rPr>
          <w:rFonts w:ascii="Arial" w:hAnsi="Arial" w:cs="Arial"/>
        </w:rPr>
      </w:pPr>
      <w:r w:rsidRPr="0082451B">
        <w:rPr>
          <w:rFonts w:ascii="Arial" w:hAnsi="Arial" w:cs="Arial"/>
        </w:rPr>
        <w:t xml:space="preserve">Implementação e Capacitação </w:t>
      </w:r>
      <w:proofErr w:type="spellStart"/>
      <w:r w:rsidRPr="0082451B">
        <w:rPr>
          <w:rFonts w:ascii="Arial" w:hAnsi="Arial" w:cs="Arial"/>
        </w:rPr>
        <w:t>on</w:t>
      </w:r>
      <w:proofErr w:type="spellEnd"/>
      <w:r w:rsidRPr="0082451B">
        <w:rPr>
          <w:rFonts w:ascii="Arial" w:hAnsi="Arial" w:cs="Arial"/>
        </w:rPr>
        <w:t xml:space="preserve"> Job</w:t>
      </w:r>
      <w:r w:rsidR="00567E92" w:rsidRPr="0082451B">
        <w:rPr>
          <w:rFonts w:ascii="Arial" w:eastAsia="Arial" w:hAnsi="Arial" w:cs="Arial"/>
          <w:color w:val="000000"/>
        </w:rPr>
        <w:t xml:space="preserve">: </w:t>
      </w:r>
      <w:r w:rsidR="001A39BF">
        <w:rPr>
          <w:rFonts w:ascii="Arial" w:eastAsia="Arial" w:hAnsi="Arial" w:cs="Arial"/>
          <w:color w:val="000000"/>
        </w:rPr>
        <w:t>319</w:t>
      </w:r>
      <w:r w:rsidR="00567E92" w:rsidRPr="0082451B">
        <w:rPr>
          <w:rFonts w:ascii="Arial" w:eastAsia="Arial" w:hAnsi="Arial" w:cs="Arial"/>
          <w:color w:val="000000"/>
        </w:rPr>
        <w:t>.</w:t>
      </w:r>
      <w:r w:rsidR="001A39BF">
        <w:rPr>
          <w:rFonts w:ascii="Arial" w:eastAsia="Arial" w:hAnsi="Arial" w:cs="Arial"/>
          <w:color w:val="000000"/>
        </w:rPr>
        <w:t>8</w:t>
      </w:r>
      <w:r w:rsidRPr="0082451B">
        <w:rPr>
          <w:rFonts w:ascii="Arial" w:eastAsia="Arial" w:hAnsi="Arial" w:cs="Arial"/>
          <w:color w:val="000000"/>
        </w:rPr>
        <w:t>0</w:t>
      </w:r>
      <w:r w:rsidR="00567E92" w:rsidRPr="0082451B">
        <w:rPr>
          <w:rFonts w:ascii="Arial" w:eastAsia="Arial" w:hAnsi="Arial" w:cs="Arial"/>
          <w:color w:val="000000"/>
        </w:rPr>
        <w:t>0</w:t>
      </w:r>
      <w:r w:rsidRPr="0082451B">
        <w:rPr>
          <w:rFonts w:ascii="Arial" w:eastAsia="Arial" w:hAnsi="Arial" w:cs="Arial"/>
          <w:color w:val="000000"/>
        </w:rPr>
        <w:t xml:space="preserve"> €</w:t>
      </w:r>
    </w:p>
    <w:p w14:paraId="73222B31" w14:textId="7290E82A" w:rsidR="00567E92" w:rsidRPr="0082451B" w:rsidRDefault="00567E92" w:rsidP="00080659">
      <w:pPr>
        <w:shd w:val="clear" w:color="auto" w:fill="FFFFFF"/>
        <w:spacing w:after="0"/>
        <w:jc w:val="both"/>
        <w:rPr>
          <w:rFonts w:ascii="Arial" w:hAnsi="Arial" w:cs="Arial"/>
        </w:rPr>
      </w:pPr>
      <w:r w:rsidRPr="0082451B">
        <w:rPr>
          <w:rFonts w:ascii="Arial" w:eastAsia="Arial" w:hAnsi="Arial" w:cs="Arial"/>
          <w:color w:val="000000"/>
        </w:rPr>
        <w:t xml:space="preserve">Promoção e Divulgação da Operação: </w:t>
      </w:r>
      <w:r w:rsidR="001A39BF">
        <w:rPr>
          <w:rFonts w:ascii="Arial" w:eastAsia="Arial" w:hAnsi="Arial" w:cs="Arial"/>
          <w:color w:val="000000"/>
        </w:rPr>
        <w:t>61</w:t>
      </w:r>
      <w:r w:rsidRPr="0082451B">
        <w:rPr>
          <w:rFonts w:ascii="Arial" w:eastAsia="Arial" w:hAnsi="Arial" w:cs="Arial"/>
          <w:color w:val="000000"/>
        </w:rPr>
        <w:t>.</w:t>
      </w:r>
      <w:r w:rsidR="001A39BF">
        <w:rPr>
          <w:rFonts w:ascii="Arial" w:eastAsia="Arial" w:hAnsi="Arial" w:cs="Arial"/>
          <w:color w:val="000000"/>
        </w:rPr>
        <w:t>5</w:t>
      </w:r>
      <w:r w:rsidR="0082451B" w:rsidRPr="0082451B">
        <w:rPr>
          <w:rFonts w:ascii="Arial" w:eastAsia="Arial" w:hAnsi="Arial" w:cs="Arial"/>
          <w:color w:val="000000"/>
        </w:rPr>
        <w:t>0</w:t>
      </w:r>
      <w:r w:rsidRPr="0082451B">
        <w:rPr>
          <w:rFonts w:ascii="Arial" w:eastAsia="Arial" w:hAnsi="Arial" w:cs="Arial"/>
          <w:color w:val="000000"/>
        </w:rPr>
        <w:t>0</w:t>
      </w:r>
      <w:r w:rsidR="0082451B">
        <w:rPr>
          <w:rFonts w:ascii="Arial" w:eastAsia="Arial" w:hAnsi="Arial" w:cs="Arial"/>
          <w:color w:val="000000"/>
        </w:rPr>
        <w:t xml:space="preserve"> €</w:t>
      </w:r>
    </w:p>
    <w:p w14:paraId="2FB7516C" w14:textId="0653BEFA" w:rsidR="00567E92" w:rsidRPr="0082451B" w:rsidRDefault="00567E92" w:rsidP="00080659">
      <w:pPr>
        <w:shd w:val="clear" w:color="auto" w:fill="FFFFFF"/>
        <w:spacing w:after="0"/>
        <w:jc w:val="both"/>
        <w:rPr>
          <w:rFonts w:ascii="Arial" w:hAnsi="Arial" w:cs="Arial"/>
        </w:rPr>
      </w:pPr>
      <w:r w:rsidRPr="0082451B">
        <w:rPr>
          <w:rFonts w:ascii="Arial" w:eastAsia="Arial" w:hAnsi="Arial" w:cs="Arial"/>
          <w:color w:val="000000"/>
        </w:rPr>
        <w:t xml:space="preserve">Pessoal Técnico do Beneficiário: </w:t>
      </w:r>
      <w:r w:rsidR="001A39BF">
        <w:rPr>
          <w:rFonts w:ascii="Arial" w:eastAsia="Arial" w:hAnsi="Arial" w:cs="Arial"/>
          <w:color w:val="000000"/>
        </w:rPr>
        <w:t>110</w:t>
      </w:r>
      <w:r w:rsidRPr="0082451B">
        <w:rPr>
          <w:rFonts w:ascii="Arial" w:eastAsia="Arial" w:hAnsi="Arial" w:cs="Arial"/>
          <w:color w:val="000000"/>
        </w:rPr>
        <w:t>.</w:t>
      </w:r>
      <w:r w:rsidR="001A39BF">
        <w:rPr>
          <w:rFonts w:ascii="Arial" w:eastAsia="Arial" w:hAnsi="Arial" w:cs="Arial"/>
          <w:color w:val="000000"/>
        </w:rPr>
        <w:t>0</w:t>
      </w:r>
      <w:r w:rsidRPr="0082451B">
        <w:rPr>
          <w:rFonts w:ascii="Arial" w:eastAsia="Arial" w:hAnsi="Arial" w:cs="Arial"/>
          <w:color w:val="000000"/>
        </w:rPr>
        <w:t>00</w:t>
      </w:r>
      <w:r w:rsidR="0082451B">
        <w:rPr>
          <w:rFonts w:ascii="Arial" w:eastAsia="Arial" w:hAnsi="Arial" w:cs="Arial"/>
          <w:color w:val="000000"/>
        </w:rPr>
        <w:t xml:space="preserve"> €</w:t>
      </w:r>
    </w:p>
    <w:p w14:paraId="77F56DF0" w14:textId="7C0429D6" w:rsidR="00C6728E" w:rsidRPr="00567E92" w:rsidRDefault="00567E92" w:rsidP="00567E92">
      <w:pPr>
        <w:shd w:val="clear" w:color="auto" w:fill="FFFFFF"/>
        <w:jc w:val="both"/>
      </w:pPr>
      <w:r w:rsidRPr="002614C8">
        <w:rPr>
          <w:rFonts w:ascii="Arial" w:eastAsia="Arial" w:hAnsi="Arial" w:cs="Arial"/>
          <w:b/>
        </w:rPr>
        <w:t xml:space="preserve">INVESTIMENTO TOTAL: </w:t>
      </w:r>
      <w:r w:rsidR="001A39BF">
        <w:rPr>
          <w:rFonts w:ascii="Arial" w:eastAsia="Arial" w:hAnsi="Arial" w:cs="Arial"/>
          <w:b/>
        </w:rPr>
        <w:t>725</w:t>
      </w:r>
      <w:r w:rsidRPr="002614C8">
        <w:rPr>
          <w:rFonts w:ascii="Arial" w:eastAsia="Arial" w:hAnsi="Arial" w:cs="Arial"/>
          <w:b/>
        </w:rPr>
        <w:t>.</w:t>
      </w:r>
      <w:r w:rsidR="001A39BF">
        <w:rPr>
          <w:rFonts w:ascii="Arial" w:eastAsia="Arial" w:hAnsi="Arial" w:cs="Arial"/>
          <w:b/>
        </w:rPr>
        <w:t>0</w:t>
      </w:r>
      <w:r w:rsidR="0082451B">
        <w:rPr>
          <w:rFonts w:ascii="Arial" w:eastAsia="Arial" w:hAnsi="Arial" w:cs="Arial"/>
          <w:b/>
        </w:rPr>
        <w:t>0</w:t>
      </w:r>
      <w:r w:rsidRPr="002614C8">
        <w:rPr>
          <w:rFonts w:ascii="Arial" w:eastAsia="Arial" w:hAnsi="Arial" w:cs="Arial"/>
          <w:b/>
        </w:rPr>
        <w:t>0</w:t>
      </w:r>
      <w:r>
        <w:rPr>
          <w:rFonts w:ascii="Arial" w:eastAsia="Arial" w:hAnsi="Arial" w:cs="Arial"/>
          <w:b/>
        </w:rPr>
        <w:t xml:space="preserve"> €</w:t>
      </w:r>
    </w:p>
    <w:p w14:paraId="713766A0" w14:textId="4CD6D58F" w:rsidR="00C6728E" w:rsidRDefault="0082451B" w:rsidP="00D30A82">
      <w:pPr>
        <w:shd w:val="clear" w:color="auto" w:fill="FFFFFF"/>
        <w:jc w:val="both"/>
      </w:pPr>
      <w:r>
        <w:rPr>
          <w:rFonts w:ascii="Arial" w:eastAsia="Arial" w:hAnsi="Arial" w:cs="Arial"/>
        </w:rPr>
        <w:t>O valor detalhado do investimento por atividade e por tipologia de despesa encontra-se devidamente explanado no ponto seguinte deste Anexo Técnico</w:t>
      </w:r>
      <w:r>
        <w:t>.</w:t>
      </w:r>
    </w:p>
    <w:p w14:paraId="68CB9D3F" w14:textId="05C8D95C" w:rsidR="0082451B" w:rsidRPr="0082451B" w:rsidRDefault="0082451B" w:rsidP="00D30A82">
      <w:pPr>
        <w:shd w:val="clear" w:color="auto" w:fill="FFFFFF"/>
        <w:jc w:val="both"/>
      </w:pPr>
      <w:r>
        <w:rPr>
          <w:rFonts w:ascii="Arial" w:eastAsia="Arial" w:hAnsi="Arial" w:cs="Arial"/>
          <w:color w:val="000000"/>
        </w:rPr>
        <w:t>O financiamento da operação será composto por duas parcelas. Uma delas será financiada pelo FSE, no âmbito do POCI, sendo a parcela restante suportada pelo I</w:t>
      </w:r>
      <w:r w:rsidR="00991F70">
        <w:rPr>
          <w:rFonts w:ascii="Arial" w:eastAsia="Arial" w:hAnsi="Arial" w:cs="Arial"/>
          <w:color w:val="000000"/>
        </w:rPr>
        <w:t>SEG</w:t>
      </w:r>
      <w:r>
        <w:rPr>
          <w:rFonts w:ascii="Arial" w:eastAsia="Arial" w:hAnsi="Arial" w:cs="Arial"/>
          <w:color w:val="000000"/>
        </w:rPr>
        <w:t xml:space="preserve"> conforme detalhe:</w:t>
      </w:r>
    </w:p>
    <w:p w14:paraId="05C26DD7" w14:textId="727E777C" w:rsidR="0082451B" w:rsidRDefault="0082451B" w:rsidP="0009553E">
      <w:pPr>
        <w:shd w:val="clear" w:color="auto" w:fill="FFFFFF"/>
        <w:spacing w:after="0"/>
        <w:jc w:val="both"/>
      </w:pPr>
      <w:r w:rsidRPr="00CB069D">
        <w:rPr>
          <w:rFonts w:ascii="Arial" w:eastAsia="Arial" w:hAnsi="Arial" w:cs="Arial"/>
          <w:color w:val="000000"/>
        </w:rPr>
        <w:t xml:space="preserve">Comparticipação FSE: </w:t>
      </w:r>
      <w:r w:rsidR="001A39BF">
        <w:rPr>
          <w:rFonts w:ascii="Arial" w:eastAsia="Arial" w:hAnsi="Arial" w:cs="Arial"/>
          <w:color w:val="000000"/>
        </w:rPr>
        <w:t>616</w:t>
      </w:r>
      <w:r w:rsidRPr="00CB069D">
        <w:rPr>
          <w:rFonts w:ascii="Arial" w:eastAsia="Arial" w:hAnsi="Arial" w:cs="Arial"/>
          <w:color w:val="000000"/>
        </w:rPr>
        <w:t>.</w:t>
      </w:r>
      <w:r w:rsidR="001A39BF">
        <w:rPr>
          <w:rFonts w:ascii="Arial" w:eastAsia="Arial" w:hAnsi="Arial" w:cs="Arial"/>
          <w:color w:val="000000"/>
        </w:rPr>
        <w:t>250</w:t>
      </w:r>
      <w:r w:rsidRPr="00CB069D">
        <w:rPr>
          <w:rFonts w:ascii="Arial" w:eastAsia="Arial" w:hAnsi="Arial" w:cs="Arial"/>
          <w:color w:val="000000"/>
        </w:rPr>
        <w:t>,00</w:t>
      </w:r>
      <w:r>
        <w:rPr>
          <w:rFonts w:ascii="Arial" w:eastAsia="Arial" w:hAnsi="Arial" w:cs="Arial"/>
          <w:color w:val="000000"/>
        </w:rPr>
        <w:t xml:space="preserve"> €</w:t>
      </w:r>
    </w:p>
    <w:p w14:paraId="09A7CC19" w14:textId="706EBCE3" w:rsidR="0082451B" w:rsidRDefault="0082451B" w:rsidP="0009553E">
      <w:pPr>
        <w:shd w:val="clear" w:color="auto" w:fill="FFFFFF"/>
        <w:spacing w:after="0"/>
        <w:jc w:val="both"/>
      </w:pPr>
      <w:r w:rsidRPr="00CB069D">
        <w:rPr>
          <w:rFonts w:ascii="Arial" w:eastAsia="Arial" w:hAnsi="Arial" w:cs="Arial"/>
          <w:color w:val="000000"/>
        </w:rPr>
        <w:t>Receitas Próprias I</w:t>
      </w:r>
      <w:r w:rsidR="00991F70">
        <w:rPr>
          <w:rFonts w:ascii="Arial" w:eastAsia="Arial" w:hAnsi="Arial" w:cs="Arial"/>
          <w:color w:val="000000"/>
        </w:rPr>
        <w:t>SEG</w:t>
      </w:r>
      <w:r w:rsidRPr="00CB069D">
        <w:rPr>
          <w:rFonts w:ascii="Arial" w:eastAsia="Arial" w:hAnsi="Arial" w:cs="Arial"/>
          <w:color w:val="000000"/>
        </w:rPr>
        <w:t xml:space="preserve">: </w:t>
      </w:r>
      <w:r w:rsidR="001A39BF">
        <w:rPr>
          <w:rFonts w:ascii="Arial" w:eastAsia="Arial" w:hAnsi="Arial" w:cs="Arial"/>
          <w:color w:val="000000"/>
        </w:rPr>
        <w:t>108</w:t>
      </w:r>
      <w:r w:rsidRPr="00CB069D">
        <w:rPr>
          <w:rFonts w:ascii="Arial" w:eastAsia="Arial" w:hAnsi="Arial" w:cs="Arial"/>
          <w:color w:val="000000"/>
        </w:rPr>
        <w:t>.</w:t>
      </w:r>
      <w:r w:rsidR="001A39BF">
        <w:rPr>
          <w:rFonts w:ascii="Arial" w:eastAsia="Arial" w:hAnsi="Arial" w:cs="Arial"/>
          <w:color w:val="000000"/>
        </w:rPr>
        <w:t>750</w:t>
      </w:r>
      <w:r w:rsidRPr="00CB069D">
        <w:rPr>
          <w:rFonts w:ascii="Arial" w:eastAsia="Arial" w:hAnsi="Arial" w:cs="Arial"/>
          <w:color w:val="000000"/>
        </w:rPr>
        <w:t>,00</w:t>
      </w:r>
      <w:r>
        <w:rPr>
          <w:rFonts w:ascii="Arial" w:eastAsia="Arial" w:hAnsi="Arial" w:cs="Arial"/>
          <w:color w:val="000000"/>
        </w:rPr>
        <w:t xml:space="preserve"> €</w:t>
      </w:r>
    </w:p>
    <w:p w14:paraId="09187002" w14:textId="2C3E57A8" w:rsidR="0082451B" w:rsidRDefault="0082451B" w:rsidP="0009553E">
      <w:pPr>
        <w:shd w:val="clear" w:color="auto" w:fill="FFFFFF"/>
        <w:spacing w:after="0"/>
        <w:jc w:val="both"/>
      </w:pPr>
      <w:r w:rsidRPr="00CB069D">
        <w:rPr>
          <w:rFonts w:ascii="Arial" w:eastAsia="Arial" w:hAnsi="Arial" w:cs="Arial"/>
          <w:color w:val="000000"/>
        </w:rPr>
        <w:t xml:space="preserve">Financiamento Total: </w:t>
      </w:r>
      <w:r w:rsidR="001A39BF">
        <w:rPr>
          <w:rFonts w:ascii="Arial" w:eastAsia="Arial" w:hAnsi="Arial" w:cs="Arial"/>
          <w:color w:val="000000"/>
        </w:rPr>
        <w:t>725</w:t>
      </w:r>
      <w:r w:rsidRPr="00CB069D">
        <w:rPr>
          <w:rFonts w:ascii="Arial" w:eastAsia="Arial" w:hAnsi="Arial" w:cs="Arial"/>
          <w:color w:val="000000"/>
        </w:rPr>
        <w:t>.</w:t>
      </w:r>
      <w:r w:rsidR="001A39BF">
        <w:rPr>
          <w:rFonts w:ascii="Arial" w:eastAsia="Arial" w:hAnsi="Arial" w:cs="Arial"/>
          <w:color w:val="000000"/>
        </w:rPr>
        <w:t>0</w:t>
      </w:r>
      <w:r w:rsidR="00991F70">
        <w:rPr>
          <w:rFonts w:ascii="Arial" w:eastAsia="Arial" w:hAnsi="Arial" w:cs="Arial"/>
          <w:color w:val="000000"/>
        </w:rPr>
        <w:t>0</w:t>
      </w:r>
      <w:r w:rsidRPr="00CB069D">
        <w:rPr>
          <w:rFonts w:ascii="Arial" w:eastAsia="Arial" w:hAnsi="Arial" w:cs="Arial"/>
          <w:color w:val="000000"/>
        </w:rPr>
        <w:t>0,00</w:t>
      </w:r>
      <w:r w:rsidR="00991F70">
        <w:rPr>
          <w:rFonts w:ascii="Arial" w:eastAsia="Arial" w:hAnsi="Arial" w:cs="Arial"/>
          <w:color w:val="000000"/>
        </w:rPr>
        <w:t xml:space="preserve"> €</w:t>
      </w:r>
    </w:p>
    <w:p w14:paraId="1B1DD308" w14:textId="4DAA7449" w:rsidR="0082451B" w:rsidRDefault="0082451B" w:rsidP="0009553E">
      <w:pPr>
        <w:shd w:val="clear" w:color="auto" w:fill="FFFFFF"/>
        <w:spacing w:after="0"/>
        <w:jc w:val="both"/>
      </w:pPr>
      <w:r w:rsidRPr="00CB069D">
        <w:rPr>
          <w:rFonts w:ascii="Arial" w:eastAsia="Arial" w:hAnsi="Arial" w:cs="Arial"/>
          <w:color w:val="000000"/>
        </w:rPr>
        <w:t xml:space="preserve">Investimento Total: </w:t>
      </w:r>
      <w:r w:rsidR="001A39BF">
        <w:rPr>
          <w:rFonts w:ascii="Arial" w:eastAsia="Arial" w:hAnsi="Arial" w:cs="Arial"/>
          <w:color w:val="000000"/>
        </w:rPr>
        <w:t>725</w:t>
      </w:r>
      <w:r w:rsidRPr="00CB069D">
        <w:rPr>
          <w:rFonts w:ascii="Arial" w:eastAsia="Arial" w:hAnsi="Arial" w:cs="Arial"/>
          <w:color w:val="000000"/>
        </w:rPr>
        <w:t>.</w:t>
      </w:r>
      <w:r w:rsidR="001A39BF">
        <w:rPr>
          <w:rFonts w:ascii="Arial" w:eastAsia="Arial" w:hAnsi="Arial" w:cs="Arial"/>
          <w:color w:val="000000"/>
        </w:rPr>
        <w:t>0</w:t>
      </w:r>
      <w:r w:rsidR="00991F70">
        <w:rPr>
          <w:rFonts w:ascii="Arial" w:eastAsia="Arial" w:hAnsi="Arial" w:cs="Arial"/>
          <w:color w:val="000000"/>
        </w:rPr>
        <w:t>0</w:t>
      </w:r>
      <w:r w:rsidRPr="00CB069D">
        <w:rPr>
          <w:rFonts w:ascii="Arial" w:eastAsia="Arial" w:hAnsi="Arial" w:cs="Arial"/>
          <w:color w:val="000000"/>
        </w:rPr>
        <w:t>0,00</w:t>
      </w:r>
      <w:r w:rsidR="00991F70">
        <w:rPr>
          <w:rFonts w:ascii="Arial" w:eastAsia="Arial" w:hAnsi="Arial" w:cs="Arial"/>
          <w:color w:val="000000"/>
        </w:rPr>
        <w:t xml:space="preserve"> €</w:t>
      </w:r>
    </w:p>
    <w:p w14:paraId="2EA7A642" w14:textId="51FE3528" w:rsidR="00C6728E" w:rsidRDefault="0082451B" w:rsidP="0082451B">
      <w:pPr>
        <w:shd w:val="clear" w:color="auto" w:fill="FFFFFF"/>
        <w:spacing w:after="0"/>
        <w:jc w:val="both"/>
        <w:rPr>
          <w:rFonts w:ascii="Arial" w:eastAsia="Arial" w:hAnsi="Arial" w:cs="Arial"/>
          <w:color w:val="000000"/>
        </w:rPr>
      </w:pPr>
      <w:r w:rsidRPr="00CB069D">
        <w:rPr>
          <w:rFonts w:ascii="Arial" w:eastAsia="Arial" w:hAnsi="Arial" w:cs="Arial"/>
          <w:color w:val="000000"/>
        </w:rPr>
        <w:t xml:space="preserve">Investimento Elegível Total: </w:t>
      </w:r>
      <w:r w:rsidR="001A39BF">
        <w:rPr>
          <w:rFonts w:ascii="Arial" w:eastAsia="Arial" w:hAnsi="Arial" w:cs="Arial"/>
          <w:color w:val="000000"/>
        </w:rPr>
        <w:t>725</w:t>
      </w:r>
      <w:r w:rsidRPr="00CB069D">
        <w:rPr>
          <w:rFonts w:ascii="Arial" w:eastAsia="Arial" w:hAnsi="Arial" w:cs="Arial"/>
          <w:color w:val="000000"/>
        </w:rPr>
        <w:t>.</w:t>
      </w:r>
      <w:r w:rsidR="001A39BF">
        <w:rPr>
          <w:rFonts w:ascii="Arial" w:eastAsia="Arial" w:hAnsi="Arial" w:cs="Arial"/>
          <w:color w:val="000000"/>
        </w:rPr>
        <w:t>0</w:t>
      </w:r>
      <w:r w:rsidR="00991F70">
        <w:rPr>
          <w:rFonts w:ascii="Arial" w:eastAsia="Arial" w:hAnsi="Arial" w:cs="Arial"/>
          <w:color w:val="000000"/>
        </w:rPr>
        <w:t>0</w:t>
      </w:r>
      <w:r w:rsidRPr="00CB069D">
        <w:rPr>
          <w:rFonts w:ascii="Arial" w:eastAsia="Arial" w:hAnsi="Arial" w:cs="Arial"/>
          <w:color w:val="000000"/>
        </w:rPr>
        <w:t>0,00</w:t>
      </w:r>
      <w:r w:rsidR="00991F70">
        <w:rPr>
          <w:rFonts w:ascii="Arial" w:eastAsia="Arial" w:hAnsi="Arial" w:cs="Arial"/>
          <w:color w:val="000000"/>
        </w:rPr>
        <w:t xml:space="preserve"> €</w:t>
      </w:r>
    </w:p>
    <w:p w14:paraId="250F5990" w14:textId="391DD720" w:rsidR="002614C8" w:rsidRPr="00D30A82" w:rsidRDefault="002614C8" w:rsidP="0082451B">
      <w:pPr>
        <w:shd w:val="clear" w:color="auto" w:fill="FFFFFF"/>
        <w:spacing w:after="0"/>
        <w:jc w:val="both"/>
        <w:rPr>
          <w:rFonts w:ascii="Arial" w:eastAsia="Arial" w:hAnsi="Arial" w:cs="Arial"/>
          <w:color w:val="000000"/>
        </w:rPr>
      </w:pPr>
    </w:p>
    <w:p w14:paraId="78B078D9" w14:textId="7167C651" w:rsidR="000B7703" w:rsidRPr="0082451B" w:rsidRDefault="0082451B" w:rsidP="0082451B">
      <w:pPr>
        <w:shd w:val="clear" w:color="auto" w:fill="FFFFFF"/>
        <w:jc w:val="both"/>
      </w:pPr>
      <w:r w:rsidRPr="00CB069D">
        <w:rPr>
          <w:rFonts w:ascii="Arial" w:eastAsia="Arial" w:hAnsi="Arial" w:cs="Arial"/>
        </w:rPr>
        <w:t>Após o período de implementação deste projeto, com duração revista de 24 meses, de novembro de 2020 a outubro de 2022, não estão previstos nos anos seguintes custos de manutenção ou apoio pós-venda</w:t>
      </w:r>
      <w:r>
        <w:rPr>
          <w:rFonts w:ascii="Arial" w:eastAsia="Arial" w:hAnsi="Arial" w:cs="Arial"/>
        </w:rPr>
        <w:t>.</w:t>
      </w:r>
    </w:p>
    <w:p w14:paraId="392A3BD0" w14:textId="790B2DBB" w:rsidR="00991F70" w:rsidRDefault="00991F70" w:rsidP="007D4967">
      <w:pPr>
        <w:shd w:val="clear" w:color="auto" w:fill="FFFFFF"/>
        <w:jc w:val="both"/>
      </w:pPr>
      <w:r>
        <w:rPr>
          <w:rFonts w:ascii="Arial" w:eastAsia="Arial" w:hAnsi="Arial" w:cs="Arial"/>
          <w:b/>
        </w:rPr>
        <w:t>Benefícios financeiros estimados a 3 anos</w:t>
      </w:r>
    </w:p>
    <w:p w14:paraId="6E2724A9" w14:textId="54DA22EC" w:rsidR="00991F70" w:rsidRDefault="00991F70" w:rsidP="00991F70">
      <w:pPr>
        <w:shd w:val="clear" w:color="auto" w:fill="FFFFFF"/>
        <w:spacing w:after="0"/>
        <w:jc w:val="both"/>
      </w:pPr>
      <w:r>
        <w:rPr>
          <w:rFonts w:ascii="Arial" w:eastAsia="Arial" w:hAnsi="Arial" w:cs="Arial"/>
          <w:u w:val="single"/>
        </w:rPr>
        <w:t>P</w:t>
      </w:r>
      <w:r w:rsidR="00A94B54">
        <w:rPr>
          <w:rFonts w:ascii="Arial" w:eastAsia="Arial" w:hAnsi="Arial" w:cs="Arial"/>
          <w:u w:val="single"/>
        </w:rPr>
        <w:t>ela</w:t>
      </w:r>
      <w:r>
        <w:rPr>
          <w:rFonts w:ascii="Arial" w:eastAsia="Arial" w:hAnsi="Arial" w:cs="Arial"/>
          <w:u w:val="single"/>
        </w:rPr>
        <w:t xml:space="preserve"> </w:t>
      </w:r>
      <w:r w:rsidR="00A94B54">
        <w:rPr>
          <w:rFonts w:ascii="Arial" w:eastAsia="Arial" w:hAnsi="Arial" w:cs="Arial"/>
          <w:u w:val="single"/>
        </w:rPr>
        <w:t>Diminuição do Nº de Horas</w:t>
      </w:r>
    </w:p>
    <w:p w14:paraId="34A477E4" w14:textId="5D48C933" w:rsidR="00991F70" w:rsidRDefault="00A94B54" w:rsidP="00EC07E1">
      <w:pPr>
        <w:shd w:val="clear" w:color="auto" w:fill="FFFFFF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Estima-se que com a implementação da presente operação se obtenha uma poupança anual média de 756.000 €, resultante da diminuição de, aproximadamente, </w:t>
      </w:r>
      <w:r w:rsidRPr="00446578">
        <w:rPr>
          <w:rFonts w:ascii="Arial" w:eastAsia="Arial" w:hAnsi="Arial" w:cs="Arial"/>
          <w:highlight w:val="yellow"/>
          <w:rPrChange w:id="681" w:author="João Calado" w:date="2020-06-11T19:57:00Z">
            <w:rPr>
              <w:rFonts w:ascii="Arial" w:eastAsia="Arial" w:hAnsi="Arial" w:cs="Arial"/>
            </w:rPr>
          </w:rPrChange>
        </w:rPr>
        <w:t>11.200 horas/ano</w:t>
      </w:r>
      <w:r>
        <w:rPr>
          <w:rFonts w:ascii="Arial" w:eastAsia="Arial" w:hAnsi="Arial" w:cs="Arial"/>
        </w:rPr>
        <w:t xml:space="preserve"> com a prestação </w:t>
      </w:r>
      <w:commentRangeStart w:id="682"/>
      <w:r>
        <w:rPr>
          <w:rFonts w:ascii="Arial" w:eastAsia="Arial" w:hAnsi="Arial" w:cs="Arial"/>
        </w:rPr>
        <w:t>dos</w:t>
      </w:r>
      <w:commentRangeEnd w:id="682"/>
      <w:r w:rsidR="00446578">
        <w:rPr>
          <w:rStyle w:val="Refdecomentrio"/>
        </w:rPr>
        <w:commentReference w:id="682"/>
      </w:r>
      <w:r>
        <w:rPr>
          <w:rFonts w:ascii="Arial" w:eastAsia="Arial" w:hAnsi="Arial" w:cs="Arial"/>
        </w:rPr>
        <w:t xml:space="preserve"> serviços disponibilizados pelo ISEG.</w:t>
      </w:r>
    </w:p>
    <w:p w14:paraId="4C5B816B" w14:textId="42F8C3AD" w:rsidR="00A94B54" w:rsidRPr="00A94B54" w:rsidRDefault="00A94B54" w:rsidP="00A94B54">
      <w:pPr>
        <w:shd w:val="clear" w:color="auto" w:fill="FFFFFF"/>
        <w:spacing w:after="0"/>
        <w:jc w:val="both"/>
        <w:rPr>
          <w:rFonts w:ascii="Arial" w:eastAsia="Arial" w:hAnsi="Arial" w:cs="Arial"/>
          <w:u w:val="single"/>
        </w:rPr>
      </w:pPr>
      <w:r w:rsidRPr="00A94B54">
        <w:rPr>
          <w:rFonts w:ascii="Arial" w:eastAsia="Arial" w:hAnsi="Arial" w:cs="Arial"/>
          <w:u w:val="single"/>
        </w:rPr>
        <w:t>Pela Redução do tempo médio de prestação dos serviços</w:t>
      </w:r>
    </w:p>
    <w:p w14:paraId="5C779272" w14:textId="116AE6B5" w:rsidR="00A94B54" w:rsidRPr="00A94B54" w:rsidRDefault="00A94B54" w:rsidP="00EC07E1">
      <w:pPr>
        <w:shd w:val="clear" w:color="auto" w:fill="FFFFFF"/>
        <w:jc w:val="both"/>
        <w:rPr>
          <w:rFonts w:ascii="Arial" w:hAnsi="Arial" w:cs="Arial"/>
        </w:rPr>
      </w:pPr>
      <w:r w:rsidRPr="00A94B54">
        <w:rPr>
          <w:rFonts w:ascii="Arial" w:hAnsi="Arial" w:cs="Arial"/>
        </w:rPr>
        <w:lastRenderedPageBreak/>
        <w:t>Estima-se que a redução do tempo médio d</w:t>
      </w:r>
      <w:r>
        <w:rPr>
          <w:rFonts w:ascii="Arial" w:hAnsi="Arial" w:cs="Arial"/>
        </w:rPr>
        <w:t xml:space="preserve">e prestação dos serviços se situe entre os 40% e os </w:t>
      </w:r>
      <w:commentRangeStart w:id="683"/>
      <w:r>
        <w:rPr>
          <w:rFonts w:ascii="Arial" w:hAnsi="Arial" w:cs="Arial"/>
        </w:rPr>
        <w:t>60</w:t>
      </w:r>
      <w:commentRangeEnd w:id="683"/>
      <w:r w:rsidR="00446578">
        <w:rPr>
          <w:rStyle w:val="Refdecomentrio"/>
        </w:rPr>
        <w:commentReference w:id="683"/>
      </w:r>
      <w:r>
        <w:rPr>
          <w:rFonts w:ascii="Arial" w:hAnsi="Arial" w:cs="Arial"/>
        </w:rPr>
        <w:t>%.</w:t>
      </w:r>
    </w:p>
    <w:p w14:paraId="0E8FA442" w14:textId="3B739C87" w:rsidR="00991F70" w:rsidRPr="00A94B54" w:rsidRDefault="00991F70" w:rsidP="0009553E">
      <w:pPr>
        <w:shd w:val="clear" w:color="auto" w:fill="FFFFFF"/>
        <w:spacing w:after="0"/>
        <w:jc w:val="both"/>
        <w:rPr>
          <w:rFonts w:ascii="Arial" w:hAnsi="Arial" w:cs="Arial"/>
        </w:rPr>
      </w:pPr>
      <w:r w:rsidRPr="00A94B54">
        <w:rPr>
          <w:rFonts w:ascii="Arial" w:eastAsia="Arial" w:hAnsi="Arial" w:cs="Arial"/>
          <w:u w:val="single"/>
        </w:rPr>
        <w:t>P</w:t>
      </w:r>
      <w:r w:rsidR="00A94B54" w:rsidRPr="00A94B54">
        <w:rPr>
          <w:rFonts w:ascii="Arial" w:eastAsia="Arial" w:hAnsi="Arial" w:cs="Arial"/>
          <w:u w:val="single"/>
        </w:rPr>
        <w:t>or</w:t>
      </w:r>
      <w:r w:rsidRPr="00A94B54">
        <w:rPr>
          <w:rFonts w:ascii="Arial" w:eastAsia="Arial" w:hAnsi="Arial" w:cs="Arial"/>
          <w:u w:val="single"/>
        </w:rPr>
        <w:t xml:space="preserve"> Diminuição dos Custos operacionais</w:t>
      </w:r>
    </w:p>
    <w:p w14:paraId="37C112E8" w14:textId="260632E7" w:rsidR="000B7703" w:rsidRDefault="00991F70" w:rsidP="00D30A8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</w:pPr>
      <w:r w:rsidRPr="00F222E9">
        <w:rPr>
          <w:rFonts w:ascii="Arial" w:eastAsia="Arial" w:hAnsi="Arial" w:cs="Arial"/>
        </w:rPr>
        <w:t>Está previsto que os custos operacionais associados a equipamentos e hardware, software, serviços externos no âmbito das TIC se mantenham apesar da implementação desta operação. Os</w:t>
      </w:r>
      <w:r>
        <w:rPr>
          <w:rFonts w:ascii="Arial" w:eastAsia="Arial" w:hAnsi="Arial" w:cs="Arial"/>
        </w:rPr>
        <w:t xml:space="preserve"> ganhos e as poupanças obtidas serão incorporados na operação e na atividade regular do ISEG.</w:t>
      </w:r>
    </w:p>
    <w:p w14:paraId="40E257C8" w14:textId="194E192A" w:rsidR="00991F70" w:rsidRDefault="00991F70" w:rsidP="00E96A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jc w:val="both"/>
      </w:pPr>
      <w:r>
        <w:rPr>
          <w:rFonts w:ascii="Arial" w:eastAsia="Arial" w:hAnsi="Arial" w:cs="Arial"/>
          <w:u w:val="single"/>
        </w:rPr>
        <w:t>Por Poupança de Custos com Pessoal</w:t>
      </w:r>
    </w:p>
    <w:p w14:paraId="719818CF" w14:textId="34DEB0ED" w:rsidR="00991F70" w:rsidRDefault="00991F70" w:rsidP="00E96A3F">
      <w:pPr>
        <w:jc w:val="both"/>
      </w:pPr>
      <w:r w:rsidRPr="00F222E9">
        <w:rPr>
          <w:rFonts w:ascii="Arial" w:eastAsia="Arial" w:hAnsi="Arial" w:cs="Arial"/>
        </w:rPr>
        <w:t>Estima-se que com a implementação d</w:t>
      </w:r>
      <w:r>
        <w:rPr>
          <w:rFonts w:ascii="Arial" w:eastAsia="Arial" w:hAnsi="Arial" w:cs="Arial"/>
        </w:rPr>
        <w:t>esta</w:t>
      </w:r>
      <w:r w:rsidRPr="00F222E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solução</w:t>
      </w:r>
      <w:r w:rsidRPr="00F222E9">
        <w:rPr>
          <w:rFonts w:ascii="Arial" w:eastAsia="Arial" w:hAnsi="Arial" w:cs="Arial"/>
        </w:rPr>
        <w:t xml:space="preserve"> se consiga uma libertação de meios humanos</w:t>
      </w:r>
      <w:r>
        <w:rPr>
          <w:rFonts w:ascii="Arial" w:eastAsia="Arial" w:hAnsi="Arial" w:cs="Arial"/>
        </w:rPr>
        <w:t>,</w:t>
      </w:r>
      <w:r w:rsidRPr="00F222E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não quantificada</w:t>
      </w:r>
      <w:r w:rsidRPr="00F222E9">
        <w:rPr>
          <w:rFonts w:ascii="Arial" w:eastAsia="Arial" w:hAnsi="Arial" w:cs="Arial"/>
        </w:rPr>
        <w:t xml:space="preserve">, </w:t>
      </w:r>
      <w:r>
        <w:rPr>
          <w:rFonts w:ascii="Arial" w:eastAsia="Arial" w:hAnsi="Arial" w:cs="Arial"/>
        </w:rPr>
        <w:t xml:space="preserve">por via da </w:t>
      </w:r>
      <w:r w:rsidR="00A94B54">
        <w:rPr>
          <w:rFonts w:ascii="Arial" w:eastAsia="Arial" w:hAnsi="Arial" w:cs="Arial"/>
        </w:rPr>
        <w:t>eliminação de tarefas redundantes, da menor circulação de pessoas e do menor tempo necessária para a execução de tarefas</w:t>
      </w:r>
      <w:r>
        <w:rPr>
          <w:rFonts w:ascii="Arial" w:eastAsia="Arial" w:hAnsi="Arial" w:cs="Arial"/>
        </w:rPr>
        <w:t>.</w:t>
      </w:r>
    </w:p>
    <w:p w14:paraId="4B822122" w14:textId="2F9F7C00" w:rsidR="000B7703" w:rsidRPr="00991F70" w:rsidRDefault="00991F70" w:rsidP="00991F70">
      <w:pPr>
        <w:shd w:val="clear" w:color="auto" w:fill="FFFFFF"/>
        <w:jc w:val="both"/>
      </w:pPr>
      <w:r>
        <w:rPr>
          <w:rFonts w:ascii="Arial" w:eastAsia="Arial" w:hAnsi="Arial" w:cs="Arial"/>
        </w:rPr>
        <w:t>Quanto ao financiamento do projeto e a respetiva sustentabilidade verificar ponto 14. Plano de Sustentabilidade, neste Anexo Técnico.</w:t>
      </w:r>
    </w:p>
    <w:p w14:paraId="7A3D4407" w14:textId="215492BA" w:rsidR="00991F70" w:rsidRDefault="00991F70" w:rsidP="0009553E">
      <w:pPr>
        <w:shd w:val="clear" w:color="auto" w:fill="FFFFFF"/>
        <w:spacing w:after="0"/>
        <w:jc w:val="both"/>
      </w:pPr>
      <w:r>
        <w:rPr>
          <w:rFonts w:ascii="Arial" w:eastAsia="Arial" w:hAnsi="Arial" w:cs="Arial"/>
          <w:b/>
        </w:rPr>
        <w:t>Benefícios não financeiros</w:t>
      </w:r>
    </w:p>
    <w:p w14:paraId="77D2C043" w14:textId="27FD04D0" w:rsidR="00991F70" w:rsidRDefault="00991F70" w:rsidP="0009553E">
      <w:pPr>
        <w:shd w:val="clear" w:color="auto" w:fill="FFFFFF"/>
        <w:spacing w:after="0"/>
        <w:jc w:val="both"/>
      </w:pPr>
      <w:r>
        <w:rPr>
          <w:rFonts w:ascii="Arial" w:eastAsia="Arial" w:hAnsi="Arial" w:cs="Arial"/>
        </w:rPr>
        <w:t>A implementação deste projeto permitirá adquirir os seguintes benefícios:</w:t>
      </w:r>
    </w:p>
    <w:p w14:paraId="64ED48F6" w14:textId="7CD19D34" w:rsidR="00991F70" w:rsidRDefault="00A94B54" w:rsidP="001E3871">
      <w:pPr>
        <w:pStyle w:val="PargrafodaLista"/>
        <w:numPr>
          <w:ilvl w:val="0"/>
          <w:numId w:val="13"/>
        </w:numPr>
        <w:shd w:val="clear" w:color="auto" w:fill="FFFFFF"/>
        <w:spacing w:after="0"/>
        <w:jc w:val="both"/>
      </w:pPr>
      <w:r w:rsidRPr="00C91106">
        <w:rPr>
          <w:rFonts w:ascii="Arial" w:eastAsia="Arial" w:hAnsi="Arial" w:cs="Arial"/>
          <w:color w:val="000000"/>
        </w:rPr>
        <w:t>Obtenção de melhorias significativas na qualidade da informação prestada</w:t>
      </w:r>
    </w:p>
    <w:p w14:paraId="51710B07" w14:textId="5E9AD5A8" w:rsidR="00991F70" w:rsidRDefault="00C91106" w:rsidP="001E3871">
      <w:pPr>
        <w:pStyle w:val="PargrafodaLista"/>
        <w:numPr>
          <w:ilvl w:val="0"/>
          <w:numId w:val="13"/>
        </w:numPr>
        <w:shd w:val="clear" w:color="auto" w:fill="FFFFFF"/>
        <w:spacing w:after="0"/>
        <w:jc w:val="both"/>
      </w:pPr>
      <w:r w:rsidRPr="00C91106">
        <w:rPr>
          <w:rFonts w:ascii="Arial" w:eastAsia="Arial" w:hAnsi="Arial" w:cs="Arial"/>
        </w:rPr>
        <w:t>Otimização</w:t>
      </w:r>
      <w:r w:rsidRPr="00C91106">
        <w:rPr>
          <w:rFonts w:ascii="Arial" w:eastAsia="Arial" w:hAnsi="Arial" w:cs="Arial"/>
          <w:color w:val="000000"/>
        </w:rPr>
        <w:t xml:space="preserve"> dos recursos humanos</w:t>
      </w:r>
    </w:p>
    <w:p w14:paraId="7FC0C571" w14:textId="730E232E" w:rsidR="00991F70" w:rsidRDefault="00C91106" w:rsidP="001E3871">
      <w:pPr>
        <w:pStyle w:val="PargrafodaLista"/>
        <w:numPr>
          <w:ilvl w:val="0"/>
          <w:numId w:val="13"/>
        </w:numPr>
        <w:shd w:val="clear" w:color="auto" w:fill="FFFFFF"/>
        <w:spacing w:after="0"/>
        <w:jc w:val="both"/>
      </w:pPr>
      <w:r w:rsidRPr="00C91106">
        <w:rPr>
          <w:rFonts w:ascii="Arial" w:eastAsia="Arial" w:hAnsi="Arial" w:cs="Arial"/>
          <w:color w:val="000000"/>
        </w:rPr>
        <w:t>Maior flexibilidade organizacional</w:t>
      </w:r>
    </w:p>
    <w:p w14:paraId="7FFFDD95" w14:textId="62813271" w:rsidR="00991F70" w:rsidRDefault="00A94B54" w:rsidP="001E3871">
      <w:pPr>
        <w:pStyle w:val="PargrafodaLista"/>
        <w:numPr>
          <w:ilvl w:val="0"/>
          <w:numId w:val="13"/>
        </w:numPr>
        <w:shd w:val="clear" w:color="auto" w:fill="FFFFFF"/>
        <w:spacing w:after="0"/>
        <w:jc w:val="both"/>
      </w:pPr>
      <w:r>
        <w:rPr>
          <w:rFonts w:ascii="Arial" w:hAnsi="Arial" w:cs="Arial"/>
        </w:rPr>
        <w:t>Redução do consumo</w:t>
      </w:r>
      <w:r w:rsidR="00923647">
        <w:rPr>
          <w:rFonts w:ascii="Arial" w:hAnsi="Arial" w:cs="Arial"/>
        </w:rPr>
        <w:t xml:space="preserve"> de papel e outros consumíveis</w:t>
      </w:r>
    </w:p>
    <w:p w14:paraId="7E607874" w14:textId="2F9CD3EB" w:rsidR="00991F70" w:rsidRDefault="00923647" w:rsidP="00923647">
      <w:pPr>
        <w:pStyle w:val="PargrafodaLista"/>
        <w:numPr>
          <w:ilvl w:val="0"/>
          <w:numId w:val="13"/>
        </w:numPr>
        <w:shd w:val="clear" w:color="auto" w:fill="FFFFFF"/>
        <w:jc w:val="both"/>
      </w:pPr>
      <w:r>
        <w:rPr>
          <w:rFonts w:ascii="Arial" w:eastAsia="Arial" w:hAnsi="Arial" w:cs="Arial"/>
          <w:color w:val="000000"/>
        </w:rPr>
        <w:t>Maior interoperabilidade digital com os restantes organismos da Administração Pública</w:t>
      </w:r>
    </w:p>
    <w:p w14:paraId="13FCE8C3" w14:textId="2706E55C" w:rsidR="000B7703" w:rsidRDefault="000B7703" w:rsidP="00C91106">
      <w:pPr>
        <w:shd w:val="clear" w:color="auto" w:fill="FFFFFF"/>
        <w:jc w:val="both"/>
        <w:rPr>
          <w:ins w:id="684" w:author="João Calado" w:date="2020-06-11T19:58:00Z"/>
          <w:rFonts w:ascii="Arial" w:eastAsia="Arial" w:hAnsi="Arial" w:cs="Arial"/>
        </w:rPr>
      </w:pPr>
    </w:p>
    <w:p w14:paraId="4E99C460" w14:textId="7C0F7B6D" w:rsidR="00446578" w:rsidRDefault="00446578" w:rsidP="00C91106">
      <w:pPr>
        <w:shd w:val="clear" w:color="auto" w:fill="FFFFFF"/>
        <w:jc w:val="both"/>
        <w:rPr>
          <w:ins w:id="685" w:author="João Calado" w:date="2020-06-11T19:58:00Z"/>
          <w:rFonts w:ascii="Arial" w:eastAsia="Arial" w:hAnsi="Arial" w:cs="Arial"/>
        </w:rPr>
      </w:pPr>
    </w:p>
    <w:p w14:paraId="78FEFBA8" w14:textId="77777777" w:rsidR="00446578" w:rsidRDefault="00446578" w:rsidP="00C91106">
      <w:pPr>
        <w:shd w:val="clear" w:color="auto" w:fill="FFFFFF"/>
        <w:jc w:val="both"/>
        <w:rPr>
          <w:rFonts w:ascii="Arial" w:eastAsia="Arial" w:hAnsi="Arial" w:cs="Arial"/>
        </w:rPr>
      </w:pPr>
    </w:p>
    <w:p w14:paraId="5E052FB6" w14:textId="6EDB8CD4" w:rsidR="00C91106" w:rsidRDefault="00C91106" w:rsidP="00D30A82">
      <w:pPr>
        <w:shd w:val="clear" w:color="auto" w:fill="FFFFFF"/>
        <w:ind w:left="284"/>
        <w:jc w:val="both"/>
      </w:pPr>
      <w:r>
        <w:rPr>
          <w:rFonts w:ascii="Arial" w:eastAsia="Arial" w:hAnsi="Arial" w:cs="Arial"/>
          <w:b/>
          <w:color w:val="31849B"/>
        </w:rPr>
        <w:t>4.</w:t>
      </w:r>
      <w:r w:rsidR="00A33294">
        <w:rPr>
          <w:rFonts w:ascii="Arial" w:eastAsia="Arial" w:hAnsi="Arial" w:cs="Arial"/>
          <w:b/>
          <w:color w:val="31849B"/>
        </w:rPr>
        <w:t>3</w:t>
      </w:r>
      <w:r>
        <w:rPr>
          <w:rFonts w:ascii="Arial" w:eastAsia="Arial" w:hAnsi="Arial" w:cs="Arial"/>
          <w:b/>
          <w:color w:val="31849B"/>
        </w:rPr>
        <w:t xml:space="preserve"> Análise de Risco da operação</w:t>
      </w:r>
    </w:p>
    <w:p w14:paraId="0BBE9B16" w14:textId="769FB7DB" w:rsidR="00C91106" w:rsidRDefault="00C91106" w:rsidP="00D30A82">
      <w:pPr>
        <w:shd w:val="clear" w:color="auto" w:fill="FFFFFF"/>
        <w:jc w:val="both"/>
      </w:pPr>
      <w:r>
        <w:rPr>
          <w:rFonts w:ascii="Arial" w:eastAsia="Arial" w:hAnsi="Arial" w:cs="Arial"/>
        </w:rPr>
        <w:t>Efetuada a construção da Matriz de Risco inerente ao presente projeto constataram-se os seguintes riscos:</w:t>
      </w:r>
    </w:p>
    <w:p w14:paraId="5A2396F4" w14:textId="1C51CB92" w:rsidR="00C91106" w:rsidRDefault="00C91106" w:rsidP="00636E2E">
      <w:pPr>
        <w:shd w:val="clear" w:color="auto" w:fill="FFFFFF"/>
        <w:spacing w:after="0"/>
        <w:jc w:val="both"/>
      </w:pPr>
      <w:r>
        <w:rPr>
          <w:rFonts w:ascii="Arial" w:eastAsia="Arial" w:hAnsi="Arial" w:cs="Arial"/>
          <w:b/>
        </w:rPr>
        <w:t>Risco Organizacional:</w:t>
      </w:r>
    </w:p>
    <w:p w14:paraId="497A5177" w14:textId="57F517D6" w:rsidR="00C91106" w:rsidRDefault="00C91106" w:rsidP="001E3871">
      <w:pPr>
        <w:pStyle w:val="PargrafodaLista"/>
        <w:numPr>
          <w:ilvl w:val="0"/>
          <w:numId w:val="14"/>
        </w:numPr>
        <w:shd w:val="clear" w:color="auto" w:fill="FFFFFF"/>
        <w:spacing w:after="0"/>
        <w:ind w:left="567" w:hanging="283"/>
        <w:jc w:val="both"/>
      </w:pPr>
      <w:r w:rsidRPr="00C91106">
        <w:rPr>
          <w:rFonts w:ascii="Arial" w:eastAsia="Arial" w:hAnsi="Arial" w:cs="Arial"/>
          <w:color w:val="000000"/>
        </w:rPr>
        <w:t>Indisponibilidade dos Colaboradores Chave: o impacto é crítico, a probabilidade é baixa e a ação corretiva incidirá no envolvimento das pessoas e das chefias da organização.</w:t>
      </w:r>
    </w:p>
    <w:p w14:paraId="70E051E4" w14:textId="181427C8" w:rsidR="00C91106" w:rsidRPr="00C91106" w:rsidRDefault="00C91106" w:rsidP="001E3871">
      <w:pPr>
        <w:pStyle w:val="PargrafodaLista"/>
        <w:numPr>
          <w:ilvl w:val="0"/>
          <w:numId w:val="14"/>
        </w:numPr>
        <w:shd w:val="clear" w:color="auto" w:fill="FFFFFF"/>
        <w:ind w:left="567" w:hanging="283"/>
        <w:jc w:val="both"/>
        <w:rPr>
          <w:rFonts w:ascii="Arial" w:eastAsia="Arial" w:hAnsi="Arial" w:cs="Arial"/>
          <w:color w:val="000000"/>
        </w:rPr>
      </w:pPr>
      <w:r w:rsidRPr="00C91106">
        <w:rPr>
          <w:rFonts w:ascii="Arial" w:eastAsia="Arial" w:hAnsi="Arial" w:cs="Arial"/>
          <w:color w:val="000000"/>
        </w:rPr>
        <w:t>Dificuldades e atrasos na tomada de decisões: o impacto é crítico, a probabilidade é baixa e a ação corretiva incidirá no envolvimento da hierarquia de topo do Projeto.</w:t>
      </w:r>
    </w:p>
    <w:p w14:paraId="5846EDFC" w14:textId="1A611A12" w:rsidR="00C91106" w:rsidRDefault="00C91106" w:rsidP="00636E2E">
      <w:pPr>
        <w:shd w:val="clear" w:color="auto" w:fill="FFFFFF"/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</w:rPr>
        <w:t>Risco Tecnológico:</w:t>
      </w:r>
    </w:p>
    <w:p w14:paraId="0089B93A" w14:textId="225578A4" w:rsidR="00C91106" w:rsidRPr="00C91106" w:rsidRDefault="00C91106" w:rsidP="001E3871">
      <w:pPr>
        <w:pStyle w:val="PargrafodaLista"/>
        <w:numPr>
          <w:ilvl w:val="0"/>
          <w:numId w:val="15"/>
        </w:numPr>
        <w:shd w:val="clear" w:color="auto" w:fill="FFFFFF"/>
        <w:spacing w:after="0"/>
        <w:ind w:left="567" w:hanging="283"/>
        <w:jc w:val="both"/>
        <w:rPr>
          <w:rFonts w:ascii="Arial" w:eastAsia="Arial" w:hAnsi="Arial" w:cs="Arial"/>
          <w:color w:val="000000"/>
        </w:rPr>
      </w:pPr>
      <w:r w:rsidRPr="00C91106">
        <w:rPr>
          <w:rFonts w:ascii="Arial" w:eastAsia="Arial" w:hAnsi="Arial" w:cs="Arial"/>
          <w:color w:val="000000"/>
        </w:rPr>
        <w:t>Atrasos na entrega dos “</w:t>
      </w:r>
      <w:proofErr w:type="spellStart"/>
      <w:r w:rsidRPr="00C91106">
        <w:rPr>
          <w:rFonts w:ascii="Arial" w:eastAsia="Arial" w:hAnsi="Arial" w:cs="Arial"/>
          <w:i/>
          <w:color w:val="000000"/>
        </w:rPr>
        <w:t>deliverables</w:t>
      </w:r>
      <w:proofErr w:type="spellEnd"/>
      <w:r w:rsidRPr="00C91106">
        <w:rPr>
          <w:rFonts w:ascii="Arial" w:eastAsia="Arial" w:hAnsi="Arial" w:cs="Arial"/>
          <w:color w:val="000000"/>
        </w:rPr>
        <w:t>”: o impacto é crítico, a probabilidade é média e a ação corretiva incidirá na calendarização prévia e no controlo/acompanhamento apertado da realização dos trabalhos e das respetivas datas de entrega.</w:t>
      </w:r>
    </w:p>
    <w:p w14:paraId="4401F29C" w14:textId="7DD14BCB" w:rsidR="00C91106" w:rsidRPr="00C91106" w:rsidRDefault="00C91106" w:rsidP="001E3871">
      <w:pPr>
        <w:pStyle w:val="PargrafodaLista"/>
        <w:numPr>
          <w:ilvl w:val="0"/>
          <w:numId w:val="15"/>
        </w:numPr>
        <w:shd w:val="clear" w:color="auto" w:fill="FFFFFF"/>
        <w:spacing w:after="0"/>
        <w:ind w:left="567" w:hanging="283"/>
        <w:jc w:val="both"/>
        <w:rPr>
          <w:rFonts w:ascii="Arial" w:eastAsia="Arial" w:hAnsi="Arial" w:cs="Arial"/>
          <w:color w:val="000000"/>
        </w:rPr>
      </w:pPr>
      <w:r w:rsidRPr="00C91106">
        <w:rPr>
          <w:rFonts w:ascii="Arial" w:eastAsia="Arial" w:hAnsi="Arial" w:cs="Arial"/>
          <w:color w:val="000000"/>
        </w:rPr>
        <w:lastRenderedPageBreak/>
        <w:t>Problemas associados ao tipo de software a adotar: o impacto é crítico, a probabilidade é baixa e a ação corretiva incidirá na consulta prévia ao mercado para saber a quantidade de fornecedores que trabalham ou utilizam essa aplicação informática.</w:t>
      </w:r>
    </w:p>
    <w:p w14:paraId="1E2003F6" w14:textId="30D06648" w:rsidR="000A523C" w:rsidRPr="00C91106" w:rsidRDefault="00C91106" w:rsidP="001E3871">
      <w:pPr>
        <w:pStyle w:val="PargrafodaLista"/>
        <w:numPr>
          <w:ilvl w:val="0"/>
          <w:numId w:val="15"/>
        </w:numPr>
        <w:shd w:val="clear" w:color="auto" w:fill="FFFFFF"/>
        <w:ind w:left="567" w:hanging="283"/>
        <w:jc w:val="both"/>
        <w:rPr>
          <w:rFonts w:ascii="Arial" w:eastAsia="Arial" w:hAnsi="Arial" w:cs="Arial"/>
          <w:color w:val="000000"/>
        </w:rPr>
      </w:pPr>
      <w:r w:rsidRPr="00C91106">
        <w:rPr>
          <w:rFonts w:ascii="Arial" w:eastAsia="Arial" w:hAnsi="Arial" w:cs="Arial"/>
          <w:color w:val="000000"/>
        </w:rPr>
        <w:t xml:space="preserve">Falta de atualização tecnológica das plataformas a adquirir: o impacto é crítico, a probabilidade é baixa e a ação corretiva passará pela inclusão no contrato de fornecimento de uma calendarização e obrigação anual de novas </w:t>
      </w:r>
      <w:proofErr w:type="spellStart"/>
      <w:r w:rsidRPr="00C91106">
        <w:rPr>
          <w:rFonts w:ascii="Arial" w:eastAsia="Arial" w:hAnsi="Arial" w:cs="Arial"/>
          <w:i/>
          <w:color w:val="000000"/>
        </w:rPr>
        <w:t>release</w:t>
      </w:r>
      <w:proofErr w:type="spellEnd"/>
      <w:r w:rsidRPr="00C91106">
        <w:rPr>
          <w:rFonts w:ascii="Arial" w:eastAsia="Arial" w:hAnsi="Arial" w:cs="Arial"/>
          <w:i/>
          <w:color w:val="000000"/>
        </w:rPr>
        <w:t>.</w:t>
      </w:r>
    </w:p>
    <w:p w14:paraId="2BA9DBFB" w14:textId="7EAD58D9" w:rsidR="00C91106" w:rsidRDefault="00C91106" w:rsidP="00C91106">
      <w:pPr>
        <w:shd w:val="clear" w:color="auto" w:fill="FFFFFF"/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</w:rPr>
        <w:t>Risco de Implementação /Exploração:</w:t>
      </w:r>
    </w:p>
    <w:p w14:paraId="5727E6DC" w14:textId="747B70D8" w:rsidR="00C91106" w:rsidRPr="00C91106" w:rsidRDefault="00C91106" w:rsidP="001E3871">
      <w:pPr>
        <w:pStyle w:val="PargrafodaLista"/>
        <w:numPr>
          <w:ilvl w:val="0"/>
          <w:numId w:val="16"/>
        </w:numPr>
        <w:shd w:val="clear" w:color="auto" w:fill="FFFFFF"/>
        <w:ind w:left="567" w:hanging="283"/>
        <w:jc w:val="both"/>
        <w:rPr>
          <w:rFonts w:ascii="Arial" w:eastAsia="Arial" w:hAnsi="Arial" w:cs="Arial"/>
          <w:color w:val="000000"/>
        </w:rPr>
      </w:pPr>
      <w:r w:rsidRPr="00C91106">
        <w:rPr>
          <w:rFonts w:ascii="Arial" w:eastAsia="Arial" w:hAnsi="Arial" w:cs="Arial"/>
          <w:color w:val="000000"/>
        </w:rPr>
        <w:t>Poupanças e Ganhos inferiores ao Planeado: o impacto é crítico, a probabilidade é média e a ação corretiva incidirá na criação de um Plano de Controlo e na análise financeira do Projeto.</w:t>
      </w:r>
    </w:p>
    <w:p w14:paraId="135FEEC4" w14:textId="77777777" w:rsidR="00C91106" w:rsidRPr="00D30A82" w:rsidRDefault="00C91106" w:rsidP="00C91106">
      <w:pPr>
        <w:shd w:val="clear" w:color="auto" w:fill="FFFFFF"/>
        <w:jc w:val="both"/>
        <w:rPr>
          <w:rFonts w:ascii="Arial" w:eastAsia="Arial" w:hAnsi="Arial" w:cs="Arial"/>
          <w:color w:val="000000"/>
        </w:rPr>
      </w:pPr>
    </w:p>
    <w:p w14:paraId="34526C4C" w14:textId="77777777" w:rsidR="000B7703" w:rsidRPr="00865D4F" w:rsidRDefault="000B7703" w:rsidP="000B7703">
      <w:pPr>
        <w:shd w:val="clear" w:color="auto" w:fill="FFFFFF"/>
        <w:spacing w:after="0"/>
        <w:ind w:left="567"/>
        <w:jc w:val="both"/>
        <w:rPr>
          <w:rFonts w:ascii="Arial" w:eastAsia="Arial" w:hAnsi="Arial" w:cs="Arial"/>
          <w:color w:val="000000"/>
        </w:rPr>
      </w:pPr>
    </w:p>
    <w:p w14:paraId="2F217FFC" w14:textId="2297CB7E" w:rsidR="00B771F7" w:rsidRPr="000B7703" w:rsidRDefault="00CC680A" w:rsidP="00D30A82">
      <w:pPr>
        <w:pStyle w:val="Ttulo1"/>
        <w:numPr>
          <w:ilvl w:val="0"/>
          <w:numId w:val="1"/>
        </w:numPr>
        <w:spacing w:before="0" w:after="240" w:line="360" w:lineRule="auto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686" w:name="_Toc42356451"/>
      <w:r w:rsidRPr="00CC680A">
        <w:rPr>
          <w:rFonts w:ascii="Trebuchet MS" w:hAnsi="Trebuchet MS"/>
          <w:color w:val="1F497D" w:themeColor="text2"/>
          <w:sz w:val="24"/>
          <w:szCs w:val="24"/>
        </w:rPr>
        <w:t>Caraterização da operação</w:t>
      </w:r>
      <w:bookmarkEnd w:id="686"/>
    </w:p>
    <w:p w14:paraId="5075B980" w14:textId="7E86D974" w:rsidR="00C91106" w:rsidRDefault="00C91106" w:rsidP="00D30A82">
      <w:pPr>
        <w:shd w:val="clear" w:color="auto" w:fill="FFFFFF"/>
        <w:ind w:left="284"/>
        <w:jc w:val="both"/>
      </w:pPr>
      <w:r>
        <w:rPr>
          <w:rFonts w:ascii="Arial" w:eastAsia="Arial" w:hAnsi="Arial" w:cs="Arial"/>
          <w:b/>
          <w:color w:val="31849B"/>
        </w:rPr>
        <w:t>5.1 Objetivos Gerais</w:t>
      </w:r>
    </w:p>
    <w:p w14:paraId="4523D85F" w14:textId="4E1359F8" w:rsidR="00C91106" w:rsidRPr="00E15784" w:rsidRDefault="00C91106" w:rsidP="00105A41">
      <w:pPr>
        <w:spacing w:after="120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Arial" w:hAnsi="Arial" w:cs="Arial"/>
        </w:rPr>
        <w:t>A presente candidatura tem como objetivo modernizar o ISEG com u</w:t>
      </w:r>
      <w:r w:rsidRPr="002A19B7">
        <w:rPr>
          <w:rFonts w:ascii="Arial" w:eastAsia="Arial" w:hAnsi="Arial" w:cs="Arial"/>
        </w:rPr>
        <w:t xml:space="preserve">m conjunto de meios e recursos tecnológicos necessários para obtenção de uma solução </w:t>
      </w:r>
      <w:r w:rsidR="002A19B7" w:rsidRPr="002A19B7">
        <w:rPr>
          <w:rFonts w:ascii="Arial" w:eastAsia="Arial" w:hAnsi="Arial" w:cs="Arial"/>
        </w:rPr>
        <w:t xml:space="preserve">que </w:t>
      </w:r>
      <w:r w:rsidR="002A19B7" w:rsidRPr="002A19B7">
        <w:rPr>
          <w:rFonts w:ascii="Arial" w:eastAsia="Times New Roman" w:hAnsi="Arial" w:cs="Arial"/>
          <w:color w:val="000000"/>
        </w:rPr>
        <w:t>contempla a desmaterialização e simplificação de processos e atividades relacionados com a área académica, de recursos humanos, de contabilidade e de gestão documental, bem como, a interoperabilidade entre as aplicações informáticas internas e aquelas que existem em outros organismos da administração pública</w:t>
      </w:r>
      <w:r w:rsidR="002A19B7">
        <w:rPr>
          <w:rFonts w:ascii="Arial" w:eastAsia="Times New Roman" w:hAnsi="Arial" w:cs="Arial"/>
          <w:color w:val="000000"/>
        </w:rPr>
        <w:t xml:space="preserve">. A implementação desta ferramenta de Gestão Documental deverá permitir o acesso de forma centralizada a toda a informação, automatizar o acesso à informação, </w:t>
      </w:r>
      <w:r w:rsidR="00E15784">
        <w:rPr>
          <w:rFonts w:ascii="Arial" w:eastAsia="Times New Roman" w:hAnsi="Arial" w:cs="Arial"/>
          <w:color w:val="000000"/>
        </w:rPr>
        <w:t xml:space="preserve">colmatar a dispersão dos sistemas de informação, eliminar a informação redundante e a persistência de falhas e/ou incoerências na informação, combater as perdas de produtividade dos recursos humanos motivada pela dificuldade de acesso à informação necessária para a realização das suas funções e facilitar o processo de tomada de decisão. </w:t>
      </w:r>
      <w:r>
        <w:rPr>
          <w:rFonts w:ascii="Arial" w:eastAsia="Arial" w:hAnsi="Arial" w:cs="Arial"/>
        </w:rPr>
        <w:t>O</w:t>
      </w:r>
      <w:r w:rsidRPr="00082447">
        <w:rPr>
          <w:rFonts w:ascii="Arial" w:eastAsia="Arial" w:hAnsi="Arial" w:cs="Arial"/>
        </w:rPr>
        <w:t xml:space="preserve"> presente projeto de candidatura tem como objetivo melhorar a qualidade dos se</w:t>
      </w:r>
      <w:r>
        <w:rPr>
          <w:rFonts w:ascii="Arial" w:eastAsia="Arial" w:hAnsi="Arial" w:cs="Arial"/>
        </w:rPr>
        <w:t>rviços prestados pelo Instituto</w:t>
      </w:r>
      <w:r w:rsidRPr="00082447">
        <w:rPr>
          <w:rFonts w:ascii="Arial" w:eastAsia="Arial" w:hAnsi="Arial" w:cs="Arial"/>
        </w:rPr>
        <w:t xml:space="preserve">, definindo e tipificando esses serviços a nível </w:t>
      </w:r>
      <w:r>
        <w:rPr>
          <w:rFonts w:ascii="Arial" w:eastAsia="Arial" w:hAnsi="Arial" w:cs="Arial"/>
        </w:rPr>
        <w:t>digital e tecnológico, intervindo ao nível dos meios, dos processos, da transferência da informação e da capacitação dos recursos internos, reforçando o acesso ao digital para todo o universo do ISEG.</w:t>
      </w:r>
    </w:p>
    <w:p w14:paraId="5D92D3EF" w14:textId="77777777" w:rsidR="00E15784" w:rsidRDefault="00EE0875" w:rsidP="001305E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Esta operação assenta num grande eixo de intervenção e está orientada para o acesso universal aos sistemas de informação, implementação e transformação dos serviços digitais, com a consequente modernização que daí advém</w:t>
      </w:r>
      <w:r w:rsidR="00E15784">
        <w:rPr>
          <w:rFonts w:ascii="Arial" w:eastAsia="Arial" w:hAnsi="Arial" w:cs="Arial"/>
        </w:rPr>
        <w:t>, resultando na desmaterialização e na simplificação dos processos do ISEG</w:t>
      </w:r>
      <w:r>
        <w:rPr>
          <w:rFonts w:ascii="Arial" w:eastAsia="Arial" w:hAnsi="Arial" w:cs="Arial"/>
        </w:rPr>
        <w:t>.</w:t>
      </w:r>
    </w:p>
    <w:p w14:paraId="1D52DCFE" w14:textId="185059D4" w:rsidR="00EE0875" w:rsidRDefault="00EE0875" w:rsidP="00E15784">
      <w:pPr>
        <w:spacing w:after="0"/>
        <w:jc w:val="both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color w:val="000000"/>
        </w:rPr>
        <w:t>Podemos resumir os grandes objetivos do projeto, e do conjunto de melhorias esperadas, da seguinte forma:</w:t>
      </w:r>
    </w:p>
    <w:p w14:paraId="2772D39D" w14:textId="41830E15" w:rsidR="00FD7E5E" w:rsidRPr="00250E36" w:rsidRDefault="00E15784" w:rsidP="008D3033">
      <w:pPr>
        <w:pStyle w:val="PargrafodaLista"/>
        <w:numPr>
          <w:ilvl w:val="0"/>
          <w:numId w:val="11"/>
        </w:numPr>
        <w:jc w:val="both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 xml:space="preserve">Implementar um sistema de </w:t>
      </w:r>
      <w:proofErr w:type="spellStart"/>
      <w:r>
        <w:rPr>
          <w:rFonts w:ascii="Arial" w:eastAsia="Arial" w:hAnsi="Arial" w:cs="Arial"/>
          <w:bCs/>
        </w:rPr>
        <w:t>workflow</w:t>
      </w:r>
      <w:proofErr w:type="spellEnd"/>
      <w:r w:rsidR="00250E36">
        <w:rPr>
          <w:rFonts w:ascii="Arial" w:eastAsia="Arial" w:hAnsi="Arial" w:cs="Arial"/>
          <w:bCs/>
        </w:rPr>
        <w:t xml:space="preserve"> que permita </w:t>
      </w:r>
      <w:r w:rsidR="00026530" w:rsidRPr="00250E36">
        <w:rPr>
          <w:rFonts w:ascii="Arial" w:eastAsia="Arial" w:hAnsi="Arial" w:cs="Arial"/>
          <w:bCs/>
        </w:rPr>
        <w:t xml:space="preserve">o acesso centralizado </w:t>
      </w:r>
      <w:r w:rsidRPr="00250E36">
        <w:rPr>
          <w:rFonts w:ascii="Arial" w:eastAsia="Arial" w:hAnsi="Arial" w:cs="Arial"/>
          <w:bCs/>
        </w:rPr>
        <w:t>à</w:t>
      </w:r>
      <w:r w:rsidR="00026530" w:rsidRPr="00250E36">
        <w:rPr>
          <w:rFonts w:ascii="Arial" w:eastAsia="Arial" w:hAnsi="Arial" w:cs="Arial"/>
          <w:bCs/>
        </w:rPr>
        <w:t xml:space="preserve"> informação melhorando a qualidade dos serviços prestados pela instituição</w:t>
      </w:r>
      <w:r w:rsidR="00FD7E5E" w:rsidRPr="00250E36">
        <w:rPr>
          <w:rFonts w:ascii="Arial" w:eastAsia="Arial" w:hAnsi="Arial" w:cs="Arial"/>
          <w:bCs/>
        </w:rPr>
        <w:t>, quer pela facilidade de acesso, quer pela celeridade nas respostas</w:t>
      </w:r>
      <w:r w:rsidR="00026530" w:rsidRPr="00250E36">
        <w:rPr>
          <w:rFonts w:ascii="Arial" w:eastAsia="Arial" w:hAnsi="Arial" w:cs="Arial"/>
          <w:bCs/>
        </w:rPr>
        <w:t>;</w:t>
      </w:r>
    </w:p>
    <w:p w14:paraId="3DB89ADA" w14:textId="3A672E26" w:rsidR="00250E36" w:rsidRPr="00250E36" w:rsidRDefault="00A81882" w:rsidP="008D3033">
      <w:pPr>
        <w:pStyle w:val="PargrafodaLista"/>
        <w:numPr>
          <w:ilvl w:val="0"/>
          <w:numId w:val="11"/>
        </w:numPr>
        <w:jc w:val="both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color w:val="000000"/>
          <w:highlight w:val="white"/>
        </w:rPr>
        <w:t>Potenciar a integração de novas tecnologias nos processos de comunicação, otimizando os processos de produção</w:t>
      </w:r>
      <w:r>
        <w:rPr>
          <w:rFonts w:ascii="Arial" w:eastAsia="Arial" w:hAnsi="Arial" w:cs="Arial"/>
          <w:color w:val="000000"/>
        </w:rPr>
        <w:t xml:space="preserve"> de informação</w:t>
      </w:r>
      <w:r w:rsidR="00250E36" w:rsidRPr="00250E36">
        <w:rPr>
          <w:rFonts w:ascii="Arial" w:eastAsia="Arial" w:hAnsi="Arial" w:cs="Arial"/>
          <w:bCs/>
        </w:rPr>
        <w:t xml:space="preserve">, quer ao nível dos fluxos de circulação da informação, </w:t>
      </w:r>
      <w:r w:rsidR="00250E36" w:rsidRPr="00250E36">
        <w:rPr>
          <w:rFonts w:ascii="Arial" w:eastAsia="Arial" w:hAnsi="Arial" w:cs="Arial"/>
          <w:bCs/>
        </w:rPr>
        <w:lastRenderedPageBreak/>
        <w:t>quer ao nível dos métodos e forma</w:t>
      </w:r>
      <w:r w:rsidR="00250E36">
        <w:rPr>
          <w:rFonts w:ascii="Arial" w:eastAsia="Arial" w:hAnsi="Arial" w:cs="Arial"/>
          <w:bCs/>
        </w:rPr>
        <w:t>s</w:t>
      </w:r>
      <w:r w:rsidR="00250E36" w:rsidRPr="00250E36">
        <w:rPr>
          <w:rFonts w:ascii="Arial" w:eastAsia="Arial" w:hAnsi="Arial" w:cs="Arial"/>
          <w:bCs/>
        </w:rPr>
        <w:t xml:space="preserve"> de trabalho, </w:t>
      </w:r>
      <w:r w:rsidR="00250E36">
        <w:rPr>
          <w:rFonts w:ascii="Arial" w:eastAsia="Arial" w:hAnsi="Arial" w:cs="Arial"/>
          <w:bCs/>
        </w:rPr>
        <w:t>onde estão incluídas a automação de atividades cíclicas e morosas, sem valor acrescentado;</w:t>
      </w:r>
    </w:p>
    <w:p w14:paraId="65D01470" w14:textId="07363670" w:rsidR="00FD7E5E" w:rsidRPr="00A81882" w:rsidRDefault="00FD7E5E" w:rsidP="008D3033">
      <w:pPr>
        <w:pStyle w:val="PargrafodaLista"/>
        <w:numPr>
          <w:ilvl w:val="0"/>
          <w:numId w:val="11"/>
        </w:numPr>
        <w:jc w:val="both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 xml:space="preserve">Agilizar </w:t>
      </w:r>
      <w:r w:rsidR="00250E36">
        <w:rPr>
          <w:rFonts w:ascii="Arial" w:eastAsia="Arial" w:hAnsi="Arial" w:cs="Arial"/>
          <w:bCs/>
        </w:rPr>
        <w:t xml:space="preserve">os </w:t>
      </w:r>
      <w:r>
        <w:rPr>
          <w:rFonts w:ascii="Arial" w:eastAsia="Arial" w:hAnsi="Arial" w:cs="Arial"/>
          <w:bCs/>
        </w:rPr>
        <w:t>processos tornando-os simples e intuitivos</w:t>
      </w:r>
      <w:r w:rsidR="00A81882">
        <w:rPr>
          <w:rFonts w:ascii="Arial" w:eastAsia="Arial" w:hAnsi="Arial" w:cs="Arial"/>
          <w:bCs/>
        </w:rPr>
        <w:t>, diminuindo,</w:t>
      </w:r>
      <w:r w:rsidR="00A81882" w:rsidRPr="00A81882">
        <w:rPr>
          <w:rFonts w:ascii="Arial" w:eastAsia="Arial" w:hAnsi="Arial" w:cs="Arial"/>
        </w:rPr>
        <w:t xml:space="preserve"> </w:t>
      </w:r>
      <w:r w:rsidR="00A81882">
        <w:rPr>
          <w:rFonts w:ascii="Arial" w:eastAsia="Arial" w:hAnsi="Arial" w:cs="Arial"/>
        </w:rPr>
        <w:t>simultaneamente, o custo e o tempo de realização dos mesmos</w:t>
      </w:r>
      <w:r>
        <w:rPr>
          <w:rFonts w:ascii="Arial" w:eastAsia="Arial" w:hAnsi="Arial" w:cs="Arial"/>
          <w:bCs/>
        </w:rPr>
        <w:t>;</w:t>
      </w:r>
    </w:p>
    <w:p w14:paraId="4763867B" w14:textId="4EB002D0" w:rsidR="00FD7E5E" w:rsidRDefault="00FD7E5E" w:rsidP="008D3033">
      <w:pPr>
        <w:pStyle w:val="PargrafodaLista"/>
        <w:numPr>
          <w:ilvl w:val="0"/>
          <w:numId w:val="11"/>
        </w:numPr>
        <w:jc w:val="both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>Privilegiar a utilização do digital, reduzindo o uso do formato em papel</w:t>
      </w:r>
      <w:r w:rsidR="00250E36">
        <w:rPr>
          <w:rFonts w:ascii="Arial" w:eastAsia="Arial" w:hAnsi="Arial" w:cs="Arial"/>
          <w:bCs/>
        </w:rPr>
        <w:t xml:space="preserve"> através da desmaterialização dos processos existentes, de forma a reduzir custos e a aumentar a eficiência;</w:t>
      </w:r>
    </w:p>
    <w:p w14:paraId="69B69617" w14:textId="25E0726A" w:rsidR="00FD7E5E" w:rsidRDefault="00250E36" w:rsidP="008D3033">
      <w:pPr>
        <w:pStyle w:val="PargrafodaLista"/>
        <w:numPr>
          <w:ilvl w:val="0"/>
          <w:numId w:val="11"/>
        </w:numPr>
        <w:jc w:val="both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 xml:space="preserve">O </w:t>
      </w:r>
      <w:proofErr w:type="spellStart"/>
      <w:r>
        <w:rPr>
          <w:rFonts w:ascii="Arial" w:eastAsia="Arial" w:hAnsi="Arial" w:cs="Arial"/>
          <w:bCs/>
        </w:rPr>
        <w:t>workflow</w:t>
      </w:r>
      <w:proofErr w:type="spellEnd"/>
      <w:r>
        <w:rPr>
          <w:rFonts w:ascii="Arial" w:eastAsia="Arial" w:hAnsi="Arial" w:cs="Arial"/>
          <w:bCs/>
        </w:rPr>
        <w:t xml:space="preserve"> permitirá r</w:t>
      </w:r>
      <w:r w:rsidR="00FD7E5E" w:rsidRPr="00250E36">
        <w:rPr>
          <w:rFonts w:ascii="Arial" w:eastAsia="Arial" w:hAnsi="Arial" w:cs="Arial"/>
          <w:bCs/>
        </w:rPr>
        <w:t>entabilizar os sistemas e bases de dados existentes</w:t>
      </w:r>
      <w:r>
        <w:rPr>
          <w:rFonts w:ascii="Arial" w:eastAsia="Arial" w:hAnsi="Arial" w:cs="Arial"/>
          <w:bCs/>
        </w:rPr>
        <w:t xml:space="preserve"> através da comunicação centralizada entre os vários sistemas</w:t>
      </w:r>
      <w:r w:rsidR="00FD7E5E" w:rsidRPr="00250E36">
        <w:rPr>
          <w:rFonts w:ascii="Arial" w:eastAsia="Arial" w:hAnsi="Arial" w:cs="Arial"/>
          <w:bCs/>
        </w:rPr>
        <w:t>, anulando redundâncias ao nível da informação solicitada;</w:t>
      </w:r>
    </w:p>
    <w:p w14:paraId="2E9217D0" w14:textId="6C1FD6C1" w:rsidR="00250E36" w:rsidRPr="00250E36" w:rsidRDefault="00250E36" w:rsidP="008D3033">
      <w:pPr>
        <w:pStyle w:val="PargrafodaLista"/>
        <w:numPr>
          <w:ilvl w:val="0"/>
          <w:numId w:val="11"/>
        </w:numPr>
        <w:jc w:val="both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 xml:space="preserve">Produzir informação de gestão e de suporte à decisão, de forma a permitir um controlo efetivo e </w:t>
      </w:r>
      <w:proofErr w:type="spellStart"/>
      <w:r>
        <w:rPr>
          <w:rFonts w:ascii="Arial" w:eastAsia="Arial" w:hAnsi="Arial" w:cs="Arial"/>
          <w:bCs/>
        </w:rPr>
        <w:t>on</w:t>
      </w:r>
      <w:proofErr w:type="spellEnd"/>
      <w:r>
        <w:rPr>
          <w:rFonts w:ascii="Arial" w:eastAsia="Arial" w:hAnsi="Arial" w:cs="Arial"/>
          <w:bCs/>
        </w:rPr>
        <w:t>-time da atividade;</w:t>
      </w:r>
    </w:p>
    <w:p w14:paraId="29086921" w14:textId="2F2E7B53" w:rsidR="00E15784" w:rsidRPr="00250E36" w:rsidRDefault="00A81882" w:rsidP="008D3033">
      <w:pPr>
        <w:pStyle w:val="PargrafodaLista"/>
        <w:numPr>
          <w:ilvl w:val="0"/>
          <w:numId w:val="11"/>
        </w:numPr>
        <w:jc w:val="both"/>
        <w:rPr>
          <w:rFonts w:ascii="Arial" w:eastAsia="Arial" w:hAnsi="Arial" w:cs="Arial"/>
          <w:bCs/>
        </w:rPr>
      </w:pPr>
      <w:r w:rsidRPr="00636E2E">
        <w:rPr>
          <w:rFonts w:ascii="Arial" w:eastAsia="Arial" w:hAnsi="Arial" w:cs="Arial"/>
          <w:color w:val="000000"/>
        </w:rPr>
        <w:t xml:space="preserve">Capacitar a comunidade do universo </w:t>
      </w:r>
      <w:r w:rsidR="00EE0875">
        <w:rPr>
          <w:rFonts w:ascii="Arial" w:eastAsia="Arial" w:hAnsi="Arial" w:cs="Arial"/>
          <w:color w:val="000000"/>
        </w:rPr>
        <w:t>ISEG</w:t>
      </w:r>
      <w:r w:rsidRPr="00636E2E">
        <w:rPr>
          <w:rFonts w:ascii="Arial" w:eastAsia="Arial" w:hAnsi="Arial" w:cs="Arial"/>
          <w:color w:val="000000"/>
        </w:rPr>
        <w:t>, de forma eficaz e eficiente, para a utilização das ferramentas digitais</w:t>
      </w:r>
      <w:r w:rsidR="00D96712">
        <w:rPr>
          <w:rFonts w:ascii="Arial" w:eastAsia="Arial" w:hAnsi="Arial" w:cs="Arial"/>
          <w:color w:val="000000"/>
        </w:rPr>
        <w:t>.</w:t>
      </w:r>
    </w:p>
    <w:p w14:paraId="42B5E30A" w14:textId="77777777" w:rsidR="00E15784" w:rsidRPr="00250E36" w:rsidRDefault="00E15784" w:rsidP="008D3033">
      <w:pPr>
        <w:spacing w:after="100" w:afterAutospacing="1"/>
        <w:jc w:val="both"/>
        <w:rPr>
          <w:rFonts w:ascii="Arial" w:hAnsi="Arial" w:cs="Arial"/>
        </w:rPr>
      </w:pPr>
      <w:r w:rsidRPr="00250E36">
        <w:rPr>
          <w:rFonts w:ascii="Arial" w:hAnsi="Arial" w:cs="Arial"/>
        </w:rPr>
        <w:t>A implementação desta solução irá trazer ganhos para o ISEG tanto ao nível de eficiência dos serviços como de eficácia na prestação dos mesmos, com resultados visíveis tanto internamente, entre os seus funcionários docentes e não docentes, mas também externamente, quer ao nível dos seus alunos e candidatos, quer ao nível dos seus fornecedores.</w:t>
      </w:r>
    </w:p>
    <w:p w14:paraId="142E5813" w14:textId="04CB4B80" w:rsidR="00E15784" w:rsidRPr="00250E36" w:rsidRDefault="00E15784" w:rsidP="008D3033">
      <w:pPr>
        <w:spacing w:after="0"/>
        <w:jc w:val="both"/>
        <w:rPr>
          <w:rFonts w:ascii="Arial" w:hAnsi="Arial" w:cs="Arial"/>
        </w:rPr>
      </w:pPr>
      <w:r w:rsidRPr="00250E36">
        <w:rPr>
          <w:rFonts w:ascii="Arial" w:hAnsi="Arial" w:cs="Arial"/>
        </w:rPr>
        <w:t xml:space="preserve">Após a implementação desta solução no ISEG, </w:t>
      </w:r>
      <w:r w:rsidR="00CA3DFB">
        <w:rPr>
          <w:rFonts w:ascii="Arial" w:hAnsi="Arial" w:cs="Arial"/>
        </w:rPr>
        <w:t>poderemos considerar como as</w:t>
      </w:r>
      <w:r w:rsidRPr="00250E36">
        <w:rPr>
          <w:rFonts w:ascii="Arial" w:hAnsi="Arial" w:cs="Arial"/>
        </w:rPr>
        <w:t xml:space="preserve"> principais vantagens </w:t>
      </w:r>
      <w:r w:rsidR="00CA3DFB">
        <w:rPr>
          <w:rFonts w:ascii="Arial" w:hAnsi="Arial" w:cs="Arial"/>
        </w:rPr>
        <w:t>daí resultantes</w:t>
      </w:r>
      <w:r w:rsidRPr="00250E36">
        <w:rPr>
          <w:rFonts w:ascii="Arial" w:hAnsi="Arial" w:cs="Arial"/>
        </w:rPr>
        <w:t>:</w:t>
      </w:r>
    </w:p>
    <w:p w14:paraId="50F59C34" w14:textId="241D623A" w:rsidR="00E15784" w:rsidRPr="00250E36" w:rsidRDefault="00E15784" w:rsidP="008D3033">
      <w:pPr>
        <w:pStyle w:val="PargrafodaLista"/>
        <w:numPr>
          <w:ilvl w:val="0"/>
          <w:numId w:val="17"/>
        </w:numPr>
        <w:spacing w:after="100" w:afterAutospacing="1"/>
        <w:ind w:left="709" w:hanging="283"/>
        <w:jc w:val="both"/>
        <w:rPr>
          <w:rFonts w:ascii="Arial" w:hAnsi="Arial" w:cs="Arial"/>
        </w:rPr>
      </w:pPr>
      <w:r w:rsidRPr="00250E36">
        <w:rPr>
          <w:rFonts w:ascii="Arial" w:hAnsi="Arial" w:cs="Arial"/>
        </w:rPr>
        <w:t xml:space="preserve">Processos de tomada de decisão desmaterializados e com informação </w:t>
      </w:r>
      <w:proofErr w:type="spellStart"/>
      <w:r w:rsidRPr="00250E36">
        <w:rPr>
          <w:rFonts w:ascii="Arial" w:hAnsi="Arial" w:cs="Arial"/>
          <w:i/>
          <w:iCs/>
        </w:rPr>
        <w:t>on</w:t>
      </w:r>
      <w:proofErr w:type="spellEnd"/>
      <w:r w:rsidRPr="00250E36">
        <w:rPr>
          <w:rFonts w:ascii="Arial" w:hAnsi="Arial" w:cs="Arial"/>
          <w:i/>
          <w:iCs/>
        </w:rPr>
        <w:t>-time</w:t>
      </w:r>
      <w:r w:rsidR="00CA3DFB">
        <w:rPr>
          <w:rFonts w:ascii="Arial" w:hAnsi="Arial" w:cs="Arial"/>
        </w:rPr>
        <w:t>;</w:t>
      </w:r>
    </w:p>
    <w:p w14:paraId="797665C8" w14:textId="410B0E03" w:rsidR="00E15784" w:rsidRPr="00250E36" w:rsidRDefault="00E15784" w:rsidP="008D3033">
      <w:pPr>
        <w:pStyle w:val="PargrafodaLista"/>
        <w:numPr>
          <w:ilvl w:val="0"/>
          <w:numId w:val="17"/>
        </w:numPr>
        <w:spacing w:before="100" w:beforeAutospacing="1" w:after="100" w:afterAutospacing="1"/>
        <w:ind w:left="709" w:hanging="283"/>
        <w:jc w:val="both"/>
        <w:rPr>
          <w:rFonts w:ascii="Arial" w:hAnsi="Arial" w:cs="Arial"/>
        </w:rPr>
      </w:pPr>
      <w:r w:rsidRPr="00250E36">
        <w:rPr>
          <w:rFonts w:ascii="Arial" w:hAnsi="Arial" w:cs="Arial"/>
        </w:rPr>
        <w:t>Criação de fluxo de informação entre sistemas, de forma a garantir a qualidade da informação e a não duplicação da mesma</w:t>
      </w:r>
      <w:r w:rsidR="00CA3DFB">
        <w:rPr>
          <w:rFonts w:ascii="Arial" w:hAnsi="Arial" w:cs="Arial"/>
        </w:rPr>
        <w:t>;</w:t>
      </w:r>
    </w:p>
    <w:p w14:paraId="4E2BA344" w14:textId="69094DFF" w:rsidR="00E15784" w:rsidRDefault="00E15784" w:rsidP="008D3033">
      <w:pPr>
        <w:pStyle w:val="PargrafodaLista"/>
        <w:numPr>
          <w:ilvl w:val="0"/>
          <w:numId w:val="17"/>
        </w:numPr>
        <w:spacing w:before="100" w:beforeAutospacing="1" w:after="100" w:afterAutospacing="1"/>
        <w:ind w:left="709" w:hanging="283"/>
        <w:jc w:val="both"/>
        <w:rPr>
          <w:ins w:id="687" w:author="João Calado" w:date="2020-06-11T19:59:00Z"/>
          <w:rFonts w:ascii="Arial" w:hAnsi="Arial" w:cs="Arial"/>
        </w:rPr>
      </w:pPr>
      <w:r w:rsidRPr="00250E36">
        <w:rPr>
          <w:rFonts w:ascii="Arial" w:hAnsi="Arial" w:cs="Arial"/>
        </w:rPr>
        <w:t>Criação de processos que garantam a disponibilização automatizada da informação, permitindo a otimização dos recursos humanos</w:t>
      </w:r>
      <w:r w:rsidR="00CA3DFB">
        <w:rPr>
          <w:rFonts w:ascii="Arial" w:hAnsi="Arial" w:cs="Arial"/>
        </w:rPr>
        <w:t>;</w:t>
      </w:r>
    </w:p>
    <w:p w14:paraId="2502141E" w14:textId="3ECD7FD2" w:rsidR="00446578" w:rsidRDefault="00446578" w:rsidP="008D3033">
      <w:pPr>
        <w:pStyle w:val="PargrafodaLista"/>
        <w:numPr>
          <w:ilvl w:val="0"/>
          <w:numId w:val="17"/>
        </w:numPr>
        <w:spacing w:before="100" w:beforeAutospacing="1" w:after="100" w:afterAutospacing="1"/>
        <w:ind w:left="709" w:hanging="283"/>
        <w:jc w:val="both"/>
        <w:rPr>
          <w:ins w:id="688" w:author="João Calado" w:date="2020-06-11T19:59:00Z"/>
          <w:rFonts w:ascii="Arial" w:hAnsi="Arial" w:cs="Arial"/>
        </w:rPr>
      </w:pPr>
      <w:bookmarkStart w:id="689" w:name="_Hlk42938724"/>
      <w:ins w:id="690" w:author="João Calado" w:date="2020-06-11T19:59:00Z">
        <w:r>
          <w:rPr>
            <w:rFonts w:ascii="Arial" w:hAnsi="Arial" w:cs="Arial"/>
          </w:rPr>
          <w:t>Melhoria da qualidade e rapidez de produção da informação para gestão;</w:t>
        </w:r>
      </w:ins>
    </w:p>
    <w:p w14:paraId="6CAD6B63" w14:textId="7F4B3F67" w:rsidR="00446578" w:rsidRDefault="00446578" w:rsidP="008D3033">
      <w:pPr>
        <w:pStyle w:val="PargrafodaLista"/>
        <w:numPr>
          <w:ilvl w:val="0"/>
          <w:numId w:val="17"/>
        </w:numPr>
        <w:spacing w:before="100" w:beforeAutospacing="1" w:after="100" w:afterAutospacing="1"/>
        <w:ind w:left="709" w:hanging="283"/>
        <w:jc w:val="both"/>
        <w:rPr>
          <w:ins w:id="691" w:author="João Calado" w:date="2020-06-11T20:00:00Z"/>
          <w:rFonts w:ascii="Arial" w:hAnsi="Arial" w:cs="Arial"/>
        </w:rPr>
      </w:pPr>
      <w:ins w:id="692" w:author="João Calado" w:date="2020-06-11T20:00:00Z">
        <w:r>
          <w:rPr>
            <w:rFonts w:ascii="Arial" w:hAnsi="Arial" w:cs="Arial"/>
          </w:rPr>
          <w:t>Melhoria da qualidade dos reportes e processos de prestação de contas às entidades legais e à sociedade;</w:t>
        </w:r>
      </w:ins>
    </w:p>
    <w:p w14:paraId="04CC5087" w14:textId="3F42C098" w:rsidR="00446578" w:rsidRPr="00250E36" w:rsidRDefault="00446578" w:rsidP="008D3033">
      <w:pPr>
        <w:pStyle w:val="PargrafodaLista"/>
        <w:numPr>
          <w:ilvl w:val="0"/>
          <w:numId w:val="17"/>
        </w:numPr>
        <w:spacing w:before="100" w:beforeAutospacing="1" w:after="100" w:afterAutospacing="1"/>
        <w:ind w:left="709" w:hanging="283"/>
        <w:jc w:val="both"/>
        <w:rPr>
          <w:rFonts w:ascii="Arial" w:hAnsi="Arial" w:cs="Arial"/>
        </w:rPr>
      </w:pPr>
      <w:ins w:id="693" w:author="João Calado" w:date="2020-06-11T20:00:00Z">
        <w:r>
          <w:rPr>
            <w:rFonts w:ascii="Arial" w:hAnsi="Arial" w:cs="Arial"/>
          </w:rPr>
          <w:t>Facilitação dos processos de acreditação e de qualidade</w:t>
        </w:r>
        <w:bookmarkEnd w:id="689"/>
        <w:r>
          <w:rPr>
            <w:rFonts w:ascii="Arial" w:hAnsi="Arial" w:cs="Arial"/>
          </w:rPr>
          <w:t>.</w:t>
        </w:r>
      </w:ins>
    </w:p>
    <w:p w14:paraId="7B233A0C" w14:textId="7E08ACBB" w:rsidR="00E15784" w:rsidRPr="00CA3DFB" w:rsidRDefault="00CA3DFB" w:rsidP="008D3033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Como</w:t>
      </w:r>
      <w:r w:rsidR="00E15784" w:rsidRPr="00CA3DFB">
        <w:rPr>
          <w:rFonts w:ascii="Arial" w:hAnsi="Arial" w:cs="Arial"/>
        </w:rPr>
        <w:t xml:space="preserve"> principais benefícios </w:t>
      </w:r>
      <w:r>
        <w:rPr>
          <w:rFonts w:ascii="Arial" w:hAnsi="Arial" w:cs="Arial"/>
        </w:rPr>
        <w:t>para o ISEG, resultantes desta operação,</w:t>
      </w:r>
      <w:r w:rsidR="00E15784" w:rsidRPr="00CA3DFB">
        <w:rPr>
          <w:rFonts w:ascii="Arial" w:hAnsi="Arial" w:cs="Arial"/>
        </w:rPr>
        <w:t xml:space="preserve"> podemos enumerar:</w:t>
      </w:r>
    </w:p>
    <w:p w14:paraId="1176D01B" w14:textId="705DD64F" w:rsidR="00E15784" w:rsidRPr="00CA3DFB" w:rsidRDefault="00E15784" w:rsidP="008D3033">
      <w:pPr>
        <w:pStyle w:val="PargrafodaLista"/>
        <w:numPr>
          <w:ilvl w:val="0"/>
          <w:numId w:val="34"/>
        </w:numPr>
        <w:spacing w:after="100" w:afterAutospacing="1"/>
        <w:ind w:left="709" w:hanging="283"/>
        <w:rPr>
          <w:rFonts w:ascii="Arial" w:hAnsi="Arial" w:cs="Arial"/>
        </w:rPr>
      </w:pPr>
      <w:r w:rsidRPr="00CA3DFB">
        <w:rPr>
          <w:rFonts w:ascii="Arial" w:hAnsi="Arial" w:cs="Arial"/>
        </w:rPr>
        <w:t>Aumento da produtividade</w:t>
      </w:r>
      <w:ins w:id="694" w:author="João Calado" w:date="2020-06-11T20:02:00Z">
        <w:r w:rsidR="00446578">
          <w:rPr>
            <w:rFonts w:ascii="Arial" w:hAnsi="Arial" w:cs="Arial"/>
          </w:rPr>
          <w:t>;</w:t>
        </w:r>
      </w:ins>
    </w:p>
    <w:p w14:paraId="161A4519" w14:textId="5AF38CA8" w:rsidR="00E15784" w:rsidRPr="00CA3DFB" w:rsidRDefault="00E15784" w:rsidP="008D3033">
      <w:pPr>
        <w:pStyle w:val="PargrafodaLista"/>
        <w:numPr>
          <w:ilvl w:val="0"/>
          <w:numId w:val="34"/>
        </w:numPr>
        <w:spacing w:before="100" w:beforeAutospacing="1" w:after="100" w:afterAutospacing="1"/>
        <w:ind w:left="709" w:hanging="283"/>
        <w:rPr>
          <w:rFonts w:ascii="Arial" w:hAnsi="Arial" w:cs="Arial"/>
        </w:rPr>
      </w:pPr>
      <w:r w:rsidRPr="00CA3DFB">
        <w:rPr>
          <w:rFonts w:ascii="Arial" w:hAnsi="Arial" w:cs="Arial"/>
        </w:rPr>
        <w:t>Redução dos custos operacionais</w:t>
      </w:r>
      <w:ins w:id="695" w:author="João Calado" w:date="2020-06-11T20:02:00Z">
        <w:r w:rsidR="00446578">
          <w:rPr>
            <w:rFonts w:ascii="Arial" w:hAnsi="Arial" w:cs="Arial"/>
          </w:rPr>
          <w:t>;</w:t>
        </w:r>
      </w:ins>
    </w:p>
    <w:p w14:paraId="08D986C9" w14:textId="4C6801E4" w:rsidR="00E15784" w:rsidRPr="00CA3DFB" w:rsidRDefault="00E15784" w:rsidP="008D3033">
      <w:pPr>
        <w:pStyle w:val="PargrafodaLista"/>
        <w:numPr>
          <w:ilvl w:val="0"/>
          <w:numId w:val="34"/>
        </w:numPr>
        <w:spacing w:before="100" w:beforeAutospacing="1" w:after="100" w:afterAutospacing="1"/>
        <w:ind w:left="709" w:hanging="283"/>
        <w:rPr>
          <w:rFonts w:ascii="Arial" w:hAnsi="Arial" w:cs="Arial"/>
        </w:rPr>
      </w:pPr>
      <w:r w:rsidRPr="00CA3DFB">
        <w:rPr>
          <w:rFonts w:ascii="Arial" w:hAnsi="Arial" w:cs="Arial"/>
        </w:rPr>
        <w:t>Maior qualidade dos serviços prestados</w:t>
      </w:r>
      <w:ins w:id="696" w:author="João Calado" w:date="2020-06-11T20:02:00Z">
        <w:r w:rsidR="00446578">
          <w:rPr>
            <w:rFonts w:ascii="Arial" w:hAnsi="Arial" w:cs="Arial"/>
          </w:rPr>
          <w:t>;</w:t>
        </w:r>
      </w:ins>
    </w:p>
    <w:p w14:paraId="1C147110" w14:textId="4D1D6124" w:rsidR="00E15784" w:rsidRPr="00CA3DFB" w:rsidRDefault="00E15784" w:rsidP="008D3033">
      <w:pPr>
        <w:pStyle w:val="PargrafodaLista"/>
        <w:numPr>
          <w:ilvl w:val="0"/>
          <w:numId w:val="34"/>
        </w:numPr>
        <w:spacing w:before="100" w:beforeAutospacing="1" w:after="100" w:afterAutospacing="1"/>
        <w:ind w:left="709" w:hanging="283"/>
        <w:rPr>
          <w:rFonts w:ascii="Arial" w:hAnsi="Arial" w:cs="Arial"/>
        </w:rPr>
      </w:pPr>
      <w:r w:rsidRPr="00CA3DFB">
        <w:rPr>
          <w:rFonts w:ascii="Arial" w:hAnsi="Arial" w:cs="Arial"/>
        </w:rPr>
        <w:t>Reformulação e simplificação dos processos da organização</w:t>
      </w:r>
      <w:ins w:id="697" w:author="João Calado" w:date="2020-06-11T20:02:00Z">
        <w:r w:rsidR="00446578">
          <w:rPr>
            <w:rFonts w:ascii="Arial" w:hAnsi="Arial" w:cs="Arial"/>
          </w:rPr>
          <w:t>;</w:t>
        </w:r>
      </w:ins>
    </w:p>
    <w:p w14:paraId="57423473" w14:textId="7B248FB2" w:rsidR="00E15784" w:rsidRPr="00CA3DFB" w:rsidRDefault="00E15784" w:rsidP="008D3033">
      <w:pPr>
        <w:pStyle w:val="PargrafodaLista"/>
        <w:numPr>
          <w:ilvl w:val="0"/>
          <w:numId w:val="34"/>
        </w:numPr>
        <w:spacing w:before="100" w:beforeAutospacing="1" w:after="100" w:afterAutospacing="1"/>
        <w:ind w:left="709" w:hanging="283"/>
        <w:rPr>
          <w:rFonts w:ascii="Arial" w:hAnsi="Arial" w:cs="Arial"/>
        </w:rPr>
      </w:pPr>
      <w:r w:rsidRPr="00CA3DFB">
        <w:rPr>
          <w:rFonts w:ascii="Arial" w:hAnsi="Arial" w:cs="Arial"/>
        </w:rPr>
        <w:t>Aumento da eficácia e segurança no tratamento e gestão da informação</w:t>
      </w:r>
      <w:ins w:id="698" w:author="João Calado" w:date="2020-06-11T20:02:00Z">
        <w:r w:rsidR="00446578">
          <w:rPr>
            <w:rFonts w:ascii="Arial" w:hAnsi="Arial" w:cs="Arial"/>
          </w:rPr>
          <w:t>;</w:t>
        </w:r>
      </w:ins>
    </w:p>
    <w:p w14:paraId="5CBCD512" w14:textId="44A995E7" w:rsidR="00CA3DFB" w:rsidRDefault="00E15784" w:rsidP="008D3033">
      <w:pPr>
        <w:pStyle w:val="PargrafodaLista"/>
        <w:numPr>
          <w:ilvl w:val="0"/>
          <w:numId w:val="34"/>
        </w:numPr>
        <w:spacing w:before="100" w:beforeAutospacing="1" w:after="100" w:afterAutospacing="1"/>
        <w:ind w:left="709" w:hanging="283"/>
        <w:rPr>
          <w:rFonts w:ascii="Arial" w:hAnsi="Arial" w:cs="Arial"/>
        </w:rPr>
      </w:pPr>
      <w:r w:rsidRPr="00CA3DFB">
        <w:rPr>
          <w:rFonts w:ascii="Arial" w:hAnsi="Arial" w:cs="Arial"/>
        </w:rPr>
        <w:t>Controlo e monitorização dos processos de trabalho</w:t>
      </w:r>
      <w:ins w:id="699" w:author="João Calado" w:date="2020-06-11T20:02:00Z">
        <w:r w:rsidR="00446578">
          <w:rPr>
            <w:rFonts w:ascii="Arial" w:hAnsi="Arial" w:cs="Arial"/>
          </w:rPr>
          <w:t>;</w:t>
        </w:r>
      </w:ins>
    </w:p>
    <w:p w14:paraId="7A458C51" w14:textId="38E88AAC" w:rsidR="00E15784" w:rsidRDefault="00E15784" w:rsidP="008D3033">
      <w:pPr>
        <w:pStyle w:val="PargrafodaLista"/>
        <w:numPr>
          <w:ilvl w:val="0"/>
          <w:numId w:val="34"/>
        </w:numPr>
        <w:spacing w:before="100" w:beforeAutospacing="1" w:after="100" w:afterAutospacing="1"/>
        <w:ind w:left="709" w:hanging="283"/>
        <w:rPr>
          <w:ins w:id="700" w:author="João Calado" w:date="2020-06-11T20:01:00Z"/>
          <w:rFonts w:ascii="Arial" w:hAnsi="Arial" w:cs="Arial"/>
        </w:rPr>
      </w:pPr>
      <w:r w:rsidRPr="00CA3DFB">
        <w:rPr>
          <w:rFonts w:ascii="Arial" w:hAnsi="Arial" w:cs="Arial"/>
        </w:rPr>
        <w:t>Maior eficiência e eficácia no tratamento dos processos</w:t>
      </w:r>
      <w:ins w:id="701" w:author="João Calado" w:date="2020-06-11T20:02:00Z">
        <w:r w:rsidR="00446578">
          <w:rPr>
            <w:rFonts w:ascii="Arial" w:hAnsi="Arial" w:cs="Arial"/>
          </w:rPr>
          <w:t>;</w:t>
        </w:r>
      </w:ins>
    </w:p>
    <w:p w14:paraId="71352EF8" w14:textId="7B5302A4" w:rsidR="00446578" w:rsidRDefault="00446578" w:rsidP="008D3033">
      <w:pPr>
        <w:pStyle w:val="PargrafodaLista"/>
        <w:numPr>
          <w:ilvl w:val="0"/>
          <w:numId w:val="34"/>
        </w:numPr>
        <w:spacing w:before="100" w:beforeAutospacing="1" w:after="100" w:afterAutospacing="1"/>
        <w:ind w:left="709" w:hanging="283"/>
        <w:rPr>
          <w:ins w:id="702" w:author="João Calado" w:date="2020-06-11T20:01:00Z"/>
          <w:rFonts w:ascii="Arial" w:hAnsi="Arial" w:cs="Arial"/>
        </w:rPr>
      </w:pPr>
      <w:bookmarkStart w:id="703" w:name="_Hlk42938826"/>
      <w:ins w:id="704" w:author="João Calado" w:date="2020-06-11T20:01:00Z">
        <w:r>
          <w:rPr>
            <w:rFonts w:ascii="Arial" w:hAnsi="Arial" w:cs="Arial"/>
          </w:rPr>
          <w:t xml:space="preserve">Maior </w:t>
        </w:r>
        <w:proofErr w:type="spellStart"/>
        <w:r>
          <w:rPr>
            <w:rFonts w:ascii="Arial" w:hAnsi="Arial" w:cs="Arial"/>
          </w:rPr>
          <w:t>trasnperência</w:t>
        </w:r>
        <w:proofErr w:type="spellEnd"/>
      </w:ins>
    </w:p>
    <w:p w14:paraId="3A995367" w14:textId="54A03CFE" w:rsidR="00446578" w:rsidRDefault="00446578" w:rsidP="008D3033">
      <w:pPr>
        <w:pStyle w:val="PargrafodaLista"/>
        <w:numPr>
          <w:ilvl w:val="0"/>
          <w:numId w:val="34"/>
        </w:numPr>
        <w:spacing w:before="100" w:beforeAutospacing="1" w:after="100" w:afterAutospacing="1"/>
        <w:ind w:left="709" w:hanging="283"/>
        <w:rPr>
          <w:ins w:id="705" w:author="João Calado" w:date="2020-06-11T20:01:00Z"/>
          <w:rFonts w:ascii="Arial" w:hAnsi="Arial" w:cs="Arial"/>
        </w:rPr>
      </w:pPr>
      <w:ins w:id="706" w:author="João Calado" w:date="2020-06-11T20:01:00Z">
        <w:r>
          <w:rPr>
            <w:rFonts w:ascii="Arial" w:hAnsi="Arial" w:cs="Arial"/>
          </w:rPr>
          <w:t>Mais qualidade na prestação de contas às entidades legais</w:t>
        </w:r>
      </w:ins>
      <w:ins w:id="707" w:author="João Calado" w:date="2020-06-11T20:02:00Z">
        <w:r>
          <w:rPr>
            <w:rFonts w:ascii="Arial" w:hAnsi="Arial" w:cs="Arial"/>
          </w:rPr>
          <w:t>, entidades acreditadoras</w:t>
        </w:r>
      </w:ins>
      <w:ins w:id="708" w:author="João Calado" w:date="2020-06-11T20:01:00Z">
        <w:r>
          <w:rPr>
            <w:rFonts w:ascii="Arial" w:hAnsi="Arial" w:cs="Arial"/>
          </w:rPr>
          <w:t xml:space="preserve"> e à comunidade</w:t>
        </w:r>
      </w:ins>
      <w:bookmarkEnd w:id="703"/>
      <w:ins w:id="709" w:author="João Calado" w:date="2020-06-11T20:02:00Z">
        <w:r>
          <w:rPr>
            <w:rFonts w:ascii="Arial" w:hAnsi="Arial" w:cs="Arial"/>
          </w:rPr>
          <w:t>.</w:t>
        </w:r>
      </w:ins>
    </w:p>
    <w:p w14:paraId="0EA523DF" w14:textId="77777777" w:rsidR="00446578" w:rsidRPr="008D3033" w:rsidRDefault="00446578">
      <w:pPr>
        <w:pStyle w:val="PargrafodaLista"/>
        <w:spacing w:before="100" w:beforeAutospacing="1" w:after="100" w:afterAutospacing="1"/>
        <w:ind w:left="709"/>
        <w:rPr>
          <w:rFonts w:ascii="Arial" w:hAnsi="Arial" w:cs="Arial"/>
        </w:rPr>
        <w:pPrChange w:id="710" w:author="João Calado" w:date="2020-06-11T20:02:00Z">
          <w:pPr>
            <w:pStyle w:val="PargrafodaLista"/>
            <w:numPr>
              <w:numId w:val="34"/>
            </w:numPr>
            <w:spacing w:before="100" w:beforeAutospacing="1" w:after="100" w:afterAutospacing="1"/>
            <w:ind w:left="709" w:hanging="283"/>
          </w:pPr>
        </w:pPrChange>
      </w:pPr>
    </w:p>
    <w:p w14:paraId="10D69C14" w14:textId="6D29CEC4" w:rsidR="00E15784" w:rsidRDefault="00E15784" w:rsidP="008D3033">
      <w:pPr>
        <w:pStyle w:val="PargrafodaLista"/>
        <w:jc w:val="both"/>
        <w:rPr>
          <w:rFonts w:ascii="Arial" w:eastAsia="Arial" w:hAnsi="Arial" w:cs="Arial"/>
          <w:bCs/>
        </w:rPr>
      </w:pPr>
    </w:p>
    <w:p w14:paraId="77EE21B2" w14:textId="77777777" w:rsidR="008D3033" w:rsidRPr="00FD7E5E" w:rsidRDefault="008D3033" w:rsidP="008D3033">
      <w:pPr>
        <w:pStyle w:val="PargrafodaLista"/>
        <w:jc w:val="both"/>
        <w:rPr>
          <w:rFonts w:ascii="Arial" w:eastAsia="Arial" w:hAnsi="Arial" w:cs="Arial"/>
          <w:bCs/>
        </w:rPr>
      </w:pPr>
    </w:p>
    <w:p w14:paraId="49E65D88" w14:textId="75F7DEB9" w:rsidR="00F24866" w:rsidRPr="00E145B9" w:rsidRDefault="00EE0875" w:rsidP="00EE0875">
      <w:pPr>
        <w:ind w:left="284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Arial" w:eastAsia="Arial" w:hAnsi="Arial" w:cs="Arial"/>
          <w:b/>
          <w:color w:val="31849B"/>
        </w:rPr>
        <w:t>5.2 Informação Técnica – Atividades da Operação</w:t>
      </w:r>
    </w:p>
    <w:p w14:paraId="259F0FC9" w14:textId="7F3FA0F4" w:rsidR="00F24866" w:rsidRPr="00E145B9" w:rsidRDefault="00EE0875" w:rsidP="004E313A">
      <w:pPr>
        <w:jc w:val="both"/>
      </w:pPr>
      <w:r>
        <w:rPr>
          <w:rFonts w:ascii="Arial" w:eastAsia="Arial" w:hAnsi="Arial" w:cs="Arial"/>
          <w:color w:val="000000"/>
        </w:rPr>
        <w:t xml:space="preserve">Da análise dos serviços prestados e do diagnóstico do estado </w:t>
      </w:r>
      <w:r w:rsidRPr="004E313A">
        <w:rPr>
          <w:rFonts w:ascii="Arial" w:eastAsia="Arial" w:hAnsi="Arial" w:cs="Arial"/>
          <w:color w:val="000000"/>
        </w:rPr>
        <w:t>atual dos sistemas de informação,</w:t>
      </w:r>
      <w:r>
        <w:rPr>
          <w:rFonts w:ascii="Arial" w:eastAsia="Arial" w:hAnsi="Arial" w:cs="Arial"/>
          <w:color w:val="000000"/>
        </w:rPr>
        <w:t xml:space="preserve"> evidenciam-se várias necessidades de melhoria que darão origem às atividades do nosso projeto.</w:t>
      </w:r>
    </w:p>
    <w:p w14:paraId="3C59625E" w14:textId="20CD3B21" w:rsidR="00EE0875" w:rsidRDefault="00EE0875" w:rsidP="004E313A">
      <w:pPr>
        <w:jc w:val="both"/>
        <w:rPr>
          <w:rFonts w:ascii="Arial" w:eastAsia="Arial" w:hAnsi="Arial" w:cs="Arial"/>
          <w:color w:val="000000"/>
        </w:rPr>
      </w:pPr>
      <w:r w:rsidRPr="004E313A">
        <w:rPr>
          <w:rFonts w:ascii="Arial" w:eastAsia="Arial" w:hAnsi="Arial" w:cs="Arial"/>
          <w:color w:val="000000"/>
          <w:highlight w:val="white"/>
        </w:rPr>
        <w:t>O</w:t>
      </w:r>
      <w:r>
        <w:rPr>
          <w:rFonts w:ascii="Arial" w:eastAsia="Arial" w:hAnsi="Arial" w:cs="Arial"/>
          <w:color w:val="000000"/>
          <w:highlight w:val="white"/>
        </w:rPr>
        <w:t xml:space="preserve"> projeto permitirá o desenvolvimento de uma </w:t>
      </w:r>
      <w:r w:rsidR="00CA3DFB">
        <w:rPr>
          <w:rFonts w:ascii="Arial" w:eastAsia="Arial" w:hAnsi="Arial" w:cs="Arial"/>
          <w:color w:val="000000"/>
          <w:highlight w:val="white"/>
        </w:rPr>
        <w:t>solução de Gestão Documental</w:t>
      </w:r>
      <w:r>
        <w:rPr>
          <w:rFonts w:ascii="Arial" w:eastAsia="Arial" w:hAnsi="Arial" w:cs="Arial"/>
          <w:color w:val="000000"/>
          <w:highlight w:val="white"/>
        </w:rPr>
        <w:t xml:space="preserve"> </w:t>
      </w:r>
      <w:r>
        <w:rPr>
          <w:rFonts w:ascii="Arial" w:eastAsia="Arial" w:hAnsi="Arial" w:cs="Arial"/>
          <w:color w:val="000000"/>
        </w:rPr>
        <w:t xml:space="preserve">que permita </w:t>
      </w:r>
      <w:r w:rsidR="00CA3DFB">
        <w:rPr>
          <w:rFonts w:ascii="Arial" w:eastAsia="Arial" w:hAnsi="Arial" w:cs="Arial"/>
          <w:color w:val="000000"/>
        </w:rPr>
        <w:t>desmaterializar e simplificar todo o processo de produção e circulação de informação</w:t>
      </w:r>
      <w:r>
        <w:rPr>
          <w:rFonts w:ascii="Arial" w:eastAsia="Arial" w:hAnsi="Arial" w:cs="Arial"/>
          <w:color w:val="000000"/>
        </w:rPr>
        <w:t xml:space="preserve"> do ISEG, </w:t>
      </w:r>
      <w:r w:rsidR="00CA3DFB">
        <w:rPr>
          <w:rFonts w:ascii="Arial" w:eastAsia="Arial" w:hAnsi="Arial" w:cs="Arial"/>
          <w:color w:val="000000"/>
        </w:rPr>
        <w:t>realizada</w:t>
      </w:r>
      <w:r>
        <w:rPr>
          <w:rFonts w:ascii="Arial" w:eastAsia="Arial" w:hAnsi="Arial" w:cs="Arial"/>
          <w:color w:val="000000"/>
        </w:rPr>
        <w:t xml:space="preserve"> à medida das </w:t>
      </w:r>
      <w:r w:rsidR="00CA3DFB">
        <w:rPr>
          <w:rFonts w:ascii="Arial" w:eastAsia="Arial" w:hAnsi="Arial" w:cs="Arial"/>
          <w:color w:val="000000"/>
        </w:rPr>
        <w:t xml:space="preserve">suas reais </w:t>
      </w:r>
      <w:r>
        <w:rPr>
          <w:rFonts w:ascii="Arial" w:eastAsia="Arial" w:hAnsi="Arial" w:cs="Arial"/>
          <w:color w:val="000000"/>
        </w:rPr>
        <w:t>necessidades e privilegiando a sua interatividade e interoperabilidade com as soluções existentes ou emergentes.</w:t>
      </w:r>
    </w:p>
    <w:p w14:paraId="4C4B1C54" w14:textId="2250C793" w:rsidR="00EE0875" w:rsidRDefault="00EE0875" w:rsidP="004E313A">
      <w:pPr>
        <w:jc w:val="both"/>
      </w:pPr>
      <w:r>
        <w:rPr>
          <w:rFonts w:ascii="Arial" w:eastAsia="Arial" w:hAnsi="Arial" w:cs="Arial"/>
        </w:rPr>
        <w:t>O desenvolvimento desta plataforma digital possibilitará operacionalizar recursos que facilitem a comunicação</w:t>
      </w:r>
      <w:r w:rsidR="00CA3DFB">
        <w:rPr>
          <w:rFonts w:ascii="Arial" w:eastAsia="Arial" w:hAnsi="Arial" w:cs="Arial"/>
        </w:rPr>
        <w:t>, o acesso à informação</w:t>
      </w:r>
      <w:r>
        <w:rPr>
          <w:rFonts w:ascii="Arial" w:eastAsia="Arial" w:hAnsi="Arial" w:cs="Arial"/>
        </w:rPr>
        <w:t xml:space="preserve"> e </w:t>
      </w:r>
      <w:r w:rsidR="00CA3DFB">
        <w:rPr>
          <w:rFonts w:ascii="Arial" w:eastAsia="Arial" w:hAnsi="Arial" w:cs="Arial"/>
        </w:rPr>
        <w:t xml:space="preserve">a </w:t>
      </w:r>
      <w:r>
        <w:rPr>
          <w:rFonts w:ascii="Arial" w:eastAsia="Arial" w:hAnsi="Arial" w:cs="Arial"/>
        </w:rPr>
        <w:t xml:space="preserve">interação entre os diferentes intervenientes, permitindo disponibilizar um conjunto amplo de informação, adaptada às necessidades dos diferentes grupos </w:t>
      </w:r>
      <w:r w:rsidR="00CA3DFB">
        <w:rPr>
          <w:rFonts w:ascii="Arial" w:eastAsia="Arial" w:hAnsi="Arial" w:cs="Arial"/>
        </w:rPr>
        <w:t>interlocutores</w:t>
      </w:r>
      <w:r>
        <w:rPr>
          <w:rFonts w:ascii="Arial" w:eastAsia="Arial" w:hAnsi="Arial" w:cs="Arial"/>
        </w:rPr>
        <w:t>, e uniformizar os procedimentos necessários à sua disseminação com elevada qualidade, facilitando o uso de ferramentas de recolha e tratamento de informação qualitativa e quantitativa</w:t>
      </w:r>
      <w:r w:rsidR="00CA3DFB">
        <w:rPr>
          <w:rFonts w:ascii="Arial" w:eastAsia="Arial" w:hAnsi="Arial" w:cs="Arial"/>
        </w:rPr>
        <w:t>.</w:t>
      </w:r>
    </w:p>
    <w:p w14:paraId="15346031" w14:textId="2A6E0682" w:rsidR="00D30A82" w:rsidRPr="00D30A82" w:rsidRDefault="00201136" w:rsidP="004E313A">
      <w:pPr>
        <w:jc w:val="both"/>
        <w:rPr>
          <w:rFonts w:ascii="Arial" w:hAnsi="Arial" w:cs="Arial"/>
        </w:rPr>
      </w:pPr>
      <w:r w:rsidRPr="00201136">
        <w:rPr>
          <w:rFonts w:ascii="Arial" w:hAnsi="Arial" w:cs="Arial"/>
        </w:rPr>
        <w:t>O desenvolvimento dest</w:t>
      </w:r>
      <w:r w:rsidR="00CA3DFB">
        <w:rPr>
          <w:rFonts w:ascii="Arial" w:hAnsi="Arial" w:cs="Arial"/>
        </w:rPr>
        <w:t>e</w:t>
      </w:r>
      <w:r w:rsidRPr="00201136">
        <w:rPr>
          <w:rFonts w:ascii="Arial" w:hAnsi="Arial" w:cs="Arial"/>
        </w:rPr>
        <w:t xml:space="preserve"> </w:t>
      </w:r>
      <w:proofErr w:type="spellStart"/>
      <w:r w:rsidR="00CA3DFB">
        <w:rPr>
          <w:rFonts w:ascii="Arial" w:hAnsi="Arial" w:cs="Arial"/>
        </w:rPr>
        <w:t>workflow</w:t>
      </w:r>
      <w:proofErr w:type="spellEnd"/>
      <w:r w:rsidRPr="00201136">
        <w:rPr>
          <w:rFonts w:ascii="Arial" w:hAnsi="Arial" w:cs="Arial"/>
        </w:rPr>
        <w:t xml:space="preserve"> permitirá </w:t>
      </w:r>
      <w:r w:rsidR="00EE0875">
        <w:rPr>
          <w:rFonts w:ascii="Arial" w:hAnsi="Arial" w:cs="Arial"/>
        </w:rPr>
        <w:t xml:space="preserve">também </w:t>
      </w:r>
      <w:r w:rsidRPr="00201136">
        <w:rPr>
          <w:rFonts w:ascii="Arial" w:hAnsi="Arial" w:cs="Arial"/>
        </w:rPr>
        <w:t xml:space="preserve">aumentar a cooperação do </w:t>
      </w:r>
      <w:r w:rsidR="00EE0875">
        <w:rPr>
          <w:rFonts w:ascii="Arial" w:hAnsi="Arial" w:cs="Arial"/>
        </w:rPr>
        <w:t>ISEG</w:t>
      </w:r>
      <w:r w:rsidRPr="00201136">
        <w:rPr>
          <w:rFonts w:ascii="Arial" w:hAnsi="Arial" w:cs="Arial"/>
        </w:rPr>
        <w:t xml:space="preserve"> com outras entidades públi</w:t>
      </w:r>
      <w:r>
        <w:rPr>
          <w:rFonts w:ascii="Arial" w:hAnsi="Arial" w:cs="Arial"/>
        </w:rPr>
        <w:t>c</w:t>
      </w:r>
      <w:r w:rsidRPr="00201136">
        <w:rPr>
          <w:rFonts w:ascii="Arial" w:hAnsi="Arial" w:cs="Arial"/>
        </w:rPr>
        <w:t>as e privadas</w:t>
      </w:r>
      <w:r w:rsidR="00002DFB">
        <w:rPr>
          <w:rFonts w:ascii="Arial" w:hAnsi="Arial" w:cs="Arial"/>
        </w:rPr>
        <w:t>, contribuindo para a política nacional de modernização e da capacitação da Administração Pública.</w:t>
      </w:r>
    </w:p>
    <w:p w14:paraId="4807A6A6" w14:textId="5D677122" w:rsidR="00597B58" w:rsidRPr="00EE0875" w:rsidRDefault="00EE0875" w:rsidP="00D30A82">
      <w:pPr>
        <w:spacing w:after="0"/>
        <w:jc w:val="both"/>
        <w:rPr>
          <w:u w:val="single"/>
        </w:rPr>
      </w:pPr>
      <w:r w:rsidRPr="00EE0875">
        <w:rPr>
          <w:rFonts w:ascii="Arial" w:hAnsi="Arial" w:cs="Arial"/>
          <w:u w:val="single"/>
        </w:rPr>
        <w:t>Diagnóstico, definição de estratégia e de plano operacional</w:t>
      </w:r>
    </w:p>
    <w:p w14:paraId="0479BAAD" w14:textId="10050A14" w:rsidR="00EE0875" w:rsidRPr="00EE0875" w:rsidRDefault="00EE0875" w:rsidP="00EE0875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Para</w:t>
      </w:r>
      <w:r w:rsidRPr="00761243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a implementação</w:t>
      </w:r>
      <w:r w:rsidRPr="00761243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desta</w:t>
      </w:r>
      <w:r w:rsidRPr="00761243">
        <w:rPr>
          <w:rFonts w:ascii="Arial" w:eastAsia="Arial" w:hAnsi="Arial" w:cs="Arial"/>
        </w:rPr>
        <w:t xml:space="preserve"> </w:t>
      </w:r>
      <w:r w:rsidR="00B3600B">
        <w:rPr>
          <w:rFonts w:ascii="Arial" w:eastAsia="Arial" w:hAnsi="Arial" w:cs="Arial"/>
        </w:rPr>
        <w:t>solução</w:t>
      </w:r>
      <w:r w:rsidRPr="00761243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é necessário</w:t>
      </w:r>
      <w:r w:rsidRPr="00761243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desenvolver </w:t>
      </w:r>
      <w:r w:rsidRPr="00761243">
        <w:rPr>
          <w:rFonts w:ascii="Arial" w:eastAsia="Arial" w:hAnsi="Arial" w:cs="Arial"/>
        </w:rPr>
        <w:t xml:space="preserve">várias atividades, a começar </w:t>
      </w:r>
      <w:r>
        <w:rPr>
          <w:rFonts w:ascii="Arial" w:eastAsia="Arial" w:hAnsi="Arial" w:cs="Arial"/>
          <w:color w:val="000000"/>
        </w:rPr>
        <w:t>pel</w:t>
      </w:r>
      <w:r w:rsidR="00E07749">
        <w:rPr>
          <w:rFonts w:ascii="Arial" w:eastAsia="Arial" w:hAnsi="Arial" w:cs="Arial"/>
          <w:color w:val="000000"/>
        </w:rPr>
        <w:t>a</w:t>
      </w:r>
      <w:r>
        <w:rPr>
          <w:rFonts w:ascii="Arial" w:eastAsia="Arial" w:hAnsi="Arial" w:cs="Arial"/>
          <w:color w:val="000000"/>
        </w:rPr>
        <w:t xml:space="preserve"> </w:t>
      </w:r>
      <w:r w:rsidR="00E07749">
        <w:rPr>
          <w:rFonts w:ascii="Arial" w:eastAsia="Arial" w:hAnsi="Arial" w:cs="Arial"/>
          <w:color w:val="000000"/>
        </w:rPr>
        <w:t>identificação</w:t>
      </w:r>
      <w:r w:rsidR="00B3600B">
        <w:rPr>
          <w:rFonts w:ascii="Arial" w:eastAsia="Arial" w:hAnsi="Arial" w:cs="Arial"/>
          <w:color w:val="000000"/>
        </w:rPr>
        <w:t xml:space="preserve"> dos processos e procedimentos existentes</w:t>
      </w:r>
      <w:r w:rsidR="00E07749">
        <w:rPr>
          <w:rFonts w:ascii="Arial" w:eastAsia="Arial" w:hAnsi="Arial" w:cs="Arial"/>
          <w:color w:val="000000"/>
        </w:rPr>
        <w:t>, incluindo a documentação afeta,</w:t>
      </w:r>
      <w:r>
        <w:rPr>
          <w:rFonts w:ascii="Arial" w:eastAsia="Arial" w:hAnsi="Arial" w:cs="Arial"/>
          <w:color w:val="000000"/>
        </w:rPr>
        <w:t xml:space="preserve"> e pelo diagnóstico do estado </w:t>
      </w:r>
      <w:r w:rsidRPr="004E313A">
        <w:rPr>
          <w:rFonts w:ascii="Arial" w:eastAsia="Arial" w:hAnsi="Arial" w:cs="Arial"/>
          <w:color w:val="000000"/>
        </w:rPr>
        <w:t>atual dos sistemas de informação,</w:t>
      </w:r>
      <w:r>
        <w:rPr>
          <w:rFonts w:ascii="Arial" w:eastAsia="Arial" w:hAnsi="Arial" w:cs="Arial"/>
          <w:color w:val="000000"/>
        </w:rPr>
        <w:t xml:space="preserve"> e dos veículos de informação.</w:t>
      </w:r>
    </w:p>
    <w:p w14:paraId="0104916C" w14:textId="53805861" w:rsidR="001F0C77" w:rsidRPr="00597B58" w:rsidRDefault="00EE0875" w:rsidP="00597B58">
      <w:pPr>
        <w:jc w:val="both"/>
      </w:pPr>
      <w:r>
        <w:rPr>
          <w:rFonts w:ascii="Arial" w:eastAsia="Arial" w:hAnsi="Arial" w:cs="Arial"/>
          <w:color w:val="000000"/>
        </w:rPr>
        <w:t xml:space="preserve">A partir deste </w:t>
      </w:r>
      <w:r w:rsidR="00E07749">
        <w:rPr>
          <w:rFonts w:ascii="Arial" w:eastAsia="Arial" w:hAnsi="Arial" w:cs="Arial"/>
          <w:color w:val="000000"/>
        </w:rPr>
        <w:t>diagnóstico</w:t>
      </w:r>
      <w:r>
        <w:rPr>
          <w:rFonts w:ascii="Arial" w:eastAsia="Arial" w:hAnsi="Arial" w:cs="Arial"/>
          <w:color w:val="000000"/>
        </w:rPr>
        <w:t xml:space="preserve">, </w:t>
      </w:r>
      <w:r w:rsidR="00E07749">
        <w:rPr>
          <w:rFonts w:ascii="Arial" w:eastAsia="Arial" w:hAnsi="Arial" w:cs="Arial"/>
          <w:color w:val="000000"/>
        </w:rPr>
        <w:t>deverá</w:t>
      </w:r>
      <w:r w:rsidRPr="001F0C77">
        <w:rPr>
          <w:rFonts w:ascii="Arial" w:eastAsia="Arial" w:hAnsi="Arial" w:cs="Arial"/>
        </w:rPr>
        <w:t xml:space="preserve"> </w:t>
      </w:r>
      <w:r w:rsidR="00E07749">
        <w:rPr>
          <w:rFonts w:ascii="Arial" w:eastAsia="Arial" w:hAnsi="Arial" w:cs="Arial"/>
        </w:rPr>
        <w:t xml:space="preserve">resultar </w:t>
      </w:r>
      <w:r w:rsidRPr="001F0C77">
        <w:rPr>
          <w:rFonts w:ascii="Arial" w:eastAsia="Arial" w:hAnsi="Arial" w:cs="Arial"/>
        </w:rPr>
        <w:t>a elaboração e aprovação d</w:t>
      </w:r>
      <w:r>
        <w:rPr>
          <w:rFonts w:ascii="Arial" w:eastAsia="Arial" w:hAnsi="Arial" w:cs="Arial"/>
        </w:rPr>
        <w:t>e</w:t>
      </w:r>
      <w:r w:rsidRPr="001F0C77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um </w:t>
      </w:r>
      <w:r w:rsidRPr="001F0C77">
        <w:rPr>
          <w:rFonts w:ascii="Arial" w:eastAsia="Arial" w:hAnsi="Arial" w:cs="Arial"/>
        </w:rPr>
        <w:t xml:space="preserve">documento com a </w:t>
      </w:r>
      <w:r w:rsidR="00404903">
        <w:rPr>
          <w:rFonts w:ascii="Arial" w:eastAsia="Arial" w:hAnsi="Arial" w:cs="Arial"/>
        </w:rPr>
        <w:t>definição da estratégia a prosseguir</w:t>
      </w:r>
      <w:r w:rsidRPr="001F0C77">
        <w:rPr>
          <w:rFonts w:ascii="Arial" w:eastAsia="Arial" w:hAnsi="Arial" w:cs="Arial"/>
        </w:rPr>
        <w:t xml:space="preserve"> </w:t>
      </w:r>
      <w:r w:rsidR="00404903">
        <w:rPr>
          <w:rFonts w:ascii="Arial" w:eastAsia="Arial" w:hAnsi="Arial" w:cs="Arial"/>
        </w:rPr>
        <w:t xml:space="preserve">e um plano operacional de execução do projeto, </w:t>
      </w:r>
      <w:r w:rsidRPr="001F0C77">
        <w:rPr>
          <w:rFonts w:ascii="Arial" w:eastAsia="Arial" w:hAnsi="Arial" w:cs="Arial"/>
        </w:rPr>
        <w:t xml:space="preserve">de </w:t>
      </w:r>
      <w:r w:rsidRPr="001F0C77">
        <w:rPr>
          <w:rFonts w:ascii="Arial" w:hAnsi="Arial" w:cs="Arial"/>
        </w:rPr>
        <w:t xml:space="preserve">modo a garantir que a solução </w:t>
      </w:r>
      <w:r>
        <w:rPr>
          <w:rFonts w:ascii="Arial" w:hAnsi="Arial" w:cs="Arial"/>
        </w:rPr>
        <w:t xml:space="preserve">a implementar </w:t>
      </w:r>
      <w:r w:rsidR="00E07749">
        <w:rPr>
          <w:rFonts w:ascii="Arial" w:hAnsi="Arial" w:cs="Arial"/>
        </w:rPr>
        <w:t>garanta o atingimento de todos os objetivos preconizados.</w:t>
      </w:r>
    </w:p>
    <w:p w14:paraId="3870AE2A" w14:textId="7BF5FB15" w:rsidR="00404903" w:rsidRPr="00903D93" w:rsidRDefault="008D1B7F" w:rsidP="00A71579">
      <w:pPr>
        <w:shd w:val="clear" w:color="auto" w:fill="FFFFFF"/>
        <w:jc w:val="both"/>
        <w:rPr>
          <w:rFonts w:ascii="Arial" w:hAnsi="Arial" w:cs="Arial"/>
        </w:rPr>
      </w:pPr>
      <w:r w:rsidRPr="008D1B7F">
        <w:rPr>
          <w:rFonts w:ascii="Arial" w:hAnsi="Arial" w:cs="Arial"/>
        </w:rPr>
        <w:t>O valor d</w:t>
      </w:r>
      <w:r>
        <w:rPr>
          <w:rFonts w:ascii="Arial" w:hAnsi="Arial" w:cs="Arial"/>
        </w:rPr>
        <w:t>o investim</w:t>
      </w:r>
      <w:r w:rsidRPr="00903D93">
        <w:rPr>
          <w:rFonts w:ascii="Arial" w:hAnsi="Arial" w:cs="Arial"/>
        </w:rPr>
        <w:t xml:space="preserve">ento previsto para esta atividade é de </w:t>
      </w:r>
      <w:r w:rsidR="00E07749">
        <w:rPr>
          <w:rFonts w:ascii="Arial" w:hAnsi="Arial" w:cs="Arial"/>
        </w:rPr>
        <w:t>73</w:t>
      </w:r>
      <w:r w:rsidRPr="00903D93">
        <w:rPr>
          <w:rFonts w:ascii="Arial" w:hAnsi="Arial" w:cs="Arial"/>
        </w:rPr>
        <w:t>.</w:t>
      </w:r>
      <w:r w:rsidR="00E07749">
        <w:rPr>
          <w:rFonts w:ascii="Arial" w:hAnsi="Arial" w:cs="Arial"/>
        </w:rPr>
        <w:t>8</w:t>
      </w:r>
      <w:r w:rsidRPr="00903D93">
        <w:rPr>
          <w:rFonts w:ascii="Arial" w:hAnsi="Arial" w:cs="Arial"/>
        </w:rPr>
        <w:t>00€, já com o IVA incluído.</w:t>
      </w:r>
    </w:p>
    <w:p w14:paraId="7F1DCC61" w14:textId="653CB2BD" w:rsidR="00597B58" w:rsidRPr="00A71579" w:rsidRDefault="00597B58" w:rsidP="00D30A82">
      <w:pPr>
        <w:shd w:val="clear" w:color="auto" w:fill="FFFFFF"/>
        <w:spacing w:after="0"/>
        <w:jc w:val="both"/>
        <w:rPr>
          <w:rFonts w:ascii="Arial" w:hAnsi="Arial" w:cs="Arial"/>
          <w:u w:val="single"/>
        </w:rPr>
      </w:pPr>
      <w:r w:rsidRPr="00903D93">
        <w:rPr>
          <w:rFonts w:ascii="Arial" w:hAnsi="Arial" w:cs="Arial"/>
          <w:u w:val="single"/>
        </w:rPr>
        <w:t>D</w:t>
      </w:r>
      <w:r w:rsidRPr="00597B58">
        <w:rPr>
          <w:rFonts w:ascii="Arial" w:hAnsi="Arial" w:cs="Arial"/>
          <w:u w:val="single"/>
        </w:rPr>
        <w:t xml:space="preserve">esenho da </w:t>
      </w:r>
      <w:r w:rsidR="00404903">
        <w:rPr>
          <w:rFonts w:ascii="Arial" w:hAnsi="Arial" w:cs="Arial"/>
          <w:u w:val="single"/>
        </w:rPr>
        <w:t>arquitetura funcional e técnica da plataforma</w:t>
      </w:r>
    </w:p>
    <w:p w14:paraId="312A2D1A" w14:textId="019AF5D0" w:rsidR="00404903" w:rsidRDefault="00404903" w:rsidP="0041309E">
      <w:pPr>
        <w:jc w:val="both"/>
        <w:rPr>
          <w:rFonts w:ascii="Arial" w:eastAsia="Arial" w:hAnsi="Arial" w:cs="Arial"/>
        </w:rPr>
      </w:pPr>
      <w:r w:rsidRPr="00761243">
        <w:rPr>
          <w:rFonts w:ascii="Arial" w:eastAsia="Arial" w:hAnsi="Arial" w:cs="Arial"/>
        </w:rPr>
        <w:t xml:space="preserve">Outra atividade a desenvolver corresponde à aquisição de serviços de consultoria para proceder </w:t>
      </w:r>
      <w:r>
        <w:rPr>
          <w:rFonts w:ascii="Arial" w:eastAsia="Arial" w:hAnsi="Arial" w:cs="Arial"/>
        </w:rPr>
        <w:t>à definição de requisitos e desenho da arquitetura funcional da solução a implementar. Esta fase contempla a identificação das condições de interoperabilidade que visa obter, como resultado, o estabelecimento dos requisitos técnicos/funcionais (dados a trocar e formato dos mesmos), de segurança (perfis de utilizador e credenciação) e legais (proteção de dados) de forma a garantir o interface e interoperabilidade entre os vários sistemas envolvidos no processo.</w:t>
      </w:r>
      <w:r w:rsidR="00E07749">
        <w:rPr>
          <w:rFonts w:ascii="Arial" w:eastAsia="Arial" w:hAnsi="Arial" w:cs="Arial"/>
        </w:rPr>
        <w:t xml:space="preserve"> Desta atividade deverá resultar como output final, o caderno de encargos das duas atividades seguintes: o desenvolvimento da plataforma e a implementação da solução e capacitação do universo interveniente.</w:t>
      </w:r>
    </w:p>
    <w:p w14:paraId="1165E644" w14:textId="0F553F03" w:rsidR="00597B58" w:rsidRDefault="00404903" w:rsidP="00A71579">
      <w:pPr>
        <w:jc w:val="both"/>
      </w:pPr>
      <w:r w:rsidRPr="008D1B7F">
        <w:rPr>
          <w:rFonts w:ascii="Arial" w:hAnsi="Arial" w:cs="Arial"/>
        </w:rPr>
        <w:t>O val</w:t>
      </w:r>
      <w:r w:rsidRPr="00903D93">
        <w:rPr>
          <w:rFonts w:ascii="Arial" w:hAnsi="Arial" w:cs="Arial"/>
        </w:rPr>
        <w:t xml:space="preserve">or do investimento previsto para esta atividade é de </w:t>
      </w:r>
      <w:r w:rsidR="00E07749">
        <w:rPr>
          <w:rFonts w:ascii="Arial" w:hAnsi="Arial" w:cs="Arial"/>
        </w:rPr>
        <w:t>36</w:t>
      </w:r>
      <w:r w:rsidRPr="00903D93">
        <w:rPr>
          <w:rFonts w:ascii="Arial" w:hAnsi="Arial" w:cs="Arial"/>
        </w:rPr>
        <w:t>.</w:t>
      </w:r>
      <w:r w:rsidR="00E07749">
        <w:rPr>
          <w:rFonts w:ascii="Arial" w:hAnsi="Arial" w:cs="Arial"/>
        </w:rPr>
        <w:t>9</w:t>
      </w:r>
      <w:r>
        <w:rPr>
          <w:rFonts w:ascii="Arial" w:hAnsi="Arial" w:cs="Arial"/>
        </w:rPr>
        <w:t>00</w:t>
      </w:r>
      <w:r w:rsidRPr="00903D93">
        <w:rPr>
          <w:rFonts w:ascii="Arial" w:hAnsi="Arial" w:cs="Arial"/>
        </w:rPr>
        <w:t>€, já com o IVA incluído</w:t>
      </w:r>
      <w:r>
        <w:rPr>
          <w:rFonts w:ascii="Arial" w:hAnsi="Arial" w:cs="Arial"/>
        </w:rPr>
        <w:t>.</w:t>
      </w:r>
    </w:p>
    <w:p w14:paraId="39975C3E" w14:textId="05377510" w:rsidR="00B761C9" w:rsidRDefault="00B761C9" w:rsidP="00D30A82">
      <w:pPr>
        <w:shd w:val="clear" w:color="auto" w:fill="FFFFFF"/>
        <w:spacing w:after="0"/>
        <w:jc w:val="both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lastRenderedPageBreak/>
        <w:t>Desenvolvimento da plataforma</w:t>
      </w:r>
    </w:p>
    <w:p w14:paraId="05E8FF01" w14:textId="77777777" w:rsidR="00B761C9" w:rsidRDefault="00B761C9" w:rsidP="00B761C9">
      <w:pPr>
        <w:shd w:val="clear" w:color="auto" w:fill="FFFFFF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Esta atividade tem c</w:t>
      </w:r>
      <w:r w:rsidRPr="00A71579">
        <w:rPr>
          <w:rFonts w:ascii="Arial" w:eastAsia="Arial" w:hAnsi="Arial" w:cs="Arial"/>
        </w:rPr>
        <w:t>o</w:t>
      </w:r>
      <w:r>
        <w:rPr>
          <w:rFonts w:ascii="Arial" w:eastAsia="Arial" w:hAnsi="Arial" w:cs="Arial"/>
        </w:rPr>
        <w:t>mo</w:t>
      </w:r>
      <w:r w:rsidRPr="00A7157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objetivo</w:t>
      </w:r>
      <w:r w:rsidRPr="00A71579">
        <w:rPr>
          <w:rFonts w:ascii="Arial" w:eastAsia="Arial" w:hAnsi="Arial" w:cs="Arial"/>
        </w:rPr>
        <w:t xml:space="preserve"> a obtenção da solução a implementar</w:t>
      </w:r>
      <w:r>
        <w:rPr>
          <w:rFonts w:ascii="Arial" w:eastAsia="Arial" w:hAnsi="Arial" w:cs="Arial"/>
        </w:rPr>
        <w:t>, que começará pelo desenvolvimento da solução, propriamente dita, seguida por uma fase de testes e, por último pela fase de implementação e interoperabilidades.</w:t>
      </w:r>
    </w:p>
    <w:p w14:paraId="6CE7623B" w14:textId="360390EC" w:rsidR="00B761C9" w:rsidRDefault="00B761C9" w:rsidP="00B761C9">
      <w:pPr>
        <w:shd w:val="clear" w:color="auto" w:fill="FFFFFF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Os</w:t>
      </w:r>
      <w:r w:rsidRPr="00A71579">
        <w:rPr>
          <w:rFonts w:ascii="Arial" w:eastAsia="Arial" w:hAnsi="Arial" w:cs="Arial"/>
        </w:rPr>
        <w:t xml:space="preserve"> trabalho</w:t>
      </w:r>
      <w:r>
        <w:rPr>
          <w:rFonts w:ascii="Arial" w:eastAsia="Arial" w:hAnsi="Arial" w:cs="Arial"/>
        </w:rPr>
        <w:t>s</w:t>
      </w:r>
      <w:r w:rsidRPr="00A7157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de desenvolvimento da solução </w:t>
      </w:r>
      <w:r w:rsidRPr="00A71579">
        <w:rPr>
          <w:rFonts w:ascii="Arial" w:eastAsia="Arial" w:hAnsi="Arial" w:cs="Arial"/>
        </w:rPr>
        <w:t>dever</w:t>
      </w:r>
      <w:r>
        <w:rPr>
          <w:rFonts w:ascii="Arial" w:eastAsia="Arial" w:hAnsi="Arial" w:cs="Arial"/>
        </w:rPr>
        <w:t>ão</w:t>
      </w:r>
      <w:r w:rsidRPr="00A71579">
        <w:rPr>
          <w:rFonts w:ascii="Arial" w:eastAsia="Arial" w:hAnsi="Arial" w:cs="Arial"/>
        </w:rPr>
        <w:t xml:space="preserve"> ser efetuado</w:t>
      </w:r>
      <w:r>
        <w:rPr>
          <w:rFonts w:ascii="Arial" w:eastAsia="Arial" w:hAnsi="Arial" w:cs="Arial"/>
        </w:rPr>
        <w:t>s</w:t>
      </w:r>
      <w:r w:rsidRPr="00A71579">
        <w:rPr>
          <w:rFonts w:ascii="Arial" w:eastAsia="Arial" w:hAnsi="Arial" w:cs="Arial"/>
        </w:rPr>
        <w:t xml:space="preserve"> por uma empresa </w:t>
      </w:r>
      <w:r>
        <w:rPr>
          <w:rFonts w:ascii="Arial" w:eastAsia="Arial" w:hAnsi="Arial" w:cs="Arial"/>
        </w:rPr>
        <w:t xml:space="preserve">consultora </w:t>
      </w:r>
      <w:r w:rsidRPr="00A71579">
        <w:rPr>
          <w:rFonts w:ascii="Arial" w:eastAsia="Arial" w:hAnsi="Arial" w:cs="Arial"/>
        </w:rPr>
        <w:t>externa</w:t>
      </w:r>
      <w:r>
        <w:rPr>
          <w:rFonts w:ascii="Arial" w:eastAsia="Arial" w:hAnsi="Arial" w:cs="Arial"/>
        </w:rPr>
        <w:t>, com adequada especialização na implementação de soluções</w:t>
      </w:r>
      <w:r w:rsidR="005168BC">
        <w:rPr>
          <w:rFonts w:ascii="Arial" w:eastAsia="Arial" w:hAnsi="Arial" w:cs="Arial"/>
        </w:rPr>
        <w:t xml:space="preserve"> de Gestão Documental</w:t>
      </w:r>
      <w:r>
        <w:rPr>
          <w:rFonts w:ascii="Arial" w:eastAsia="Arial" w:hAnsi="Arial" w:cs="Arial"/>
        </w:rPr>
        <w:t>,</w:t>
      </w:r>
      <w:r w:rsidRPr="00A71579">
        <w:rPr>
          <w:rFonts w:ascii="Arial" w:eastAsia="Arial" w:hAnsi="Arial" w:cs="Arial"/>
        </w:rPr>
        <w:t xml:space="preserve"> contratada para a implementação </w:t>
      </w:r>
      <w:r>
        <w:rPr>
          <w:rFonts w:ascii="Arial" w:eastAsia="Arial" w:hAnsi="Arial" w:cs="Arial"/>
        </w:rPr>
        <w:t>da solução</w:t>
      </w:r>
      <w:r w:rsidR="005168BC">
        <w:rPr>
          <w:rFonts w:ascii="Arial" w:eastAsia="Arial" w:hAnsi="Arial" w:cs="Arial"/>
        </w:rPr>
        <w:t>,</w:t>
      </w:r>
      <w:r w:rsidRPr="00A71579">
        <w:rPr>
          <w:rFonts w:ascii="Arial" w:eastAsia="Arial" w:hAnsi="Arial" w:cs="Arial"/>
        </w:rPr>
        <w:t xml:space="preserve"> de acordo com os pressupostos anteriormente definidos.</w:t>
      </w:r>
    </w:p>
    <w:p w14:paraId="5757E4E9" w14:textId="5D24ADB7" w:rsidR="00B761C9" w:rsidRPr="00B761C9" w:rsidRDefault="00B761C9" w:rsidP="00B761C9">
      <w:pPr>
        <w:shd w:val="clear" w:color="auto" w:fill="FFFFFF"/>
        <w:jc w:val="both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O valor do investimento previsto para esta </w:t>
      </w:r>
      <w:r w:rsidRPr="00903D93">
        <w:rPr>
          <w:rFonts w:ascii="Arial" w:eastAsia="Arial" w:hAnsi="Arial" w:cs="Arial"/>
        </w:rPr>
        <w:t xml:space="preserve">atividade é </w:t>
      </w:r>
      <w:r w:rsidR="00E07749">
        <w:rPr>
          <w:rFonts w:ascii="Arial" w:eastAsia="Arial" w:hAnsi="Arial" w:cs="Arial"/>
        </w:rPr>
        <w:t>123</w:t>
      </w:r>
      <w:r w:rsidRPr="00903D93">
        <w:rPr>
          <w:rFonts w:ascii="Arial" w:eastAsia="Arial" w:hAnsi="Arial" w:cs="Arial"/>
        </w:rPr>
        <w:t>.</w:t>
      </w:r>
      <w:r w:rsidR="00E07749">
        <w:rPr>
          <w:rFonts w:ascii="Arial" w:eastAsia="Arial" w:hAnsi="Arial" w:cs="Arial"/>
        </w:rPr>
        <w:t>0</w:t>
      </w:r>
      <w:r>
        <w:rPr>
          <w:rFonts w:ascii="Arial" w:eastAsia="Arial" w:hAnsi="Arial" w:cs="Arial"/>
        </w:rPr>
        <w:t>00</w:t>
      </w:r>
      <w:r w:rsidRPr="00903D93">
        <w:rPr>
          <w:rFonts w:ascii="Arial" w:eastAsia="Arial" w:hAnsi="Arial" w:cs="Arial"/>
        </w:rPr>
        <w:t>€</w:t>
      </w:r>
      <w:r>
        <w:rPr>
          <w:rFonts w:ascii="Arial" w:eastAsia="Arial" w:hAnsi="Arial" w:cs="Arial"/>
        </w:rPr>
        <w:t>, já com o IVA incluído.</w:t>
      </w:r>
    </w:p>
    <w:p w14:paraId="292EF8F5" w14:textId="0EB4F53E" w:rsidR="00B761C9" w:rsidRPr="00B761C9" w:rsidRDefault="00B761C9" w:rsidP="00D30A82">
      <w:pPr>
        <w:shd w:val="clear" w:color="auto" w:fill="FFFFFF"/>
        <w:spacing w:after="0"/>
        <w:jc w:val="both"/>
        <w:rPr>
          <w:rFonts w:ascii="Arial" w:hAnsi="Arial" w:cs="Arial"/>
          <w:u w:val="single"/>
        </w:rPr>
      </w:pPr>
      <w:r w:rsidRPr="00B761C9">
        <w:rPr>
          <w:rFonts w:ascii="Arial" w:hAnsi="Arial" w:cs="Arial"/>
          <w:u w:val="single"/>
        </w:rPr>
        <w:t xml:space="preserve">Implementação e Capacitação </w:t>
      </w:r>
      <w:proofErr w:type="spellStart"/>
      <w:r w:rsidRPr="00B761C9">
        <w:rPr>
          <w:rFonts w:ascii="Arial" w:hAnsi="Arial" w:cs="Arial"/>
          <w:u w:val="single"/>
        </w:rPr>
        <w:t>on</w:t>
      </w:r>
      <w:proofErr w:type="spellEnd"/>
      <w:r w:rsidRPr="00B761C9">
        <w:rPr>
          <w:rFonts w:ascii="Arial" w:hAnsi="Arial" w:cs="Arial"/>
          <w:u w:val="single"/>
        </w:rPr>
        <w:t xml:space="preserve"> Job</w:t>
      </w:r>
    </w:p>
    <w:p w14:paraId="226B01FC" w14:textId="03848DC8" w:rsidR="002546B1" w:rsidRDefault="002546B1" w:rsidP="00B761C9">
      <w:pPr>
        <w:shd w:val="clear" w:color="auto" w:fill="FFFFFF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</w:rPr>
        <w:t>Após a conclusão do desenvolvimento da solução serão realizados, n</w:t>
      </w:r>
      <w:r w:rsidRPr="002546B1">
        <w:rPr>
          <w:rFonts w:ascii="Arial" w:eastAsia="Arial" w:hAnsi="Arial" w:cs="Arial"/>
        </w:rPr>
        <w:t>uma primeira fase</w:t>
      </w:r>
      <w:r>
        <w:rPr>
          <w:rFonts w:ascii="Arial" w:eastAsia="Arial" w:hAnsi="Arial" w:cs="Arial"/>
        </w:rPr>
        <w:t>,</w:t>
      </w:r>
      <w:r w:rsidRPr="002546B1">
        <w:rPr>
          <w:rFonts w:ascii="Arial" w:eastAsia="Arial" w:hAnsi="Arial" w:cs="Arial"/>
        </w:rPr>
        <w:t xml:space="preserve"> testes técnicos e, numa segunda fase, a disponibilização de algumas funcionalidades da solução em cada uma das unidades orgânicas para testar o bom funcionamento da mesma em contexto real</w:t>
      </w:r>
      <w:r w:rsidR="00B761C9">
        <w:rPr>
          <w:rFonts w:ascii="Arial" w:eastAsia="Arial" w:hAnsi="Arial" w:cs="Arial"/>
        </w:rPr>
        <w:t xml:space="preserve">, </w:t>
      </w:r>
      <w:r w:rsidRPr="002546B1">
        <w:rPr>
          <w:rFonts w:ascii="Arial" w:eastAsia="Arial" w:hAnsi="Arial" w:cs="Arial"/>
        </w:rPr>
        <w:t>assegurando</w:t>
      </w:r>
      <w:r>
        <w:rPr>
          <w:rFonts w:ascii="Arial" w:eastAsia="Arial" w:hAnsi="Arial" w:cs="Arial"/>
        </w:rPr>
        <w:t xml:space="preserve"> neste percurso </w:t>
      </w:r>
      <w:r w:rsidR="00CD1B00">
        <w:rPr>
          <w:rFonts w:ascii="Arial" w:eastAsia="Arial" w:hAnsi="Arial" w:cs="Arial"/>
        </w:rPr>
        <w:t>a integração</w:t>
      </w:r>
      <w:r>
        <w:rPr>
          <w:rFonts w:ascii="Arial" w:eastAsia="Arial" w:hAnsi="Arial" w:cs="Arial"/>
        </w:rPr>
        <w:t xml:space="preserve"> e interoperabilidade </w:t>
      </w:r>
      <w:r w:rsidR="00CD1B00">
        <w:rPr>
          <w:rFonts w:ascii="Arial" w:eastAsia="Arial" w:hAnsi="Arial" w:cs="Arial"/>
        </w:rPr>
        <w:t>da solução</w:t>
      </w:r>
      <w:r w:rsidR="00CD1B00" w:rsidRPr="00761243">
        <w:rPr>
          <w:rFonts w:ascii="Arial" w:eastAsia="Arial" w:hAnsi="Arial" w:cs="Arial"/>
          <w:color w:val="000000"/>
        </w:rPr>
        <w:t xml:space="preserve"> </w:t>
      </w:r>
      <w:r w:rsidR="00E07749">
        <w:rPr>
          <w:rFonts w:ascii="Arial" w:eastAsia="Arial" w:hAnsi="Arial" w:cs="Arial"/>
          <w:color w:val="000000"/>
        </w:rPr>
        <w:t>de Gestão Documental</w:t>
      </w:r>
      <w:r w:rsidR="00CD1B00">
        <w:rPr>
          <w:rFonts w:ascii="Arial" w:eastAsia="Arial" w:hAnsi="Arial" w:cs="Arial"/>
          <w:color w:val="000000"/>
        </w:rPr>
        <w:t xml:space="preserve"> com</w:t>
      </w:r>
      <w:r w:rsidR="00CD1B00" w:rsidRPr="00761243">
        <w:rPr>
          <w:rFonts w:ascii="Arial" w:eastAsia="Arial" w:hAnsi="Arial" w:cs="Arial"/>
          <w:color w:val="000000"/>
        </w:rPr>
        <w:t xml:space="preserve"> todos os sistemas intervenientes</w:t>
      </w:r>
      <w:r w:rsidR="00CD1B00">
        <w:rPr>
          <w:rFonts w:ascii="Arial" w:eastAsia="Arial" w:hAnsi="Arial" w:cs="Arial"/>
          <w:color w:val="000000"/>
        </w:rPr>
        <w:t>.</w:t>
      </w:r>
      <w:r w:rsidR="00CD1B00" w:rsidRPr="00761243">
        <w:rPr>
          <w:rFonts w:ascii="Arial" w:eastAsia="Arial" w:hAnsi="Arial" w:cs="Arial"/>
          <w:color w:val="000000"/>
        </w:rPr>
        <w:t xml:space="preserve"> </w:t>
      </w:r>
      <w:r w:rsidR="00CD1B00">
        <w:rPr>
          <w:rFonts w:ascii="Arial" w:eastAsia="Arial" w:hAnsi="Arial" w:cs="Arial"/>
          <w:color w:val="000000"/>
        </w:rPr>
        <w:t>Nesta fase está também incluíd</w:t>
      </w:r>
      <w:r w:rsidR="008F7B74">
        <w:rPr>
          <w:rFonts w:ascii="Arial" w:eastAsia="Arial" w:hAnsi="Arial" w:cs="Arial"/>
          <w:color w:val="000000"/>
        </w:rPr>
        <w:t>o</w:t>
      </w:r>
      <w:r w:rsidR="00CD1B00">
        <w:rPr>
          <w:rFonts w:ascii="Arial" w:eastAsia="Arial" w:hAnsi="Arial" w:cs="Arial"/>
          <w:color w:val="000000"/>
        </w:rPr>
        <w:t xml:space="preserve"> </w:t>
      </w:r>
      <w:r w:rsidR="00CD1B00" w:rsidRPr="00761243">
        <w:rPr>
          <w:rFonts w:ascii="Arial" w:eastAsia="Arial" w:hAnsi="Arial" w:cs="Arial"/>
          <w:color w:val="000000"/>
        </w:rPr>
        <w:t>o desenvolvimento de tutoriais de apoio aos utilizadores internos e externos.</w:t>
      </w:r>
    </w:p>
    <w:p w14:paraId="0F3FE5BC" w14:textId="2C60532B" w:rsidR="00E07749" w:rsidRPr="00903D93" w:rsidRDefault="00E07749" w:rsidP="00B761C9">
      <w:pPr>
        <w:shd w:val="clear" w:color="auto" w:fill="FFFFFF"/>
        <w:jc w:val="both"/>
        <w:rPr>
          <w:rFonts w:ascii="Arial" w:hAnsi="Arial" w:cs="Arial"/>
        </w:rPr>
      </w:pPr>
      <w:r>
        <w:rPr>
          <w:rFonts w:ascii="Arial" w:eastAsia="Arial" w:hAnsi="Arial" w:cs="Arial"/>
          <w:color w:val="000000"/>
        </w:rPr>
        <w:t>Será também, nesta fase que ser</w:t>
      </w:r>
      <w:r w:rsidR="008D3033">
        <w:rPr>
          <w:rFonts w:ascii="Arial" w:eastAsia="Arial" w:hAnsi="Arial" w:cs="Arial"/>
          <w:color w:val="000000"/>
        </w:rPr>
        <w:t>á</w:t>
      </w:r>
      <w:r>
        <w:rPr>
          <w:rFonts w:ascii="Arial" w:eastAsia="Arial" w:hAnsi="Arial" w:cs="Arial"/>
          <w:color w:val="000000"/>
        </w:rPr>
        <w:t xml:space="preserve"> realizado o</w:t>
      </w:r>
      <w:r w:rsidR="008D3033">
        <w:rPr>
          <w:rFonts w:ascii="Arial" w:eastAsia="Arial" w:hAnsi="Arial" w:cs="Arial"/>
          <w:color w:val="000000"/>
        </w:rPr>
        <w:t xml:space="preserve"> levantamento exaustivo de todos os processos, identificados na primeira atividade, </w:t>
      </w:r>
      <w:r w:rsidR="008D3033">
        <w:rPr>
          <w:rFonts w:ascii="Arial" w:eastAsia="Times New Roman" w:hAnsi="Arial" w:cs="Arial"/>
          <w:color w:val="000000"/>
        </w:rPr>
        <w:t xml:space="preserve">com o objetivo de proceder ao seu redesenho e otimização processual, de procedimentos e controlo, em função do </w:t>
      </w:r>
      <w:proofErr w:type="spellStart"/>
      <w:r w:rsidR="008D3033">
        <w:rPr>
          <w:rFonts w:ascii="Arial" w:eastAsia="Times New Roman" w:hAnsi="Arial" w:cs="Arial"/>
          <w:color w:val="000000"/>
        </w:rPr>
        <w:t>workflow</w:t>
      </w:r>
      <w:proofErr w:type="spellEnd"/>
      <w:r w:rsidR="008D3033">
        <w:rPr>
          <w:rFonts w:ascii="Arial" w:eastAsia="Times New Roman" w:hAnsi="Arial" w:cs="Arial"/>
          <w:color w:val="000000"/>
        </w:rPr>
        <w:t xml:space="preserve"> instalado, com implementação de todos os processos atualizados.</w:t>
      </w:r>
    </w:p>
    <w:p w14:paraId="4A101DDE" w14:textId="0DFE5408" w:rsidR="00CD1B00" w:rsidRDefault="00CD1B00" w:rsidP="00D30A82">
      <w:pPr>
        <w:spacing w:after="0"/>
        <w:ind w:right="-1"/>
        <w:jc w:val="both"/>
        <w:rPr>
          <w:rFonts w:ascii="Arial" w:hAnsi="Arial" w:cs="Arial"/>
        </w:rPr>
      </w:pPr>
      <w:r w:rsidRPr="001E13B1">
        <w:rPr>
          <w:rFonts w:ascii="Arial" w:hAnsi="Arial" w:cs="Arial"/>
        </w:rPr>
        <w:t>Para que este projeto consiga atingir os objetivos preconizados é necessário sensibilizar o universo de potenciais utilizadores para as vantagens que advirão da utilização desta ferramenta. Para tal temos de contar, logo à partida, com uma natural resistência à mudança que terá de ser combatida através de ações de sensibilização e capacitação do universo interveniente, procedendo-se à integração das novas metodologias colaborativas e adaptando-as às competências necessárias. Para concretizar esta atividade será necessário proceder à contratação de uma empresa externa especializada.</w:t>
      </w:r>
    </w:p>
    <w:p w14:paraId="753098DA" w14:textId="0777CDB8" w:rsidR="00CD1B00" w:rsidRPr="001E13B1" w:rsidRDefault="00CD1B00" w:rsidP="00CD1B00">
      <w:pPr>
        <w:spacing w:before="206" w:after="0"/>
        <w:ind w:right="-302"/>
        <w:jc w:val="both"/>
        <w:rPr>
          <w:rFonts w:ascii="Arial" w:eastAsia="Times New Roman" w:hAnsi="Arial" w:cs="Arial"/>
        </w:rPr>
      </w:pPr>
      <w:r w:rsidRPr="008D1B7F">
        <w:rPr>
          <w:rFonts w:ascii="Arial" w:hAnsi="Arial" w:cs="Arial"/>
        </w:rPr>
        <w:t>O valor d</w:t>
      </w:r>
      <w:r>
        <w:rPr>
          <w:rFonts w:ascii="Arial" w:hAnsi="Arial" w:cs="Arial"/>
        </w:rPr>
        <w:t xml:space="preserve">o investimento previsto para </w:t>
      </w:r>
      <w:r w:rsidRPr="00903D93">
        <w:rPr>
          <w:rFonts w:ascii="Arial" w:hAnsi="Arial" w:cs="Arial"/>
        </w:rPr>
        <w:t xml:space="preserve">esta atividade é de </w:t>
      </w:r>
      <w:r w:rsidR="008D3033">
        <w:rPr>
          <w:rFonts w:ascii="Arial" w:hAnsi="Arial" w:cs="Arial"/>
        </w:rPr>
        <w:t>319</w:t>
      </w:r>
      <w:r w:rsidRPr="00903D93">
        <w:rPr>
          <w:rFonts w:ascii="Arial" w:hAnsi="Arial" w:cs="Arial"/>
        </w:rPr>
        <w:t>.</w:t>
      </w:r>
      <w:r w:rsidR="008D3033">
        <w:rPr>
          <w:rFonts w:ascii="Arial" w:hAnsi="Arial" w:cs="Arial"/>
        </w:rPr>
        <w:t>8</w:t>
      </w:r>
      <w:r w:rsidR="00B761C9">
        <w:rPr>
          <w:rFonts w:ascii="Arial" w:hAnsi="Arial" w:cs="Arial"/>
        </w:rPr>
        <w:t>0</w:t>
      </w:r>
      <w:r w:rsidRPr="00903D93">
        <w:rPr>
          <w:rFonts w:ascii="Arial" w:hAnsi="Arial" w:cs="Arial"/>
        </w:rPr>
        <w:t>0€, já com</w:t>
      </w:r>
      <w:r>
        <w:rPr>
          <w:rFonts w:ascii="Arial" w:hAnsi="Arial" w:cs="Arial"/>
        </w:rPr>
        <w:t xml:space="preserve"> o IVA incluído.</w:t>
      </w:r>
    </w:p>
    <w:p w14:paraId="67569C52" w14:textId="4B069316" w:rsidR="00CD1B00" w:rsidRPr="001E13B1" w:rsidRDefault="00D96712" w:rsidP="00D30A82">
      <w:pPr>
        <w:spacing w:before="206" w:after="0"/>
        <w:ind w:right="-302"/>
        <w:jc w:val="both"/>
        <w:rPr>
          <w:rFonts w:ascii="Arial" w:eastAsia="Times New Roman" w:hAnsi="Arial" w:cs="Arial"/>
          <w:u w:val="single"/>
        </w:rPr>
      </w:pPr>
      <w:r>
        <w:rPr>
          <w:rFonts w:ascii="Arial" w:eastAsia="Times New Roman" w:hAnsi="Arial" w:cs="Arial"/>
          <w:u w:val="single"/>
        </w:rPr>
        <w:t>Comunica</w:t>
      </w:r>
      <w:r w:rsidR="00CD1B00" w:rsidRPr="001E13B1">
        <w:rPr>
          <w:rFonts w:ascii="Arial" w:eastAsia="Times New Roman" w:hAnsi="Arial" w:cs="Arial"/>
          <w:u w:val="single"/>
        </w:rPr>
        <w:t>ção e divulgação da operação</w:t>
      </w:r>
    </w:p>
    <w:p w14:paraId="00B7EB5B" w14:textId="529E389A" w:rsidR="00CD1B00" w:rsidRPr="001E13B1" w:rsidRDefault="00CD1B00" w:rsidP="00CD1B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</w:rPr>
      </w:pPr>
      <w:r w:rsidRPr="001E13B1">
        <w:rPr>
          <w:rFonts w:ascii="Arial" w:hAnsi="Arial" w:cs="Arial"/>
        </w:rPr>
        <w:t xml:space="preserve">Com o objetivo de divulgar e sensibilizar o universo de </w:t>
      </w:r>
      <w:proofErr w:type="spellStart"/>
      <w:r w:rsidRPr="00277BD8">
        <w:rPr>
          <w:rFonts w:ascii="Arial" w:hAnsi="Arial" w:cs="Arial"/>
          <w:i/>
        </w:rPr>
        <w:t>stakeholders</w:t>
      </w:r>
      <w:proofErr w:type="spellEnd"/>
      <w:r w:rsidRPr="001E13B1">
        <w:rPr>
          <w:rFonts w:ascii="Times New Roman" w:eastAsia="Times New Roman" w:hAnsi="Times New Roman" w:cs="Times New Roman"/>
        </w:rPr>
        <w:t xml:space="preserve"> </w:t>
      </w:r>
      <w:r w:rsidRPr="001E13B1">
        <w:rPr>
          <w:rFonts w:ascii="Arial" w:eastAsia="Times New Roman" w:hAnsi="Arial" w:cs="Arial"/>
        </w:rPr>
        <w:t>para a utilização desta solução</w:t>
      </w:r>
      <w:r w:rsidRPr="001E13B1">
        <w:rPr>
          <w:rFonts w:ascii="Arial" w:hAnsi="Arial" w:cs="Arial"/>
        </w:rPr>
        <w:t>, foi desenvolvido um Plano de Comunicação que contempla várias ações devidamente integradas e planeadas com um cronograma já definido</w:t>
      </w:r>
      <w:r>
        <w:rPr>
          <w:rFonts w:ascii="Arial" w:hAnsi="Arial" w:cs="Arial"/>
        </w:rPr>
        <w:t>,</w:t>
      </w:r>
      <w:r w:rsidRPr="001E13B1">
        <w:rPr>
          <w:rFonts w:ascii="Arial" w:hAnsi="Arial" w:cs="Arial"/>
        </w:rPr>
        <w:t xml:space="preserve"> nomeadamente atualizações temporalmente programadas quer do site do </w:t>
      </w:r>
      <w:r w:rsidR="008D3033">
        <w:rPr>
          <w:rFonts w:ascii="Arial" w:hAnsi="Arial" w:cs="Arial"/>
        </w:rPr>
        <w:t>ISEG</w:t>
      </w:r>
      <w:r>
        <w:rPr>
          <w:rFonts w:ascii="Arial" w:hAnsi="Arial" w:cs="Arial"/>
        </w:rPr>
        <w:t>,</w:t>
      </w:r>
      <w:r w:rsidRPr="001E13B1">
        <w:rPr>
          <w:rFonts w:ascii="Arial" w:hAnsi="Arial" w:cs="Arial"/>
        </w:rPr>
        <w:t xml:space="preserve"> quer das redes sociais utilizadas, elaboração de cartazes de divulgação da operação e de newsletters, disponibilização de brochuras e </w:t>
      </w:r>
      <w:proofErr w:type="spellStart"/>
      <w:r w:rsidRPr="003C6816">
        <w:rPr>
          <w:rFonts w:ascii="Arial" w:hAnsi="Arial" w:cs="Arial"/>
          <w:i/>
        </w:rPr>
        <w:t>flyers</w:t>
      </w:r>
      <w:proofErr w:type="spellEnd"/>
      <w:r w:rsidRPr="001E13B1">
        <w:rPr>
          <w:rFonts w:ascii="Arial" w:hAnsi="Arial" w:cs="Arial"/>
        </w:rPr>
        <w:t xml:space="preserve"> informativos, realização de workshops e reuniões e organizações de eventos quer para o lançamento da operação, quer para proceder à apresentação pública dos resultados alcançados. Serão ainda realizadas </w:t>
      </w:r>
      <w:proofErr w:type="spellStart"/>
      <w:r w:rsidRPr="00D03A6C">
        <w:rPr>
          <w:rFonts w:ascii="Arial" w:hAnsi="Arial" w:cs="Arial"/>
          <w:i/>
        </w:rPr>
        <w:t>press</w:t>
      </w:r>
      <w:proofErr w:type="spellEnd"/>
      <w:r w:rsidRPr="00D03A6C">
        <w:rPr>
          <w:rFonts w:ascii="Arial" w:hAnsi="Arial" w:cs="Arial"/>
          <w:i/>
        </w:rPr>
        <w:t xml:space="preserve"> </w:t>
      </w:r>
      <w:proofErr w:type="spellStart"/>
      <w:r w:rsidRPr="00D03A6C">
        <w:rPr>
          <w:rFonts w:ascii="Arial" w:hAnsi="Arial" w:cs="Arial"/>
          <w:i/>
        </w:rPr>
        <w:t>release</w:t>
      </w:r>
      <w:proofErr w:type="spellEnd"/>
      <w:r w:rsidRPr="001E13B1">
        <w:rPr>
          <w:rFonts w:ascii="Arial" w:hAnsi="Arial" w:cs="Arial"/>
        </w:rPr>
        <w:t xml:space="preserve"> e </w:t>
      </w:r>
      <w:r w:rsidR="00903D93">
        <w:rPr>
          <w:rFonts w:ascii="Arial" w:hAnsi="Arial" w:cs="Arial"/>
        </w:rPr>
        <w:t xml:space="preserve">outras </w:t>
      </w:r>
      <w:r w:rsidRPr="001E13B1">
        <w:rPr>
          <w:rFonts w:ascii="Arial" w:hAnsi="Arial" w:cs="Arial"/>
        </w:rPr>
        <w:t>ações nos media.</w:t>
      </w:r>
    </w:p>
    <w:p w14:paraId="1AE08B6E" w14:textId="02D21742" w:rsidR="00F24866" w:rsidRPr="008F7B74" w:rsidRDefault="00CD1B00" w:rsidP="00D30A82">
      <w:pPr>
        <w:shd w:val="clear" w:color="auto" w:fill="FFFFFF"/>
        <w:jc w:val="both"/>
        <w:rPr>
          <w:rFonts w:ascii="Arial" w:eastAsia="Arial" w:hAnsi="Arial" w:cs="Arial"/>
          <w:color w:val="000000"/>
        </w:rPr>
      </w:pPr>
      <w:r w:rsidRPr="008D1B7F">
        <w:rPr>
          <w:rFonts w:ascii="Arial" w:hAnsi="Arial" w:cs="Arial"/>
        </w:rPr>
        <w:t>O valor d</w:t>
      </w:r>
      <w:r>
        <w:rPr>
          <w:rFonts w:ascii="Arial" w:hAnsi="Arial" w:cs="Arial"/>
        </w:rPr>
        <w:t xml:space="preserve">o investimento previsto para esta </w:t>
      </w:r>
      <w:r w:rsidRPr="00903D93">
        <w:rPr>
          <w:rFonts w:ascii="Arial" w:hAnsi="Arial" w:cs="Arial"/>
        </w:rPr>
        <w:t xml:space="preserve">atividade é de </w:t>
      </w:r>
      <w:r w:rsidR="008D3033">
        <w:rPr>
          <w:rFonts w:ascii="Arial" w:hAnsi="Arial" w:cs="Arial"/>
        </w:rPr>
        <w:t>61</w:t>
      </w:r>
      <w:r w:rsidRPr="00903D93">
        <w:rPr>
          <w:rFonts w:ascii="Arial" w:hAnsi="Arial" w:cs="Arial"/>
        </w:rPr>
        <w:t>.</w:t>
      </w:r>
      <w:r w:rsidR="008D3033">
        <w:rPr>
          <w:rFonts w:ascii="Arial" w:hAnsi="Arial" w:cs="Arial"/>
        </w:rPr>
        <w:t>5</w:t>
      </w:r>
      <w:r w:rsidR="00B761C9">
        <w:rPr>
          <w:rFonts w:ascii="Arial" w:hAnsi="Arial" w:cs="Arial"/>
        </w:rPr>
        <w:t>0</w:t>
      </w:r>
      <w:r w:rsidRPr="00903D93">
        <w:rPr>
          <w:rFonts w:ascii="Arial" w:hAnsi="Arial" w:cs="Arial"/>
        </w:rPr>
        <w:t>0€, já com o</w:t>
      </w:r>
      <w:r>
        <w:rPr>
          <w:rFonts w:ascii="Arial" w:hAnsi="Arial" w:cs="Arial"/>
        </w:rPr>
        <w:t xml:space="preserve"> IVA incluído.</w:t>
      </w:r>
    </w:p>
    <w:p w14:paraId="41F2421A" w14:textId="3CF074FB" w:rsidR="000B7703" w:rsidRDefault="000B7703" w:rsidP="005D5133">
      <w:pPr>
        <w:jc w:val="both"/>
        <w:rPr>
          <w:rFonts w:ascii="Arial" w:eastAsia="Arial" w:hAnsi="Arial" w:cs="Arial"/>
          <w:color w:val="000000"/>
        </w:rPr>
      </w:pPr>
    </w:p>
    <w:p w14:paraId="6FC4A25D" w14:textId="655502F2" w:rsidR="00B761C9" w:rsidRPr="00415939" w:rsidRDefault="00B761C9" w:rsidP="00B761C9">
      <w:pPr>
        <w:ind w:left="284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31849B"/>
        </w:rPr>
        <w:t>5.3 SIMPLEX</w:t>
      </w:r>
    </w:p>
    <w:p w14:paraId="62E82854" w14:textId="65DF683F" w:rsidR="00B761C9" w:rsidRDefault="00B761C9" w:rsidP="00B761C9">
      <w:pPr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Esta o</w:t>
      </w:r>
      <w:r w:rsidRPr="00FF6FDA">
        <w:rPr>
          <w:rFonts w:ascii="Arial" w:eastAsia="Arial" w:hAnsi="Arial" w:cs="Arial"/>
          <w:color w:val="000000"/>
        </w:rPr>
        <w:t>peração está alinhada com as iniciativas de política pública em matéria de Transformação Digital e Capacitação da Administração Pública, em particular preconizadas na Estratégia TIC 2020 e o respetivo Plano Setorial TIC do Ministério da Ciência, Tecnologia e Ensino Superior (Resolução do Conselho de Ministros n.º 108/2017), no Programa Nacional de Reformas (PNR), n</w:t>
      </w:r>
      <w:r>
        <w:rPr>
          <w:rFonts w:ascii="Arial" w:eastAsia="Arial" w:hAnsi="Arial" w:cs="Arial"/>
          <w:color w:val="000000"/>
        </w:rPr>
        <w:t>a</w:t>
      </w:r>
      <w:r w:rsidRPr="00FF6FDA">
        <w:rPr>
          <w:rFonts w:ascii="Arial" w:eastAsia="Arial" w:hAnsi="Arial" w:cs="Arial"/>
          <w:color w:val="000000"/>
        </w:rPr>
        <w:t xml:space="preserve"> estratégia nacional em matéria de modernização e simplificação administrativa (Programa Simplex+), nomeadamente </w:t>
      </w:r>
      <w:r>
        <w:rPr>
          <w:rFonts w:ascii="Arial" w:eastAsia="Arial" w:hAnsi="Arial" w:cs="Arial"/>
          <w:color w:val="000000"/>
        </w:rPr>
        <w:t>n</w:t>
      </w:r>
      <w:r w:rsidRPr="00FF6FDA">
        <w:rPr>
          <w:rFonts w:ascii="Arial" w:eastAsia="Arial" w:hAnsi="Arial" w:cs="Arial"/>
          <w:color w:val="000000"/>
        </w:rPr>
        <w:t xml:space="preserve">a implementação de melhores respostas às necessidades das comunidades, cidadãos e empresas, quer por via da simplificação e automatização  dos processos internos, </w:t>
      </w:r>
      <w:r>
        <w:rPr>
          <w:rFonts w:ascii="Arial" w:eastAsia="Arial" w:hAnsi="Arial" w:cs="Arial"/>
          <w:color w:val="000000"/>
        </w:rPr>
        <w:t>mas sobretudo</w:t>
      </w:r>
      <w:r w:rsidRPr="00FF6FDA">
        <w:rPr>
          <w:rFonts w:ascii="Arial" w:eastAsia="Arial" w:hAnsi="Arial" w:cs="Arial"/>
          <w:color w:val="000000"/>
        </w:rPr>
        <w:t xml:space="preserve"> pela  valorização  de novos modelos organizativos e de interação que permitam a obtenção de ganhos de eficiência</w:t>
      </w:r>
      <w:r>
        <w:rPr>
          <w:rFonts w:ascii="Arial" w:eastAsia="Arial" w:hAnsi="Arial" w:cs="Arial"/>
          <w:color w:val="000000"/>
        </w:rPr>
        <w:t xml:space="preserve"> e de facilitação do acesso ao ensino por parte das comunidades, englobando as seguintes medidas: </w:t>
      </w:r>
    </w:p>
    <w:p w14:paraId="7F6001A4" w14:textId="77777777" w:rsidR="00B761C9" w:rsidRPr="00787A53" w:rsidRDefault="00B761C9" w:rsidP="00B761C9">
      <w:pPr>
        <w:pStyle w:val="m8714806180168954394msolistparagraph"/>
        <w:shd w:val="clear" w:color="auto" w:fill="FFFFFF"/>
        <w:spacing w:before="0" w:beforeAutospacing="0" w:after="0" w:afterAutospacing="0" w:line="276" w:lineRule="auto"/>
        <w:ind w:left="426"/>
        <w:rPr>
          <w:rFonts w:ascii="Arial" w:hAnsi="Arial" w:cs="Arial"/>
          <w:sz w:val="22"/>
          <w:szCs w:val="22"/>
        </w:rPr>
      </w:pPr>
      <w:r w:rsidRPr="00787A53">
        <w:rPr>
          <w:rFonts w:ascii="Arial" w:hAnsi="Arial" w:cs="Arial"/>
          <w:sz w:val="22"/>
          <w:szCs w:val="22"/>
        </w:rPr>
        <w:t>Medida 111: Ensino Superior 360º</w:t>
      </w:r>
    </w:p>
    <w:p w14:paraId="212BFCB2" w14:textId="77777777" w:rsidR="00B761C9" w:rsidRPr="00787A53" w:rsidRDefault="00B761C9" w:rsidP="00B761C9">
      <w:pPr>
        <w:pStyle w:val="m8714806180168954394msolistparagraph"/>
        <w:shd w:val="clear" w:color="auto" w:fill="FFFFFF"/>
        <w:spacing w:before="0" w:beforeAutospacing="0" w:after="0" w:afterAutospacing="0" w:line="276" w:lineRule="auto"/>
        <w:ind w:left="426"/>
        <w:rPr>
          <w:rFonts w:ascii="Arial" w:hAnsi="Arial" w:cs="Arial"/>
          <w:sz w:val="22"/>
          <w:szCs w:val="22"/>
        </w:rPr>
      </w:pPr>
      <w:r w:rsidRPr="00787A53">
        <w:rPr>
          <w:rFonts w:ascii="Arial" w:hAnsi="Arial" w:cs="Arial"/>
          <w:sz w:val="22"/>
          <w:szCs w:val="22"/>
        </w:rPr>
        <w:t>Medida 127: Estudante ID no Ensino Superior</w:t>
      </w:r>
    </w:p>
    <w:p w14:paraId="2F8A05EB" w14:textId="77777777" w:rsidR="00B761C9" w:rsidRPr="00787A53" w:rsidRDefault="00B761C9" w:rsidP="00B761C9">
      <w:pPr>
        <w:pStyle w:val="m8714806180168954394msolistparagraph"/>
        <w:shd w:val="clear" w:color="auto" w:fill="FFFFFF"/>
        <w:spacing w:before="0" w:beforeAutospacing="0" w:after="0" w:afterAutospacing="0" w:line="276" w:lineRule="auto"/>
        <w:ind w:left="426"/>
        <w:rPr>
          <w:rFonts w:ascii="Arial" w:hAnsi="Arial" w:cs="Arial"/>
          <w:sz w:val="22"/>
          <w:szCs w:val="22"/>
        </w:rPr>
      </w:pPr>
      <w:r w:rsidRPr="00787A53">
        <w:rPr>
          <w:rFonts w:ascii="Arial" w:hAnsi="Arial" w:cs="Arial"/>
          <w:sz w:val="22"/>
          <w:szCs w:val="22"/>
        </w:rPr>
        <w:t xml:space="preserve">Medida 128: </w:t>
      </w:r>
      <w:proofErr w:type="spellStart"/>
      <w:r w:rsidRPr="00787A53">
        <w:rPr>
          <w:rFonts w:ascii="Arial" w:hAnsi="Arial" w:cs="Arial"/>
          <w:sz w:val="22"/>
          <w:szCs w:val="22"/>
        </w:rPr>
        <w:t>My</w:t>
      </w:r>
      <w:proofErr w:type="spellEnd"/>
      <w:r w:rsidRPr="00787A53">
        <w:rPr>
          <w:rFonts w:ascii="Arial" w:hAnsi="Arial" w:cs="Arial"/>
          <w:sz w:val="22"/>
          <w:szCs w:val="22"/>
        </w:rPr>
        <w:t xml:space="preserve"> Superior</w:t>
      </w:r>
    </w:p>
    <w:p w14:paraId="5D11C643" w14:textId="77777777" w:rsidR="00B761C9" w:rsidRPr="00787A53" w:rsidRDefault="00B761C9" w:rsidP="00B761C9">
      <w:pPr>
        <w:pStyle w:val="m8714806180168954394msolistparagraph"/>
        <w:shd w:val="clear" w:color="auto" w:fill="FFFFFF"/>
        <w:spacing w:before="0" w:beforeAutospacing="0" w:after="0" w:afterAutospacing="0" w:line="276" w:lineRule="auto"/>
        <w:ind w:left="426"/>
        <w:rPr>
          <w:rFonts w:ascii="Arial" w:hAnsi="Arial" w:cs="Arial"/>
          <w:sz w:val="22"/>
          <w:szCs w:val="22"/>
        </w:rPr>
      </w:pPr>
      <w:r w:rsidRPr="00787A53">
        <w:rPr>
          <w:rFonts w:ascii="Arial" w:hAnsi="Arial" w:cs="Arial"/>
          <w:sz w:val="22"/>
          <w:szCs w:val="22"/>
        </w:rPr>
        <w:t>Medida 132: Registo Único de Graus e Diplomas do Ensino Superior</w:t>
      </w:r>
    </w:p>
    <w:p w14:paraId="0DEFD388" w14:textId="77777777" w:rsidR="00B761C9" w:rsidRPr="00787A53" w:rsidRDefault="00B761C9" w:rsidP="00B761C9">
      <w:pPr>
        <w:pStyle w:val="m8714806180168954394msolistparagraph"/>
        <w:shd w:val="clear" w:color="auto" w:fill="FFFFFF"/>
        <w:spacing w:before="0" w:beforeAutospacing="0" w:after="0" w:afterAutospacing="0" w:line="276" w:lineRule="auto"/>
        <w:ind w:left="426"/>
        <w:rPr>
          <w:rFonts w:ascii="Arial" w:hAnsi="Arial" w:cs="Arial"/>
          <w:sz w:val="22"/>
          <w:szCs w:val="22"/>
        </w:rPr>
      </w:pPr>
      <w:r w:rsidRPr="00787A53">
        <w:rPr>
          <w:rFonts w:ascii="Arial" w:hAnsi="Arial" w:cs="Arial"/>
          <w:sz w:val="22"/>
          <w:szCs w:val="22"/>
        </w:rPr>
        <w:t>Medida 133: Extranet Erasmus +</w:t>
      </w:r>
    </w:p>
    <w:p w14:paraId="4492BE0E" w14:textId="77777777" w:rsidR="00B761C9" w:rsidRPr="00787A53" w:rsidRDefault="00B761C9" w:rsidP="00B761C9">
      <w:pPr>
        <w:pStyle w:val="m8714806180168954394msolistparagraph"/>
        <w:shd w:val="clear" w:color="auto" w:fill="FFFFFF"/>
        <w:spacing w:before="0" w:beforeAutospacing="0" w:after="240" w:afterAutospacing="0" w:line="276" w:lineRule="auto"/>
        <w:ind w:left="426"/>
        <w:rPr>
          <w:rFonts w:ascii="Arial" w:hAnsi="Arial" w:cs="Arial"/>
          <w:sz w:val="22"/>
          <w:szCs w:val="22"/>
        </w:rPr>
      </w:pPr>
      <w:r w:rsidRPr="00787A53">
        <w:rPr>
          <w:rFonts w:ascii="Arial" w:hAnsi="Arial" w:cs="Arial"/>
          <w:sz w:val="22"/>
          <w:szCs w:val="22"/>
        </w:rPr>
        <w:t xml:space="preserve">Medida 134: Rede </w:t>
      </w:r>
      <w:proofErr w:type="spellStart"/>
      <w:r w:rsidRPr="00787A53">
        <w:rPr>
          <w:rFonts w:ascii="Arial" w:hAnsi="Arial" w:cs="Arial"/>
          <w:sz w:val="22"/>
          <w:szCs w:val="22"/>
        </w:rPr>
        <w:t>IncluIES</w:t>
      </w:r>
      <w:proofErr w:type="spellEnd"/>
    </w:p>
    <w:p w14:paraId="1A92AA3B" w14:textId="46AF23F6" w:rsidR="00B761C9" w:rsidRDefault="00B761C9" w:rsidP="00B761C9">
      <w:pPr>
        <w:jc w:val="both"/>
        <w:rPr>
          <w:rFonts w:ascii="Trebuchet MS" w:hAnsi="Trebuchet MS" w:cs="Trebuchet MS"/>
          <w:color w:val="000000"/>
          <w:sz w:val="24"/>
          <w:szCs w:val="24"/>
          <w:highlight w:val="yellow"/>
        </w:rPr>
      </w:pPr>
      <w:r w:rsidRPr="00787A53">
        <w:rPr>
          <w:rFonts w:ascii="Arial" w:eastAsia="Arial" w:hAnsi="Arial" w:cs="Arial"/>
        </w:rPr>
        <w:t>Esta operação também se enquadra n</w:t>
      </w:r>
      <w:r w:rsidRPr="00642D0D">
        <w:rPr>
          <w:rFonts w:ascii="Arial" w:eastAsia="Arial" w:hAnsi="Arial" w:cs="Arial"/>
        </w:rPr>
        <w:t>a</w:t>
      </w:r>
      <w:r>
        <w:rPr>
          <w:rFonts w:ascii="Arial" w:hAnsi="Arial" w:cs="Arial"/>
        </w:rPr>
        <w:t xml:space="preserve"> </w:t>
      </w:r>
      <w:r w:rsidRPr="00642D0D">
        <w:rPr>
          <w:rFonts w:ascii="Arial" w:hAnsi="Arial" w:cs="Arial"/>
        </w:rPr>
        <w:t>estratégia nacional em matéria de modernização e simplificação administrativa</w:t>
      </w:r>
      <w:r>
        <w:rPr>
          <w:rFonts w:ascii="Arial" w:hAnsi="Arial" w:cs="Arial"/>
        </w:rPr>
        <w:t xml:space="preserve"> </w:t>
      </w:r>
      <w:r w:rsidRPr="00642D0D">
        <w:rPr>
          <w:rFonts w:ascii="Arial" w:hAnsi="Arial" w:cs="Arial"/>
        </w:rPr>
        <w:t xml:space="preserve">para o Programa </w:t>
      </w:r>
      <w:proofErr w:type="spellStart"/>
      <w:r w:rsidRPr="00642D0D">
        <w:rPr>
          <w:rFonts w:ascii="Arial" w:hAnsi="Arial" w:cs="Arial"/>
        </w:rPr>
        <w:t>iSimplex</w:t>
      </w:r>
      <w:proofErr w:type="spellEnd"/>
      <w:r w:rsidRPr="00642D0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ao eliminar redundâncias na solicitação de informação a pessoas, empresas e à comunidade em geral, fomentando a utilização de informação já detida, assenta no desenvolvimento de novas soluções privilegiando o formato digital e assume um papel de motor de inovação e da introdução de tecnologias que possam contribuir para o aumento da produtividade dos serviços públicos.</w:t>
      </w:r>
    </w:p>
    <w:p w14:paraId="034B2C6C" w14:textId="77777777" w:rsidR="00787A53" w:rsidRDefault="00787A53" w:rsidP="00B761C9">
      <w:pPr>
        <w:ind w:left="993"/>
        <w:jc w:val="both"/>
      </w:pPr>
    </w:p>
    <w:p w14:paraId="5DE79938" w14:textId="7D0713F8" w:rsidR="00B761C9" w:rsidRDefault="00B761C9" w:rsidP="00E145B9">
      <w:pPr>
        <w:shd w:val="clear" w:color="auto" w:fill="FFFFFF"/>
        <w:ind w:left="284"/>
        <w:jc w:val="both"/>
      </w:pPr>
      <w:r>
        <w:rPr>
          <w:rFonts w:ascii="Arial" w:eastAsia="Arial" w:hAnsi="Arial" w:cs="Arial"/>
          <w:b/>
          <w:color w:val="31849B"/>
        </w:rPr>
        <w:t>5.4 Recursos Humanos e Técnicos Envolvidos na Operação</w:t>
      </w:r>
    </w:p>
    <w:p w14:paraId="28535AFA" w14:textId="5926A351" w:rsidR="00DC560C" w:rsidRDefault="00DC560C" w:rsidP="00D30A82">
      <w:pPr>
        <w:jc w:val="both"/>
      </w:pPr>
      <w:r>
        <w:rPr>
          <w:rFonts w:ascii="Arial" w:eastAsia="Arial" w:hAnsi="Arial" w:cs="Arial"/>
        </w:rPr>
        <w:t xml:space="preserve">A equipa técnica do ISEG que participará no presente projeto é constituída por </w:t>
      </w:r>
      <w:r w:rsidR="00612585">
        <w:rPr>
          <w:rFonts w:ascii="Arial" w:eastAsia="Arial" w:hAnsi="Arial" w:cs="Arial"/>
        </w:rPr>
        <w:t>7</w:t>
      </w:r>
      <w:r>
        <w:rPr>
          <w:rFonts w:ascii="Arial" w:eastAsia="Arial" w:hAnsi="Arial" w:cs="Arial"/>
        </w:rPr>
        <w:t xml:space="preserve"> elementos internos e com um total de alocação de 3.240 horas. Atendendo à interoperabilidade que está associada aos estudos, desenho e implementação desta solução, à capacitação dos colaboradores e à divulgação do projeto, optou-se por constituir uma equipa multidisciplinar e polivalente. Por uma questão de eficácia e eficiência no âmbito da implementação do projeto foi decidido que cada um dos participantes no grupo de trabalho, apesar de participarem em todos os eixos envolvidos, teriam a seu cargo a coordenação </w:t>
      </w:r>
      <w:r w:rsidR="00612585">
        <w:rPr>
          <w:rFonts w:ascii="Arial" w:eastAsia="Arial" w:hAnsi="Arial" w:cs="Arial"/>
        </w:rPr>
        <w:t>individual de cada uma das atividades</w:t>
      </w:r>
      <w:r>
        <w:rPr>
          <w:rFonts w:ascii="Arial" w:eastAsia="Arial" w:hAnsi="Arial" w:cs="Arial"/>
        </w:rPr>
        <w:t>. Assim, o perfil de cada um dos colaboradores que constituirá a equipa de trabalho é o seguinte:</w:t>
      </w:r>
    </w:p>
    <w:p w14:paraId="6B700CF7" w14:textId="77777777" w:rsidR="00612585" w:rsidRPr="00612585" w:rsidRDefault="00612585" w:rsidP="00612585">
      <w:pPr>
        <w:spacing w:after="0"/>
        <w:ind w:left="426" w:hanging="284"/>
        <w:jc w:val="both"/>
        <w:rPr>
          <w:rFonts w:ascii="Arial" w:hAnsi="Arial" w:cs="Arial"/>
          <w:b/>
        </w:rPr>
      </w:pPr>
      <w:r w:rsidRPr="00612585">
        <w:rPr>
          <w:rFonts w:ascii="Arial" w:hAnsi="Arial" w:cs="Arial"/>
          <w:b/>
        </w:rPr>
        <w:t>João Paulo Tomé Calado</w:t>
      </w:r>
    </w:p>
    <w:p w14:paraId="6F5B7450" w14:textId="77777777" w:rsidR="00612585" w:rsidRPr="00612585" w:rsidRDefault="00612585" w:rsidP="00612585">
      <w:pPr>
        <w:pStyle w:val="bodyblack"/>
        <w:spacing w:before="0" w:beforeAutospacing="0" w:after="0" w:afterAutospacing="0" w:line="240" w:lineRule="auto"/>
        <w:jc w:val="both"/>
        <w:rPr>
          <w:rFonts w:ascii="Arial" w:hAnsi="Arial" w:cs="Arial"/>
          <w:color w:val="auto"/>
          <w:sz w:val="22"/>
          <w:szCs w:val="22"/>
        </w:rPr>
      </w:pPr>
      <w:r w:rsidRPr="00612585">
        <w:rPr>
          <w:rFonts w:ascii="Arial" w:hAnsi="Arial" w:cs="Arial"/>
          <w:color w:val="auto"/>
          <w:sz w:val="22"/>
          <w:szCs w:val="22"/>
        </w:rPr>
        <w:t>Mestre em Economia, Instituto Superior de Economia e Gestão da Universidade Técnica de Lisboa e doutorando na Universidade de Évora.</w:t>
      </w:r>
    </w:p>
    <w:p w14:paraId="4C9C5868" w14:textId="64963839" w:rsidR="00612585" w:rsidRPr="00A406D6" w:rsidRDefault="00612585" w:rsidP="00D30A82">
      <w:pPr>
        <w:jc w:val="both"/>
        <w:rPr>
          <w:rFonts w:ascii="Arial" w:hAnsi="Arial" w:cs="Arial"/>
        </w:rPr>
      </w:pPr>
      <w:r w:rsidRPr="00612585">
        <w:rPr>
          <w:rFonts w:ascii="Arial" w:hAnsi="Arial" w:cs="Arial"/>
        </w:rPr>
        <w:t xml:space="preserve">No ISEG exerce o cargo de Administrador, desde junho de 2013. Exerceu também no ISEG as funções de Diretor dos Serviços Financeiros e Administrativos, desde 2003 até junho de 2013. Tem </w:t>
      </w:r>
      <w:r w:rsidRPr="00612585">
        <w:rPr>
          <w:rFonts w:ascii="Arial" w:hAnsi="Arial" w:cs="Arial"/>
        </w:rPr>
        <w:lastRenderedPageBreak/>
        <w:t>ainda experiencia no ensino como Docente do Instituto Superior de Economia e Gestão desde Outubro de 1991 até 2003, membro da Direção do Centro de Investigação de Economia Financeira (CIEF), até 2010, investigador e consultor no Centro de Investigação de Economia Financeira (CIEF) e no Centro de Investigação sobre a Economia Portuguesa (CISEP) e responsável e docente da cadeira de Política Monetária e Financeira no Instituto Superior de Estudos Financeiros e Fiscais entre Outubro de 1993 e Junho de 1997 foi ainda colaborador da Universidade Aberta e redator do manual de formação para a cadeira de Economia Financeira entre Outubro de 1995 e Janeiro de 1996. Iniciou a carreira profissional como escriturário de contabilidade em 1988 no Laboratório Militar onde passou a Técnico Bacharel na Secção de Contabilidade, entre outubro de 1995 e janeiro de 1996.</w:t>
      </w:r>
      <w:r>
        <w:rPr>
          <w:rFonts w:ascii="Arial" w:hAnsi="Arial" w:cs="Arial"/>
        </w:rPr>
        <w:t xml:space="preserve"> No âmbito da operação </w:t>
      </w:r>
      <w:r>
        <w:rPr>
          <w:rFonts w:ascii="Arial" w:eastAsia="Arial" w:hAnsi="Arial" w:cs="Arial"/>
          <w:color w:val="000000"/>
        </w:rPr>
        <w:t xml:space="preserve">desempenhará as funções de Coordenador do Projeto, estando prevista a utilização de </w:t>
      </w:r>
      <w:r w:rsidR="009A432C">
        <w:rPr>
          <w:rFonts w:ascii="Arial" w:eastAsia="Arial" w:hAnsi="Arial" w:cs="Arial"/>
        </w:rPr>
        <w:t>931</w:t>
      </w:r>
      <w:r>
        <w:rPr>
          <w:rFonts w:ascii="Arial" w:eastAsia="Arial" w:hAnsi="Arial" w:cs="Arial"/>
        </w:rPr>
        <w:t xml:space="preserve"> horas ao longo do projeto</w:t>
      </w:r>
      <w:ins w:id="711" w:author="João Carlos Rodrigue" w:date="2020-06-13T11:09:00Z">
        <w:r w:rsidR="00621E01">
          <w:rPr>
            <w:rFonts w:ascii="Arial" w:eastAsia="Arial" w:hAnsi="Arial" w:cs="Arial"/>
          </w:rPr>
          <w:t>.</w:t>
        </w:r>
      </w:ins>
    </w:p>
    <w:p w14:paraId="5DDE75AE" w14:textId="77777777" w:rsidR="00A406D6" w:rsidRPr="00A406D6" w:rsidRDefault="00A406D6" w:rsidP="00A406D6">
      <w:pPr>
        <w:spacing w:before="100" w:beforeAutospacing="1" w:after="0"/>
        <w:rPr>
          <w:rFonts w:ascii="Arial" w:hAnsi="Arial" w:cs="Arial"/>
          <w:b/>
        </w:rPr>
      </w:pPr>
      <w:r w:rsidRPr="00A406D6">
        <w:rPr>
          <w:rFonts w:ascii="Arial" w:hAnsi="Arial" w:cs="Arial"/>
          <w:b/>
        </w:rPr>
        <w:t xml:space="preserve">Clara </w:t>
      </w:r>
      <w:proofErr w:type="spellStart"/>
      <w:r w:rsidRPr="00A406D6">
        <w:rPr>
          <w:rFonts w:ascii="Arial" w:hAnsi="Arial" w:cs="Arial"/>
          <w:b/>
        </w:rPr>
        <w:t>Drozdzinski</w:t>
      </w:r>
      <w:proofErr w:type="spellEnd"/>
      <w:r w:rsidRPr="00A406D6">
        <w:rPr>
          <w:rFonts w:ascii="Arial" w:hAnsi="Arial" w:cs="Arial"/>
          <w:b/>
        </w:rPr>
        <w:t xml:space="preserve"> Ruah</w:t>
      </w:r>
    </w:p>
    <w:p w14:paraId="04975EAB" w14:textId="764C5C61" w:rsidR="009E1EAB" w:rsidRDefault="00A406D6" w:rsidP="00A406D6">
      <w:pPr>
        <w:jc w:val="both"/>
        <w:rPr>
          <w:rFonts w:ascii="Arial" w:hAnsi="Arial" w:cs="Arial"/>
        </w:rPr>
      </w:pPr>
      <w:r w:rsidRPr="00A406D6">
        <w:rPr>
          <w:rFonts w:ascii="Arial" w:hAnsi="Arial" w:cs="Arial"/>
        </w:rPr>
        <w:t xml:space="preserve">Licenciatura em Relações Públicas e Publicidade. Exerceu funções de Assistente de Marketing e Relações Públicas nas empresas </w:t>
      </w:r>
      <w:proofErr w:type="spellStart"/>
      <w:r w:rsidRPr="00A406D6">
        <w:rPr>
          <w:rFonts w:ascii="Arial" w:hAnsi="Arial" w:cs="Arial"/>
        </w:rPr>
        <w:t>Eurocongressos</w:t>
      </w:r>
      <w:proofErr w:type="spellEnd"/>
      <w:r w:rsidRPr="00A406D6">
        <w:rPr>
          <w:rFonts w:ascii="Arial" w:hAnsi="Arial" w:cs="Arial"/>
        </w:rPr>
        <w:t xml:space="preserve">, Lda. e </w:t>
      </w:r>
      <w:proofErr w:type="spellStart"/>
      <w:r w:rsidRPr="00A406D6">
        <w:rPr>
          <w:rFonts w:ascii="Arial" w:hAnsi="Arial" w:cs="Arial"/>
        </w:rPr>
        <w:t>Uniellert</w:t>
      </w:r>
      <w:proofErr w:type="spellEnd"/>
      <w:r w:rsidRPr="00A406D6">
        <w:rPr>
          <w:rFonts w:ascii="Arial" w:hAnsi="Arial" w:cs="Arial"/>
        </w:rPr>
        <w:t xml:space="preserve">- Sistemas de Operações no Comércio, Lda.  No ISEG desde 2003 onde exerceu funções de Secretariado no Conselho Diretivo, Presidência e Divisão de Informática, e como Assistente de Marketing da Divisão de Marketing e Relações Externas. Atualmente exerce funções de Assessoria e Secretariado no Gabinete do Administrador do ISEG. No âmbito do projeto prestará apoio à coordenação do projeto e à componente de promoção e divulgação da operação, estando prevista a utilização de </w:t>
      </w:r>
      <w:r w:rsidR="009E1EAB">
        <w:rPr>
          <w:rFonts w:ascii="Arial" w:hAnsi="Arial" w:cs="Arial"/>
        </w:rPr>
        <w:t>5</w:t>
      </w:r>
      <w:r w:rsidR="009A432C">
        <w:rPr>
          <w:rFonts w:ascii="Arial" w:hAnsi="Arial" w:cs="Arial"/>
        </w:rPr>
        <w:t>6</w:t>
      </w:r>
      <w:r w:rsidRPr="00A406D6">
        <w:rPr>
          <w:rFonts w:ascii="Arial" w:hAnsi="Arial" w:cs="Arial"/>
        </w:rPr>
        <w:t>0 horas ao longo do projeto.</w:t>
      </w:r>
    </w:p>
    <w:p w14:paraId="03384DFE" w14:textId="77777777" w:rsidR="009E1EAB" w:rsidRPr="009E1EAB" w:rsidRDefault="009E1EAB" w:rsidP="009E1EAB">
      <w:pPr>
        <w:spacing w:before="100" w:beforeAutospacing="1" w:after="0"/>
        <w:rPr>
          <w:rFonts w:ascii="Arial" w:hAnsi="Arial" w:cs="Arial"/>
          <w:b/>
        </w:rPr>
      </w:pPr>
      <w:proofErr w:type="spellStart"/>
      <w:r w:rsidRPr="009E1EAB">
        <w:rPr>
          <w:rFonts w:ascii="Arial" w:hAnsi="Arial" w:cs="Arial"/>
          <w:b/>
        </w:rPr>
        <w:t>Kátia</w:t>
      </w:r>
      <w:proofErr w:type="spellEnd"/>
      <w:r w:rsidRPr="009E1EAB">
        <w:rPr>
          <w:rFonts w:ascii="Arial" w:hAnsi="Arial" w:cs="Arial"/>
          <w:b/>
        </w:rPr>
        <w:t xml:space="preserve"> Manuela de Freitas Xavier</w:t>
      </w:r>
    </w:p>
    <w:p w14:paraId="37D42A28" w14:textId="07A8856F" w:rsidR="009E1EAB" w:rsidRPr="009E1EAB" w:rsidRDefault="009E1EAB" w:rsidP="009E1EAB">
      <w:pPr>
        <w:jc w:val="both"/>
        <w:rPr>
          <w:rFonts w:ascii="Arial" w:hAnsi="Arial" w:cs="Arial"/>
        </w:rPr>
      </w:pPr>
      <w:r w:rsidRPr="009E1EAB">
        <w:rPr>
          <w:rFonts w:ascii="Arial" w:hAnsi="Arial" w:cs="Arial"/>
        </w:rPr>
        <w:t>Licenciada na área de Auditoria “Curso de Estudos Superiores Especializados em Auditoria, entre 1997 e 1999, no Instituto Superior de Contabilidade e Administração de Lisboa”. Bacharelato em Contabilidade e Administração, entre 1993 e 1996, no Instituto Superior de Contabilidade e Administração de Lisboa.</w:t>
      </w:r>
      <w:r>
        <w:rPr>
          <w:rFonts w:ascii="Arial" w:hAnsi="Arial" w:cs="Arial"/>
        </w:rPr>
        <w:t xml:space="preserve"> </w:t>
      </w:r>
      <w:r w:rsidRPr="009E1EAB">
        <w:rPr>
          <w:rFonts w:ascii="Arial" w:hAnsi="Arial" w:cs="Arial"/>
        </w:rPr>
        <w:t xml:space="preserve">Experiência profissional na área de Contabilidade (POC-Educação), desde </w:t>
      </w:r>
      <w:r>
        <w:rPr>
          <w:rFonts w:ascii="Arial" w:hAnsi="Arial" w:cs="Arial"/>
        </w:rPr>
        <w:t>f</w:t>
      </w:r>
      <w:r w:rsidRPr="009E1EAB">
        <w:rPr>
          <w:rFonts w:ascii="Arial" w:hAnsi="Arial" w:cs="Arial"/>
        </w:rPr>
        <w:t>evereiro de 2001 até à data atual (SNC-AP), no Instituto Superior de Economia e Gestão.</w:t>
      </w:r>
      <w:r>
        <w:rPr>
          <w:rFonts w:ascii="Arial" w:hAnsi="Arial" w:cs="Arial"/>
        </w:rPr>
        <w:t xml:space="preserve"> Será responsável pelo acompanhamento do levantamento de processos na área de contabilidade, </w:t>
      </w:r>
      <w:r w:rsidRPr="00A406D6">
        <w:rPr>
          <w:rFonts w:ascii="Arial" w:hAnsi="Arial" w:cs="Arial"/>
        </w:rPr>
        <w:t xml:space="preserve">estando prevista a utilização de </w:t>
      </w:r>
      <w:r w:rsidR="009A432C">
        <w:rPr>
          <w:rFonts w:ascii="Arial" w:hAnsi="Arial" w:cs="Arial"/>
        </w:rPr>
        <w:t>37</w:t>
      </w:r>
      <w:r>
        <w:rPr>
          <w:rFonts w:ascii="Arial" w:hAnsi="Arial" w:cs="Arial"/>
        </w:rPr>
        <w:t>5</w:t>
      </w:r>
      <w:r w:rsidRPr="00A406D6">
        <w:rPr>
          <w:rFonts w:ascii="Arial" w:hAnsi="Arial" w:cs="Arial"/>
        </w:rPr>
        <w:t xml:space="preserve"> horas ao longo do projeto.</w:t>
      </w:r>
    </w:p>
    <w:p w14:paraId="616205D7" w14:textId="77777777" w:rsidR="009E1EAB" w:rsidRPr="009E1EAB" w:rsidRDefault="009E1EAB" w:rsidP="009E1EAB">
      <w:pPr>
        <w:spacing w:after="0"/>
        <w:jc w:val="both"/>
        <w:rPr>
          <w:rFonts w:ascii="Arial" w:hAnsi="Arial" w:cs="Arial"/>
          <w:b/>
        </w:rPr>
      </w:pPr>
      <w:r w:rsidRPr="009E1EAB">
        <w:rPr>
          <w:rFonts w:ascii="Arial" w:hAnsi="Arial" w:cs="Arial"/>
          <w:b/>
        </w:rPr>
        <w:t>Célia Maria Anjos de Matos</w:t>
      </w:r>
    </w:p>
    <w:p w14:paraId="39D70E6C" w14:textId="69EFA787" w:rsidR="009E1EAB" w:rsidRPr="009E1EAB" w:rsidRDefault="009E1EAB" w:rsidP="009E1EAB">
      <w:pPr>
        <w:jc w:val="both"/>
        <w:rPr>
          <w:rFonts w:ascii="Arial" w:hAnsi="Arial" w:cs="Arial"/>
        </w:rPr>
      </w:pPr>
      <w:r w:rsidRPr="009E1EAB">
        <w:rPr>
          <w:rFonts w:ascii="Arial" w:hAnsi="Arial" w:cs="Arial"/>
        </w:rPr>
        <w:t>Licenciatura em Gestão de Empresa - ramo Finanças Empresarias. Experiência na área da contabilidade no POC- Educação e atualmente em SNC-AP.  Exerce funções desde 1998 no ISEG, na Divisão Financeira na área do controlo orçamental e execução da despesa e receita, nomeadamente registo de documentos, elaboração de demonstrações financeiras e entrega de prestação de contas.</w:t>
      </w:r>
      <w:r>
        <w:rPr>
          <w:rFonts w:ascii="Arial" w:hAnsi="Arial" w:cs="Arial"/>
        </w:rPr>
        <w:t xml:space="preserve"> Será responsável pelo acompanhamento do levantamento de processos na área fina</w:t>
      </w:r>
      <w:r w:rsidR="009A432C">
        <w:rPr>
          <w:rFonts w:ascii="Arial" w:hAnsi="Arial" w:cs="Arial"/>
        </w:rPr>
        <w:t>n</w:t>
      </w:r>
      <w:r>
        <w:rPr>
          <w:rFonts w:ascii="Arial" w:hAnsi="Arial" w:cs="Arial"/>
        </w:rPr>
        <w:t xml:space="preserve">ceira, </w:t>
      </w:r>
      <w:r w:rsidRPr="00A406D6">
        <w:rPr>
          <w:rFonts w:ascii="Arial" w:hAnsi="Arial" w:cs="Arial"/>
        </w:rPr>
        <w:t xml:space="preserve">estando prevista a utilização de </w:t>
      </w:r>
      <w:r w:rsidR="009A432C">
        <w:rPr>
          <w:rFonts w:ascii="Arial" w:hAnsi="Arial" w:cs="Arial"/>
        </w:rPr>
        <w:t>37</w:t>
      </w:r>
      <w:r>
        <w:rPr>
          <w:rFonts w:ascii="Arial" w:hAnsi="Arial" w:cs="Arial"/>
        </w:rPr>
        <w:t>5</w:t>
      </w:r>
      <w:r w:rsidRPr="00A406D6">
        <w:rPr>
          <w:rFonts w:ascii="Arial" w:hAnsi="Arial" w:cs="Arial"/>
        </w:rPr>
        <w:t xml:space="preserve"> horas ao longo do projeto.</w:t>
      </w:r>
    </w:p>
    <w:p w14:paraId="0A511FE7" w14:textId="77777777" w:rsidR="009E1EAB" w:rsidRPr="009E1EAB" w:rsidRDefault="009E1EAB" w:rsidP="009A432C">
      <w:pPr>
        <w:spacing w:before="100" w:beforeAutospacing="1" w:after="0"/>
        <w:rPr>
          <w:rFonts w:ascii="Arial" w:hAnsi="Arial" w:cs="Arial"/>
          <w:b/>
        </w:rPr>
      </w:pPr>
      <w:r w:rsidRPr="009E1EAB">
        <w:rPr>
          <w:rFonts w:ascii="Arial" w:hAnsi="Arial" w:cs="Arial"/>
          <w:b/>
        </w:rPr>
        <w:t>Maria Cidália Moura Fontes</w:t>
      </w:r>
    </w:p>
    <w:p w14:paraId="65418C26" w14:textId="23AEE2C2" w:rsidR="009E1EAB" w:rsidRPr="009E1EAB" w:rsidRDefault="009E1EAB" w:rsidP="009A432C">
      <w:pPr>
        <w:spacing w:before="100" w:beforeAutospacing="1" w:after="100" w:afterAutospacing="1"/>
        <w:jc w:val="both"/>
        <w:rPr>
          <w:rFonts w:ascii="Arial" w:hAnsi="Arial" w:cs="Arial"/>
        </w:rPr>
      </w:pPr>
      <w:r w:rsidRPr="009E1EAB">
        <w:rPr>
          <w:rFonts w:ascii="Arial" w:hAnsi="Arial" w:cs="Arial"/>
        </w:rPr>
        <w:t xml:space="preserve">Frequência do curso de Biologia. Desde 1977 no ISEG, onde exerceu funções administrativas na Tesouraria e na Contabilidade. Atualmente exerce funções de Coordenadora na Divisão de </w:t>
      </w:r>
      <w:r w:rsidRPr="009E1EAB">
        <w:rPr>
          <w:rFonts w:ascii="Arial" w:hAnsi="Arial" w:cs="Arial"/>
        </w:rPr>
        <w:lastRenderedPageBreak/>
        <w:t>Logística e Apoio Técnico</w:t>
      </w:r>
      <w:r w:rsidR="009A432C">
        <w:rPr>
          <w:rFonts w:ascii="Arial" w:hAnsi="Arial" w:cs="Arial"/>
        </w:rPr>
        <w:t xml:space="preserve">. Será responsável pelo acompanhamento do levantamento de processos na área de logística e apoio técnico, </w:t>
      </w:r>
      <w:r w:rsidR="009A432C" w:rsidRPr="00A406D6">
        <w:rPr>
          <w:rFonts w:ascii="Arial" w:hAnsi="Arial" w:cs="Arial"/>
        </w:rPr>
        <w:t xml:space="preserve">estando prevista a utilização de </w:t>
      </w:r>
      <w:r w:rsidR="009A432C">
        <w:rPr>
          <w:rFonts w:ascii="Arial" w:hAnsi="Arial" w:cs="Arial"/>
        </w:rPr>
        <w:t>375</w:t>
      </w:r>
      <w:r w:rsidR="009A432C" w:rsidRPr="00A406D6">
        <w:rPr>
          <w:rFonts w:ascii="Arial" w:hAnsi="Arial" w:cs="Arial"/>
        </w:rPr>
        <w:t xml:space="preserve"> horas ao longo do projeto.</w:t>
      </w:r>
    </w:p>
    <w:p w14:paraId="1EAA8697" w14:textId="77777777" w:rsidR="009E1EAB" w:rsidRPr="009E1EAB" w:rsidRDefault="009E1EAB" w:rsidP="009A432C">
      <w:pPr>
        <w:spacing w:before="100" w:beforeAutospacing="1" w:after="0"/>
        <w:rPr>
          <w:rFonts w:ascii="Arial" w:hAnsi="Arial" w:cs="Arial"/>
          <w:b/>
        </w:rPr>
      </w:pPr>
      <w:r w:rsidRPr="009E1EAB">
        <w:rPr>
          <w:rFonts w:ascii="Arial" w:hAnsi="Arial" w:cs="Arial"/>
          <w:b/>
        </w:rPr>
        <w:t>Maria de Lurdes Paiva</w:t>
      </w:r>
    </w:p>
    <w:p w14:paraId="2FAE8040" w14:textId="6E40B72D" w:rsidR="009E1EAB" w:rsidRPr="00A406D6" w:rsidRDefault="009E1EAB" w:rsidP="00A406D6">
      <w:pPr>
        <w:jc w:val="both"/>
        <w:rPr>
          <w:rFonts w:ascii="Arial" w:hAnsi="Arial" w:cs="Arial"/>
        </w:rPr>
      </w:pPr>
      <w:r w:rsidRPr="009E1EAB">
        <w:rPr>
          <w:rFonts w:ascii="Arial" w:hAnsi="Arial" w:cs="Arial"/>
        </w:rPr>
        <w:t>Mestrado (Parte Escolar) em Gestão de Recursos Humanos.  Exerce funções no ISEG desde 1979. Exerceu durante 20 anos funções na área Financeira e no Património.   Atualmente exerce funções de Técnica Superior Responsável na Divisão de Recursos Humanos.</w:t>
      </w:r>
      <w:r w:rsidR="009A432C">
        <w:rPr>
          <w:rFonts w:ascii="Arial" w:hAnsi="Arial" w:cs="Arial"/>
        </w:rPr>
        <w:t xml:space="preserve"> Será responsável pelo acompanhamento do levantamento de processos na área de recursos humanos, </w:t>
      </w:r>
      <w:r w:rsidR="009A432C" w:rsidRPr="00A406D6">
        <w:rPr>
          <w:rFonts w:ascii="Arial" w:hAnsi="Arial" w:cs="Arial"/>
        </w:rPr>
        <w:t xml:space="preserve">estando prevista a utilização de </w:t>
      </w:r>
      <w:r w:rsidR="009A432C">
        <w:rPr>
          <w:rFonts w:ascii="Arial" w:hAnsi="Arial" w:cs="Arial"/>
        </w:rPr>
        <w:t>375</w:t>
      </w:r>
      <w:r w:rsidR="009A432C" w:rsidRPr="00A406D6">
        <w:rPr>
          <w:rFonts w:ascii="Arial" w:hAnsi="Arial" w:cs="Arial"/>
        </w:rPr>
        <w:t xml:space="preserve"> horas ao longo do projeto</w:t>
      </w:r>
      <w:r w:rsidR="009A432C">
        <w:rPr>
          <w:rFonts w:ascii="Arial" w:hAnsi="Arial" w:cs="Arial"/>
        </w:rPr>
        <w:t>.</w:t>
      </w:r>
    </w:p>
    <w:p w14:paraId="0F9981A9" w14:textId="77777777" w:rsidR="00A406D6" w:rsidRPr="00A406D6" w:rsidRDefault="00A406D6" w:rsidP="00A406D6">
      <w:pPr>
        <w:spacing w:after="0"/>
        <w:jc w:val="both"/>
        <w:rPr>
          <w:rFonts w:ascii="Arial" w:hAnsi="Arial" w:cs="Arial"/>
          <w:b/>
        </w:rPr>
      </w:pPr>
      <w:r w:rsidRPr="00A406D6">
        <w:rPr>
          <w:rFonts w:ascii="Arial" w:hAnsi="Arial" w:cs="Arial"/>
          <w:b/>
        </w:rPr>
        <w:t xml:space="preserve">Sónia Maria Pessoa Costa Domingues, </w:t>
      </w:r>
    </w:p>
    <w:p w14:paraId="3BA97C97" w14:textId="5DCE13DF" w:rsidR="00612585" w:rsidRPr="00A406D6" w:rsidRDefault="00A406D6" w:rsidP="00A406D6">
      <w:pPr>
        <w:jc w:val="both"/>
        <w:rPr>
          <w:rFonts w:ascii="Arial" w:hAnsi="Arial" w:cs="Arial"/>
        </w:rPr>
      </w:pPr>
      <w:r w:rsidRPr="00A406D6">
        <w:rPr>
          <w:rFonts w:ascii="Arial" w:hAnsi="Arial" w:cs="Arial"/>
        </w:rPr>
        <w:t>Licenciatura em Investigação Social Aplicada. Parte escolar do curso de Mestrado em Sociologia Económica e das Organizações do Instituto superior de Economia e Gestão. Desde 2019 at</w:t>
      </w:r>
      <w:r>
        <w:rPr>
          <w:rFonts w:ascii="Arial" w:hAnsi="Arial" w:cs="Arial"/>
        </w:rPr>
        <w:t>é</w:t>
      </w:r>
      <w:r w:rsidRPr="00A406D6">
        <w:rPr>
          <w:rFonts w:ascii="Arial" w:hAnsi="Arial" w:cs="Arial"/>
        </w:rPr>
        <w:t xml:space="preserve"> presente data Diretora dos Serviços Académicos do ISEG,</w:t>
      </w:r>
      <w:r>
        <w:rPr>
          <w:rFonts w:ascii="Arial" w:hAnsi="Arial" w:cs="Arial"/>
        </w:rPr>
        <w:t xml:space="preserve"> </w:t>
      </w:r>
      <w:r w:rsidRPr="00A406D6">
        <w:rPr>
          <w:rFonts w:ascii="Arial" w:hAnsi="Arial" w:cs="Arial"/>
        </w:rPr>
        <w:t>tendo a cargo os departamentos: Secretaria das Licenciaturas, Secretaria de Mestrados e Doutoramentos e Gabinete Internacional de Mobilidade.</w:t>
      </w:r>
      <w:r>
        <w:rPr>
          <w:rFonts w:ascii="Arial" w:hAnsi="Arial" w:cs="Arial"/>
        </w:rPr>
        <w:t xml:space="preserve"> </w:t>
      </w:r>
      <w:r w:rsidRPr="00A406D6">
        <w:rPr>
          <w:rFonts w:ascii="Arial" w:hAnsi="Arial" w:cs="Arial"/>
        </w:rPr>
        <w:t>Ingressou no ISEG em 1991 e o seu percurso tem sido nos Serviços Académicos, desde Técnica Superior, Coordenadora da Secretaria das Licenciaturas e Chefe de Divisão.</w:t>
      </w:r>
      <w:r>
        <w:rPr>
          <w:rFonts w:ascii="Arial" w:hAnsi="Arial" w:cs="Arial"/>
        </w:rPr>
        <w:t xml:space="preserve"> </w:t>
      </w:r>
      <w:r w:rsidRPr="00A406D6">
        <w:rPr>
          <w:rFonts w:ascii="Arial" w:hAnsi="Arial" w:cs="Arial"/>
        </w:rPr>
        <w:t>É membro do Observatório de Ação e Inovação Pedagógica do ISEG (OIAP) e tem realizado diversas Missões no estrangeiro ao abrigo da Mobilidade Internacional em Formação no âmbito do Erasmus +</w:t>
      </w:r>
      <w:r w:rsidR="0070170F">
        <w:rPr>
          <w:rFonts w:ascii="Arial" w:hAnsi="Arial" w:cs="Arial"/>
        </w:rPr>
        <w:t>.</w:t>
      </w:r>
      <w:r w:rsidRPr="00A406D6">
        <w:rPr>
          <w:rFonts w:ascii="Arial" w:hAnsi="Arial" w:cs="Arial"/>
        </w:rPr>
        <w:t xml:space="preserve"> </w:t>
      </w:r>
      <w:r w:rsidR="0070170F">
        <w:rPr>
          <w:rFonts w:ascii="Arial" w:hAnsi="Arial" w:cs="Arial"/>
        </w:rPr>
        <w:t xml:space="preserve">Terá como responsabilidade principal a preparação das ações de capacitação </w:t>
      </w:r>
      <w:r w:rsidR="009E1EAB">
        <w:rPr>
          <w:rFonts w:ascii="Arial" w:hAnsi="Arial" w:cs="Arial"/>
        </w:rPr>
        <w:t>e o acompanhamento do levantamento de processos na área de gestão académica</w:t>
      </w:r>
      <w:r w:rsidR="0070170F">
        <w:rPr>
          <w:rFonts w:ascii="Arial" w:hAnsi="Arial" w:cs="Arial"/>
        </w:rPr>
        <w:t xml:space="preserve">, </w:t>
      </w:r>
      <w:r w:rsidRPr="00A406D6">
        <w:rPr>
          <w:rFonts w:ascii="Arial" w:hAnsi="Arial" w:cs="Arial"/>
        </w:rPr>
        <w:t xml:space="preserve">estando prevista a utilização de </w:t>
      </w:r>
      <w:r w:rsidR="009E1EAB">
        <w:rPr>
          <w:rFonts w:ascii="Arial" w:hAnsi="Arial" w:cs="Arial"/>
        </w:rPr>
        <w:t>545</w:t>
      </w:r>
      <w:r w:rsidRPr="00A406D6">
        <w:rPr>
          <w:rFonts w:ascii="Arial" w:hAnsi="Arial" w:cs="Arial"/>
        </w:rPr>
        <w:t xml:space="preserve"> horas ao longo do projeto.</w:t>
      </w:r>
    </w:p>
    <w:p w14:paraId="79E72E0B" w14:textId="5D29F94F" w:rsidR="009E1EAB" w:rsidRPr="009E1EAB" w:rsidRDefault="009E1EAB" w:rsidP="009E1EAB">
      <w:pPr>
        <w:spacing w:after="0"/>
        <w:rPr>
          <w:rFonts w:ascii="Arial" w:hAnsi="Arial" w:cs="Arial"/>
          <w:b/>
        </w:rPr>
      </w:pPr>
      <w:r w:rsidRPr="009E1EAB">
        <w:rPr>
          <w:rFonts w:ascii="Arial" w:hAnsi="Arial" w:cs="Arial"/>
          <w:b/>
        </w:rPr>
        <w:t xml:space="preserve">Eunice Maria Esteves </w:t>
      </w:r>
      <w:proofErr w:type="spellStart"/>
      <w:r w:rsidRPr="009E1EAB">
        <w:rPr>
          <w:rFonts w:ascii="Arial" w:hAnsi="Arial" w:cs="Arial"/>
          <w:b/>
        </w:rPr>
        <w:t>Sacoto</w:t>
      </w:r>
      <w:proofErr w:type="spellEnd"/>
      <w:r w:rsidRPr="009E1EAB">
        <w:rPr>
          <w:rFonts w:ascii="Arial" w:hAnsi="Arial" w:cs="Arial"/>
          <w:b/>
        </w:rPr>
        <w:t xml:space="preserve"> Martins</w:t>
      </w:r>
    </w:p>
    <w:p w14:paraId="78B910F2" w14:textId="14AE930F" w:rsidR="00A406D6" w:rsidRPr="009E1EAB" w:rsidRDefault="009E1EAB" w:rsidP="0070170F">
      <w:pPr>
        <w:jc w:val="both"/>
        <w:rPr>
          <w:rFonts w:ascii="Arial" w:hAnsi="Arial" w:cs="Arial"/>
        </w:rPr>
      </w:pPr>
      <w:r w:rsidRPr="009E1EAB">
        <w:rPr>
          <w:rFonts w:ascii="Arial" w:hAnsi="Arial" w:cs="Arial"/>
        </w:rPr>
        <w:t xml:space="preserve">Bacharel em Secretariado de Administração, com </w:t>
      </w:r>
      <w:proofErr w:type="gramStart"/>
      <w:r w:rsidRPr="009E1EAB">
        <w:rPr>
          <w:rFonts w:ascii="Arial" w:hAnsi="Arial" w:cs="Arial"/>
        </w:rPr>
        <w:t>Pós Graduação</w:t>
      </w:r>
      <w:proofErr w:type="gramEnd"/>
      <w:r w:rsidRPr="009E1EAB">
        <w:rPr>
          <w:rFonts w:ascii="Arial" w:hAnsi="Arial" w:cs="Arial"/>
        </w:rPr>
        <w:t xml:space="preserve"> de Assessoria Empresarial. No ISEG desde 1993, onde exerceu funções na Divisão de Marketing e Relações Externas, membro da equipa da criação do site do ISEG, membro da equipa para implementação do </w:t>
      </w:r>
      <w:proofErr w:type="spellStart"/>
      <w:r w:rsidRPr="009E1EAB">
        <w:rPr>
          <w:rFonts w:ascii="Arial" w:hAnsi="Arial" w:cs="Arial"/>
        </w:rPr>
        <w:t>workflow</w:t>
      </w:r>
      <w:proofErr w:type="spellEnd"/>
      <w:r w:rsidRPr="009E1EAB">
        <w:rPr>
          <w:rFonts w:ascii="Arial" w:hAnsi="Arial" w:cs="Arial"/>
        </w:rPr>
        <w:t xml:space="preserve">. Atualmente exerce funções como coordenadora da Secretaria das Licenciaturas, auditora interna, </w:t>
      </w:r>
      <w:proofErr w:type="spellStart"/>
      <w:r w:rsidRPr="009E1EAB">
        <w:rPr>
          <w:rFonts w:ascii="Arial" w:hAnsi="Arial" w:cs="Arial"/>
        </w:rPr>
        <w:t>mapeadora</w:t>
      </w:r>
      <w:proofErr w:type="spellEnd"/>
      <w:r w:rsidRPr="009E1EAB">
        <w:rPr>
          <w:rFonts w:ascii="Arial" w:hAnsi="Arial" w:cs="Arial"/>
        </w:rPr>
        <w:t xml:space="preserve"> de procedimentos, além de outras funções que incluem atualização da informação no site, comunicação com os alunos, e assessoria a Diretora dos Serviços Académicos</w:t>
      </w:r>
      <w:r>
        <w:rPr>
          <w:rFonts w:ascii="Arial" w:hAnsi="Arial" w:cs="Arial"/>
        </w:rPr>
        <w:t>. Terá como responsabilidade principal a preparação das ações de capacitação</w:t>
      </w:r>
      <w:r w:rsidR="009A432C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o acompanhamento do levantamento de processos na área de gestão académica</w:t>
      </w:r>
      <w:r w:rsidR="009A432C">
        <w:rPr>
          <w:rFonts w:ascii="Arial" w:hAnsi="Arial" w:cs="Arial"/>
        </w:rPr>
        <w:t xml:space="preserve"> e apoio às atividades de promoção e divulgação da operação</w:t>
      </w:r>
      <w:r>
        <w:rPr>
          <w:rFonts w:ascii="Arial" w:hAnsi="Arial" w:cs="Arial"/>
        </w:rPr>
        <w:t xml:space="preserve">, </w:t>
      </w:r>
      <w:r w:rsidRPr="00A406D6">
        <w:rPr>
          <w:rFonts w:ascii="Arial" w:hAnsi="Arial" w:cs="Arial"/>
        </w:rPr>
        <w:t xml:space="preserve">estando prevista a utilização de </w:t>
      </w:r>
      <w:r>
        <w:rPr>
          <w:rFonts w:ascii="Arial" w:hAnsi="Arial" w:cs="Arial"/>
        </w:rPr>
        <w:t>5</w:t>
      </w:r>
      <w:r w:rsidR="009A432C">
        <w:rPr>
          <w:rFonts w:ascii="Arial" w:hAnsi="Arial" w:cs="Arial"/>
        </w:rPr>
        <w:t>6</w:t>
      </w:r>
      <w:r>
        <w:rPr>
          <w:rFonts w:ascii="Arial" w:hAnsi="Arial" w:cs="Arial"/>
        </w:rPr>
        <w:t>0</w:t>
      </w:r>
      <w:r w:rsidRPr="00A406D6">
        <w:rPr>
          <w:rFonts w:ascii="Arial" w:hAnsi="Arial" w:cs="Arial"/>
        </w:rPr>
        <w:t xml:space="preserve"> horas ao longo do projeto</w:t>
      </w:r>
      <w:r>
        <w:rPr>
          <w:rFonts w:ascii="Arial" w:hAnsi="Arial" w:cs="Arial"/>
        </w:rPr>
        <w:t>.</w:t>
      </w:r>
    </w:p>
    <w:p w14:paraId="6ECBFC83" w14:textId="77777777" w:rsidR="00A406D6" w:rsidRPr="0070170F" w:rsidRDefault="00A406D6" w:rsidP="0070170F">
      <w:pPr>
        <w:spacing w:after="0"/>
        <w:rPr>
          <w:rFonts w:ascii="Arial" w:hAnsi="Arial" w:cs="Arial"/>
          <w:b/>
        </w:rPr>
      </w:pPr>
      <w:r w:rsidRPr="0070170F">
        <w:rPr>
          <w:rFonts w:ascii="Arial" w:hAnsi="Arial" w:cs="Arial"/>
          <w:b/>
        </w:rPr>
        <w:t>Gonçalo da Costa Simões João</w:t>
      </w:r>
    </w:p>
    <w:p w14:paraId="5DB7402F" w14:textId="405D458F" w:rsidR="00A406D6" w:rsidRPr="0070170F" w:rsidRDefault="00A406D6" w:rsidP="0070170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r w:rsidRPr="0070170F">
        <w:rPr>
          <w:rFonts w:ascii="Arial" w:hAnsi="Arial" w:cs="Arial"/>
        </w:rPr>
        <w:t>Doutorado em Gestão. Licenciado em Matemática aplicada à Economia e à Gestão. Pós-Graduação em Sistemas e Tecnologias de Informação para as Organizações. No ISEG desde 1994, exerceu funções de Técnico de Informática, Formador, Webmaster, Helpdesk, Administra</w:t>
      </w:r>
      <w:r w:rsidR="0070170F">
        <w:rPr>
          <w:rFonts w:ascii="Arial" w:hAnsi="Arial" w:cs="Arial"/>
        </w:rPr>
        <w:t>d</w:t>
      </w:r>
      <w:r w:rsidRPr="0070170F">
        <w:rPr>
          <w:rFonts w:ascii="Arial" w:hAnsi="Arial" w:cs="Arial"/>
        </w:rPr>
        <w:t>or de Sistemas. Atualmente é Especialista de Informática no ISEG onde exerce funções de coordenador da área de Planeamento e Controlo de Gestão da DSI e Professor Auxiliar na UAL onde leciona Informática de Gestão.</w:t>
      </w:r>
      <w:r w:rsidR="0070170F" w:rsidRPr="0070170F">
        <w:rPr>
          <w:rFonts w:ascii="Arial" w:hAnsi="Arial" w:cs="Arial"/>
        </w:rPr>
        <w:t xml:space="preserve"> </w:t>
      </w:r>
      <w:r w:rsidR="0070170F">
        <w:rPr>
          <w:rFonts w:ascii="Arial" w:eastAsia="Arial" w:hAnsi="Arial" w:cs="Arial"/>
          <w:color w:val="000000"/>
        </w:rPr>
        <w:t>S</w:t>
      </w:r>
      <w:r w:rsidR="0070170F" w:rsidRPr="0070170F">
        <w:rPr>
          <w:rFonts w:ascii="Arial" w:eastAsia="Arial" w:hAnsi="Arial" w:cs="Arial"/>
          <w:color w:val="000000"/>
        </w:rPr>
        <w:t>erá o Coordenador do Projeto ao nível da implementação d</w:t>
      </w:r>
      <w:r w:rsidR="0070170F">
        <w:rPr>
          <w:rFonts w:ascii="Arial" w:eastAsia="Arial" w:hAnsi="Arial" w:cs="Arial"/>
          <w:color w:val="000000"/>
        </w:rPr>
        <w:t>a</w:t>
      </w:r>
      <w:r w:rsidR="0070170F" w:rsidRPr="0070170F">
        <w:rPr>
          <w:rFonts w:ascii="Arial" w:eastAsia="Arial" w:hAnsi="Arial" w:cs="Arial"/>
          <w:color w:val="000000"/>
        </w:rPr>
        <w:t xml:space="preserve"> </w:t>
      </w:r>
      <w:r w:rsidR="0070170F">
        <w:rPr>
          <w:rFonts w:ascii="Arial" w:eastAsia="Arial" w:hAnsi="Arial" w:cs="Arial"/>
          <w:color w:val="000000"/>
        </w:rPr>
        <w:t>solução tecnológica,</w:t>
      </w:r>
      <w:r w:rsidR="0070170F" w:rsidRPr="0070170F">
        <w:rPr>
          <w:rFonts w:ascii="Arial" w:eastAsia="Arial" w:hAnsi="Arial" w:cs="Arial"/>
          <w:color w:val="000000"/>
        </w:rPr>
        <w:t xml:space="preserve"> </w:t>
      </w:r>
      <w:r w:rsidR="0070170F">
        <w:rPr>
          <w:rFonts w:ascii="Arial" w:eastAsia="Arial" w:hAnsi="Arial" w:cs="Arial"/>
          <w:color w:val="000000"/>
        </w:rPr>
        <w:t>dado que</w:t>
      </w:r>
      <w:r w:rsidR="0070170F" w:rsidRPr="0070170F">
        <w:rPr>
          <w:rFonts w:ascii="Arial" w:eastAsia="Arial" w:hAnsi="Arial" w:cs="Arial"/>
          <w:color w:val="000000"/>
        </w:rPr>
        <w:t xml:space="preserve">, do ponto de vista funcional, possui o conhecimento de todas as aplicações informáticas </w:t>
      </w:r>
      <w:r w:rsidR="0070170F">
        <w:rPr>
          <w:rFonts w:ascii="Arial" w:eastAsia="Arial" w:hAnsi="Arial" w:cs="Arial"/>
          <w:color w:val="000000"/>
        </w:rPr>
        <w:t>intervenientes no projeto</w:t>
      </w:r>
      <w:r w:rsidR="0070170F" w:rsidRPr="0070170F">
        <w:rPr>
          <w:rFonts w:ascii="Arial" w:eastAsia="Arial" w:hAnsi="Arial" w:cs="Arial"/>
          <w:color w:val="000000"/>
        </w:rPr>
        <w:t>, possuindo por isso a visão global de coordenação necessária para a interoperabilidade</w:t>
      </w:r>
      <w:r w:rsidR="0070170F">
        <w:rPr>
          <w:rFonts w:ascii="Arial" w:eastAsia="Arial" w:hAnsi="Arial" w:cs="Arial"/>
          <w:color w:val="000000"/>
        </w:rPr>
        <w:t xml:space="preserve"> das mesmas. Está prevista a utilização de </w:t>
      </w:r>
      <w:r w:rsidR="009A432C">
        <w:rPr>
          <w:rFonts w:ascii="Arial" w:eastAsia="Arial" w:hAnsi="Arial" w:cs="Arial"/>
          <w:color w:val="000000"/>
        </w:rPr>
        <w:t>825</w:t>
      </w:r>
      <w:r w:rsidR="0070170F">
        <w:rPr>
          <w:rFonts w:ascii="Arial" w:eastAsia="Arial" w:hAnsi="Arial" w:cs="Arial"/>
          <w:color w:val="000000"/>
        </w:rPr>
        <w:t xml:space="preserve"> horas ao longo do projeto.</w:t>
      </w:r>
    </w:p>
    <w:p w14:paraId="5A2635D9" w14:textId="77777777" w:rsidR="00A406D6" w:rsidRPr="0070170F" w:rsidRDefault="00A406D6" w:rsidP="0070170F">
      <w:pPr>
        <w:spacing w:after="0"/>
        <w:rPr>
          <w:rFonts w:ascii="Arial" w:hAnsi="Arial" w:cs="Arial"/>
          <w:b/>
        </w:rPr>
      </w:pPr>
      <w:r w:rsidRPr="0070170F">
        <w:rPr>
          <w:rFonts w:ascii="Arial" w:hAnsi="Arial" w:cs="Arial"/>
          <w:b/>
        </w:rPr>
        <w:lastRenderedPageBreak/>
        <w:t>João Luís Martins Salgueiro</w:t>
      </w:r>
    </w:p>
    <w:p w14:paraId="5F641AE2" w14:textId="562CADAA" w:rsidR="00A406D6" w:rsidRPr="0070170F" w:rsidRDefault="00A406D6" w:rsidP="00A406D6">
      <w:pPr>
        <w:jc w:val="both"/>
        <w:rPr>
          <w:rFonts w:ascii="Arial" w:hAnsi="Arial" w:cs="Arial"/>
        </w:rPr>
      </w:pPr>
      <w:r w:rsidRPr="0070170F">
        <w:rPr>
          <w:rFonts w:ascii="Arial" w:hAnsi="Arial" w:cs="Arial"/>
        </w:rPr>
        <w:t xml:space="preserve">Licenciatura em Matemática Aplicada à Economia e à Gestão. Pós-Graduado em Sistemas e Tecnologias de informação para as Organizações. No ISEG desde 1998, exerce funções de Especialista de informática na DSI e integrou várias equipas de implementação de </w:t>
      </w:r>
      <w:proofErr w:type="spellStart"/>
      <w:r w:rsidRPr="0070170F">
        <w:rPr>
          <w:rFonts w:ascii="Arial" w:hAnsi="Arial" w:cs="Arial"/>
        </w:rPr>
        <w:t>ERPs</w:t>
      </w:r>
      <w:proofErr w:type="spellEnd"/>
      <w:r w:rsidRPr="0070170F">
        <w:rPr>
          <w:rFonts w:ascii="Arial" w:hAnsi="Arial" w:cs="Arial"/>
        </w:rPr>
        <w:t>: META4 (2001) RH; Minimal (2007) RH e Financeira; e SAP (2017) dando suporte à operação e parametrização destes.</w:t>
      </w:r>
      <w:r w:rsidR="0070170F">
        <w:rPr>
          <w:rFonts w:ascii="Arial" w:hAnsi="Arial" w:cs="Arial"/>
        </w:rPr>
        <w:t xml:space="preserve"> </w:t>
      </w:r>
      <w:r w:rsidR="0070170F">
        <w:rPr>
          <w:rFonts w:ascii="Arial" w:eastAsia="Arial" w:hAnsi="Arial" w:cs="Arial"/>
        </w:rPr>
        <w:t>S</w:t>
      </w:r>
      <w:r w:rsidR="0070170F">
        <w:rPr>
          <w:rFonts w:ascii="Arial" w:eastAsia="Arial" w:hAnsi="Arial" w:cs="Arial"/>
          <w:color w:val="000000"/>
        </w:rPr>
        <w:t xml:space="preserve">erá o apoio técnico da Operação para o desenvolvimento técnico e interoperabilidade das diversas aplicações informáticas que serão implementadas no âmbito da operação, dado que, do ponto de vista funcional e técnico, possui os conhecimentos informáticos detalhados sobre a infraestrutura tecnológica e aplicacional. Está prevista a utilização de </w:t>
      </w:r>
      <w:r w:rsidR="009A432C">
        <w:rPr>
          <w:rFonts w:ascii="Arial" w:eastAsia="Arial" w:hAnsi="Arial" w:cs="Arial"/>
          <w:color w:val="000000"/>
        </w:rPr>
        <w:t>890</w:t>
      </w:r>
      <w:r w:rsidR="0070170F">
        <w:rPr>
          <w:rFonts w:ascii="Arial" w:eastAsia="Arial" w:hAnsi="Arial" w:cs="Arial"/>
          <w:color w:val="000000"/>
        </w:rPr>
        <w:t xml:space="preserve"> horas ao longo do projeto.</w:t>
      </w:r>
    </w:p>
    <w:p w14:paraId="6AE536D3" w14:textId="43897B0D" w:rsidR="00612585" w:rsidRDefault="005A3B5D" w:rsidP="00D30A82">
      <w:pPr>
        <w:jc w:val="both"/>
      </w:pPr>
      <w:r w:rsidRPr="00C609BA">
        <w:rPr>
          <w:rFonts w:ascii="Arial" w:eastAsia="Arial" w:hAnsi="Arial" w:cs="Arial"/>
        </w:rPr>
        <w:t xml:space="preserve">Este grupo de trabalho terá um período de vida idêntico à da duração do projeto sendo responsável pela sua implementação e incorporação dentro da estrutura orgânica do </w:t>
      </w:r>
      <w:r>
        <w:rPr>
          <w:rFonts w:ascii="Arial" w:eastAsia="Arial" w:hAnsi="Arial" w:cs="Arial"/>
        </w:rPr>
        <w:t>ISEG</w:t>
      </w:r>
      <w:r w:rsidRPr="00C609BA">
        <w:rPr>
          <w:rFonts w:ascii="Arial" w:eastAsia="Arial" w:hAnsi="Arial" w:cs="Arial"/>
        </w:rPr>
        <w:t xml:space="preserve">. O grupo de trabalho será constituído como </w:t>
      </w:r>
      <w:r w:rsidRPr="00C609BA">
        <w:rPr>
          <w:rFonts w:ascii="Arial" w:eastAsia="Arial" w:hAnsi="Arial" w:cs="Arial"/>
          <w:i/>
        </w:rPr>
        <w:t>staff</w:t>
      </w:r>
      <w:r w:rsidRPr="00C609BA">
        <w:rPr>
          <w:rFonts w:ascii="Arial" w:eastAsia="Arial" w:hAnsi="Arial" w:cs="Arial"/>
        </w:rPr>
        <w:t xml:space="preserve"> junto da Presidência do</w:t>
      </w:r>
      <w:r>
        <w:rPr>
          <w:rFonts w:ascii="Arial" w:eastAsia="Arial" w:hAnsi="Arial" w:cs="Arial"/>
        </w:rPr>
        <w:t xml:space="preserve"> Instituto</w:t>
      </w:r>
      <w:r w:rsidRPr="00C609BA">
        <w:rPr>
          <w:rFonts w:ascii="Arial" w:eastAsia="Arial" w:hAnsi="Arial" w:cs="Arial"/>
        </w:rPr>
        <w:t>, reportando-lhe diretamente</w:t>
      </w:r>
      <w:r>
        <w:rPr>
          <w:rFonts w:ascii="Arial" w:eastAsia="Arial" w:hAnsi="Arial" w:cs="Arial"/>
        </w:rPr>
        <w:t>.</w:t>
      </w:r>
    </w:p>
    <w:p w14:paraId="6251D36E" w14:textId="40B74DDA" w:rsidR="00F24866" w:rsidRDefault="005A3B5D" w:rsidP="00D30A82">
      <w:pPr>
        <w:jc w:val="both"/>
        <w:rPr>
          <w:rFonts w:ascii="Arial" w:hAnsi="Arial" w:cs="Arial"/>
        </w:rPr>
      </w:pPr>
      <w:r w:rsidRPr="00432B01">
        <w:rPr>
          <w:rFonts w:ascii="Arial" w:hAnsi="Arial" w:cs="Arial"/>
        </w:rPr>
        <w:t>No que concerne aos serviços de consultoria a adquirir,</w:t>
      </w:r>
      <w:r w:rsidRPr="00432B01">
        <w:t xml:space="preserve"> </w:t>
      </w:r>
      <w:r w:rsidRPr="00432B01">
        <w:rPr>
          <w:rFonts w:ascii="Arial" w:hAnsi="Arial" w:cs="Arial"/>
        </w:rPr>
        <w:t xml:space="preserve">o </w:t>
      </w:r>
      <w:r>
        <w:rPr>
          <w:rFonts w:ascii="Arial" w:hAnsi="Arial" w:cs="Arial"/>
        </w:rPr>
        <w:t>ISEG</w:t>
      </w:r>
      <w:r w:rsidRPr="00432B01">
        <w:rPr>
          <w:rFonts w:ascii="Arial" w:hAnsi="Arial" w:cs="Arial"/>
        </w:rPr>
        <w:t xml:space="preserve"> irá adjudicar externamente os serviços de Consultoria Organizacional e de Consultoria Informática pois o Departamento de Informática não possui um número suficiente de colaboradores que permitam realizar o levantamento dos processos envolvidos, o redesenho dos mesmos e o acompanhamento e implementação da respetiva parametrização nas aplicações informáticas a operacionalizar</w:t>
      </w:r>
      <w:r>
        <w:rPr>
          <w:rFonts w:ascii="Arial" w:hAnsi="Arial" w:cs="Arial"/>
        </w:rPr>
        <w:t>.</w:t>
      </w:r>
    </w:p>
    <w:p w14:paraId="5F7DDEC4" w14:textId="7283693E" w:rsidR="005A3B5D" w:rsidRDefault="005A3B5D" w:rsidP="005A3B5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Assim, no âmbito dos serviços de consultoria a contratar, a empresa selecionada deverá possuir elevada experiência no levantamento e redesenho de processos em entidades e organizações que possuam mais de 50 colaboradores. Esta proposta deverá incorporar e estabelecer políticas e regras comuns de funcionamento e de acesso à informação partilhada que contribuam para a definição dos princípios subjacentes à colocação </w:t>
      </w:r>
      <w:r w:rsidR="00903F9A">
        <w:rPr>
          <w:rFonts w:ascii="Arial" w:hAnsi="Arial" w:cs="Arial"/>
        </w:rPr>
        <w:t xml:space="preserve">e à obtenção </w:t>
      </w:r>
      <w:r>
        <w:rPr>
          <w:rFonts w:ascii="Arial" w:hAnsi="Arial" w:cs="Arial"/>
        </w:rPr>
        <w:t>de informação e conteúdos. Para além destas atividades, os serviços de consultoria organizacional a contratar deverão incluir o acompanhamento e a supervisão dos serviços de parametrização a realizar pelas empresas a quem for adjudicada a operacionalização informática da solução.</w:t>
      </w:r>
    </w:p>
    <w:p w14:paraId="5332750B" w14:textId="690555CD" w:rsidR="005A3B5D" w:rsidRDefault="005A3B5D" w:rsidP="005A3B5D">
      <w:pPr>
        <w:jc w:val="both"/>
        <w:rPr>
          <w:rFonts w:ascii="Arial" w:eastAsia="Arial" w:hAnsi="Arial" w:cs="Arial"/>
        </w:rPr>
      </w:pPr>
      <w:r>
        <w:rPr>
          <w:rFonts w:ascii="Arial" w:hAnsi="Arial" w:cs="Arial"/>
        </w:rPr>
        <w:t xml:space="preserve">No que concerne aos serviços de Consultoria Informática, a(s) empresa(s) a contratar deverão ter elevada experiência na implementação de soluções informáticas </w:t>
      </w:r>
      <w:r w:rsidR="00903F9A">
        <w:rPr>
          <w:rFonts w:ascii="Arial" w:hAnsi="Arial" w:cs="Arial"/>
        </w:rPr>
        <w:t>no domínio da Gestão Documental, preferencialmente em IES</w:t>
      </w:r>
      <w:r>
        <w:rPr>
          <w:rFonts w:ascii="Arial" w:hAnsi="Arial" w:cs="Arial"/>
        </w:rPr>
        <w:t xml:space="preserve">. </w:t>
      </w:r>
      <w:r w:rsidRPr="00432B01">
        <w:rPr>
          <w:rFonts w:ascii="Arial" w:hAnsi="Arial" w:cs="Arial"/>
        </w:rPr>
        <w:t>O âmbito da sua intervenção incidirá na parametrização d</w:t>
      </w:r>
      <w:r w:rsidR="00903F9A">
        <w:rPr>
          <w:rFonts w:ascii="Arial" w:hAnsi="Arial" w:cs="Arial"/>
        </w:rPr>
        <w:t>a</w:t>
      </w:r>
      <w:r w:rsidRPr="00432B01">
        <w:rPr>
          <w:rFonts w:ascii="Arial" w:hAnsi="Arial" w:cs="Arial"/>
        </w:rPr>
        <w:t xml:space="preserve"> plataforma tendo por base o novo modelo organizacional de funcionamento e de comunicação concebido pela(s) entidade(s) a quem forem adjudicados os serviços de consultoria</w:t>
      </w:r>
      <w:r>
        <w:rPr>
          <w:rFonts w:ascii="Arial" w:hAnsi="Arial" w:cs="Arial"/>
        </w:rPr>
        <w:t xml:space="preserve"> na fase de desenho da solução e da definição de requisitos</w:t>
      </w:r>
      <w:r w:rsidR="00903F9A">
        <w:rPr>
          <w:rFonts w:ascii="Arial" w:hAnsi="Arial" w:cs="Arial"/>
        </w:rPr>
        <w:t>.</w:t>
      </w:r>
    </w:p>
    <w:p w14:paraId="407DA7B2" w14:textId="707AAB53" w:rsidR="00F24866" w:rsidRPr="005A3B5D" w:rsidRDefault="00F24866" w:rsidP="00D30A82">
      <w:pPr>
        <w:jc w:val="both"/>
      </w:pPr>
    </w:p>
    <w:p w14:paraId="2AB2B1DD" w14:textId="49DF4F3E" w:rsidR="00442D7E" w:rsidRDefault="005A3B5D" w:rsidP="006949EF">
      <w:pPr>
        <w:ind w:left="284"/>
        <w:jc w:val="both"/>
      </w:pPr>
      <w:r>
        <w:rPr>
          <w:rFonts w:ascii="Arial" w:eastAsia="Arial" w:hAnsi="Arial" w:cs="Arial"/>
          <w:b/>
          <w:color w:val="31849B"/>
        </w:rPr>
        <w:t>5.5 Tecnologia Já Existente Envolvida na Operação</w:t>
      </w:r>
    </w:p>
    <w:p w14:paraId="7EC51FFE" w14:textId="28F691AB" w:rsidR="005A3B5D" w:rsidRPr="005A3B5D" w:rsidRDefault="005A3B5D" w:rsidP="005A3B5D">
      <w:pPr>
        <w:spacing w:before="100" w:beforeAutospacing="1" w:after="0"/>
        <w:jc w:val="both"/>
        <w:rPr>
          <w:rFonts w:ascii="Arial" w:hAnsi="Arial" w:cs="Arial"/>
        </w:rPr>
      </w:pPr>
      <w:r w:rsidRPr="005A3B5D">
        <w:rPr>
          <w:rFonts w:ascii="Arial" w:hAnsi="Arial" w:cs="Arial"/>
        </w:rPr>
        <w:t xml:space="preserve">A necessidade de implementação de uma solução </w:t>
      </w:r>
      <w:r>
        <w:rPr>
          <w:rFonts w:ascii="Arial" w:hAnsi="Arial" w:cs="Arial"/>
        </w:rPr>
        <w:t>multiplataforma de acesso único</w:t>
      </w:r>
      <w:r w:rsidRPr="005A3B5D">
        <w:rPr>
          <w:rFonts w:ascii="Arial" w:hAnsi="Arial" w:cs="Arial"/>
        </w:rPr>
        <w:t xml:space="preserve"> prende-se com os problemas atuais com que o ISEG se debate e para os quais tem urgência em dar uma resposta eficiente e eficaz:</w:t>
      </w:r>
    </w:p>
    <w:p w14:paraId="6B6949BC" w14:textId="77777777" w:rsidR="005A3B5D" w:rsidRPr="005A3B5D" w:rsidRDefault="005A3B5D" w:rsidP="001E3871">
      <w:pPr>
        <w:pStyle w:val="PargrafodaLista"/>
        <w:numPr>
          <w:ilvl w:val="0"/>
          <w:numId w:val="17"/>
        </w:numPr>
        <w:spacing w:after="100" w:afterAutospacing="1"/>
        <w:ind w:left="567" w:hanging="283"/>
        <w:jc w:val="both"/>
        <w:rPr>
          <w:rFonts w:ascii="Arial" w:hAnsi="Arial" w:cs="Arial"/>
        </w:rPr>
      </w:pPr>
      <w:r w:rsidRPr="005A3B5D">
        <w:rPr>
          <w:rFonts w:ascii="Arial" w:hAnsi="Arial" w:cs="Arial"/>
        </w:rPr>
        <w:lastRenderedPageBreak/>
        <w:t>Informação não centralizada nem acessível de uma forma central: a dificuldade em aceder à informação a partir de um ponto único e centralizador não é hoje possível, o que requer em muitas situações o arrastar de processos e a necessidade do envolvimento de recursos humanos adicionais para que o fluxo possa ser terminado.</w:t>
      </w:r>
    </w:p>
    <w:p w14:paraId="413E91E1" w14:textId="30D4E86E" w:rsidR="005A3B5D" w:rsidRPr="005A3B5D" w:rsidRDefault="005A3B5D" w:rsidP="001E3871">
      <w:pPr>
        <w:pStyle w:val="PargrafodaLista"/>
        <w:numPr>
          <w:ilvl w:val="0"/>
          <w:numId w:val="17"/>
        </w:numPr>
        <w:spacing w:before="100" w:beforeAutospacing="1" w:after="100" w:afterAutospacing="1"/>
        <w:ind w:left="567" w:hanging="283"/>
        <w:jc w:val="both"/>
        <w:rPr>
          <w:rFonts w:ascii="Arial" w:hAnsi="Arial" w:cs="Arial"/>
        </w:rPr>
      </w:pPr>
      <w:r w:rsidRPr="005A3B5D">
        <w:rPr>
          <w:rFonts w:ascii="Arial" w:hAnsi="Arial" w:cs="Arial"/>
        </w:rPr>
        <w:t xml:space="preserve">Informação a pedido: em vez de existir uma forma automatizada de acesso a esta informação, o que ocorre é a sempre que existe a necessidade de acesso, ela tem de ser requerida manualmente, sendo depois necessário que os meios humanos disponíveis possam </w:t>
      </w:r>
      <w:r>
        <w:rPr>
          <w:rFonts w:ascii="Arial" w:hAnsi="Arial" w:cs="Arial"/>
        </w:rPr>
        <w:t>preparar</w:t>
      </w:r>
      <w:r w:rsidRPr="005A3B5D">
        <w:rPr>
          <w:rFonts w:ascii="Arial" w:hAnsi="Arial" w:cs="Arial"/>
        </w:rPr>
        <w:t xml:space="preserve"> a informação pedida.</w:t>
      </w:r>
    </w:p>
    <w:p w14:paraId="186F43D3" w14:textId="77777777" w:rsidR="005A3B5D" w:rsidRPr="005A3B5D" w:rsidRDefault="005A3B5D" w:rsidP="001E3871">
      <w:pPr>
        <w:pStyle w:val="PargrafodaLista"/>
        <w:numPr>
          <w:ilvl w:val="0"/>
          <w:numId w:val="17"/>
        </w:numPr>
        <w:spacing w:before="100" w:beforeAutospacing="1" w:after="100" w:afterAutospacing="1"/>
        <w:ind w:left="567" w:hanging="283"/>
        <w:jc w:val="both"/>
        <w:rPr>
          <w:rFonts w:ascii="Arial" w:hAnsi="Arial" w:cs="Arial"/>
        </w:rPr>
      </w:pPr>
      <w:r w:rsidRPr="005A3B5D">
        <w:rPr>
          <w:rFonts w:ascii="Arial" w:hAnsi="Arial" w:cs="Arial"/>
        </w:rPr>
        <w:t xml:space="preserve">Dispersão dos sistemas de informação: apesar da principal fonte de informação de gestão existente no ISEG estar centrada em 2 sistemas (Aquila – Gestão de Alunos – e SAP – Contabilidade e Recursos Humanos), existem outros sistemas onde a informação existente também é relevante mas de difícil acesso, nomeadamente, o </w:t>
      </w:r>
      <w:proofErr w:type="spellStart"/>
      <w:r w:rsidRPr="005A3B5D">
        <w:rPr>
          <w:rFonts w:ascii="Arial" w:hAnsi="Arial" w:cs="Arial"/>
        </w:rPr>
        <w:t>Academ</w:t>
      </w:r>
      <w:proofErr w:type="spellEnd"/>
      <w:r w:rsidRPr="005A3B5D">
        <w:rPr>
          <w:rFonts w:ascii="Arial" w:hAnsi="Arial" w:cs="Arial"/>
        </w:rPr>
        <w:t xml:space="preserve"> (Docentes), a AD (autenticação), JIRA (suporte), Qualidade (sistema de qualidade, sugestões / reclamações), </w:t>
      </w:r>
      <w:proofErr w:type="spellStart"/>
      <w:r w:rsidRPr="005A3B5D">
        <w:rPr>
          <w:rFonts w:ascii="Arial" w:hAnsi="Arial" w:cs="Arial"/>
        </w:rPr>
        <w:t>Sharepoint</w:t>
      </w:r>
      <w:proofErr w:type="spellEnd"/>
      <w:r w:rsidRPr="005A3B5D">
        <w:rPr>
          <w:rFonts w:ascii="Arial" w:hAnsi="Arial" w:cs="Arial"/>
        </w:rPr>
        <w:t xml:space="preserve"> (arquivo), para já não falar dos repositórios de informação locais dos vários departamentos ou mesmo dos vários funcionários.</w:t>
      </w:r>
    </w:p>
    <w:p w14:paraId="7F89BC62" w14:textId="231F1D4F" w:rsidR="005A3B5D" w:rsidRPr="005A3B5D" w:rsidRDefault="005A3B5D" w:rsidP="001E3871">
      <w:pPr>
        <w:pStyle w:val="PargrafodaLista"/>
        <w:numPr>
          <w:ilvl w:val="0"/>
          <w:numId w:val="17"/>
        </w:numPr>
        <w:spacing w:before="100" w:beforeAutospacing="1" w:after="100" w:afterAutospacing="1"/>
        <w:ind w:left="567" w:hanging="283"/>
        <w:jc w:val="both"/>
        <w:rPr>
          <w:rFonts w:ascii="Arial" w:hAnsi="Arial" w:cs="Arial"/>
        </w:rPr>
      </w:pPr>
      <w:r w:rsidRPr="005A3B5D">
        <w:rPr>
          <w:rFonts w:ascii="Arial" w:hAnsi="Arial" w:cs="Arial"/>
        </w:rPr>
        <w:t>Informação redundante e persistência de falhas e/ou incoerências: com a informação distribuída por vários suportes e sistemas, sem que estes comuniquem entre si, é quase impossível garantir que não se encontra repetida várias vezes nas diversas fontes, sendo també</w:t>
      </w:r>
      <w:r>
        <w:rPr>
          <w:rFonts w:ascii="Arial" w:hAnsi="Arial" w:cs="Arial"/>
        </w:rPr>
        <w:t>m</w:t>
      </w:r>
      <w:r w:rsidRPr="005A3B5D">
        <w:rPr>
          <w:rFonts w:ascii="Arial" w:hAnsi="Arial" w:cs="Arial"/>
        </w:rPr>
        <w:t xml:space="preserve"> muito difícil conseguir que essa informação esteja constantemente atualizada e que seja fiável, sendo para isso necessário efetuar muitas vez um </w:t>
      </w:r>
      <w:proofErr w:type="spellStart"/>
      <w:r w:rsidRPr="005A3B5D">
        <w:rPr>
          <w:rFonts w:ascii="Arial" w:hAnsi="Arial" w:cs="Arial"/>
        </w:rPr>
        <w:t>double-check</w:t>
      </w:r>
      <w:proofErr w:type="spellEnd"/>
      <w:r w:rsidRPr="005A3B5D">
        <w:rPr>
          <w:rFonts w:ascii="Arial" w:hAnsi="Arial" w:cs="Arial"/>
        </w:rPr>
        <w:t xml:space="preserve">, com os custos </w:t>
      </w:r>
      <w:r>
        <w:rPr>
          <w:rFonts w:ascii="Arial" w:hAnsi="Arial" w:cs="Arial"/>
        </w:rPr>
        <w:t xml:space="preserve">inerentes </w:t>
      </w:r>
      <w:r w:rsidRPr="005A3B5D">
        <w:rPr>
          <w:rFonts w:ascii="Arial" w:hAnsi="Arial" w:cs="Arial"/>
        </w:rPr>
        <w:t>associados.</w:t>
      </w:r>
    </w:p>
    <w:p w14:paraId="620CE76C" w14:textId="48899D6A" w:rsidR="005A3B5D" w:rsidRPr="005A3B5D" w:rsidRDefault="005A3B5D" w:rsidP="001E3871">
      <w:pPr>
        <w:pStyle w:val="PargrafodaLista"/>
        <w:numPr>
          <w:ilvl w:val="0"/>
          <w:numId w:val="17"/>
        </w:numPr>
        <w:spacing w:before="100" w:beforeAutospacing="1" w:after="100" w:afterAutospacing="1"/>
        <w:ind w:left="567" w:hanging="283"/>
        <w:jc w:val="both"/>
        <w:rPr>
          <w:rFonts w:ascii="Arial" w:hAnsi="Arial" w:cs="Arial"/>
        </w:rPr>
      </w:pPr>
      <w:r w:rsidRPr="005A3B5D">
        <w:rPr>
          <w:rFonts w:ascii="Arial" w:hAnsi="Arial" w:cs="Arial"/>
        </w:rPr>
        <w:t>Recursos humanos afetos a tarefas rotineiras: tendo em conta que a gestão da informação não é efetuada de uma forma central, num repositório único ou acessível através de uma fonte agregadora, é necessário que os meios humanos disponíveis se foquem em tarefas de operação, para obtenção e registo da mesma, em vez de poderem se focar em tarefas com ganhos de produtividade para o ISEG, gerando desta forma custos / desperdícios financeiros bem como desgaste nos seus recursos humanos.</w:t>
      </w:r>
    </w:p>
    <w:p w14:paraId="4210FB12" w14:textId="63D639AD" w:rsidR="005A3B5D" w:rsidRPr="00BF7508" w:rsidRDefault="005A3B5D" w:rsidP="00BF7508">
      <w:pPr>
        <w:pStyle w:val="Standard"/>
        <w:spacing w:after="240" w:line="276" w:lineRule="auto"/>
        <w:jc w:val="both"/>
        <w:rPr>
          <w:rFonts w:ascii="Arial" w:hAnsi="Arial" w:cs="Arial"/>
          <w:sz w:val="22"/>
          <w:szCs w:val="22"/>
        </w:rPr>
      </w:pPr>
      <w:r w:rsidRPr="00BF7508">
        <w:rPr>
          <w:rFonts w:ascii="Arial" w:hAnsi="Arial" w:cs="Arial"/>
          <w:sz w:val="22"/>
          <w:szCs w:val="22"/>
        </w:rPr>
        <w:t>No intuito de colmatar estas deficiências, a implementação de</w:t>
      </w:r>
      <w:r w:rsidR="00BF7508">
        <w:rPr>
          <w:rFonts w:ascii="Arial" w:hAnsi="Arial" w:cs="Arial"/>
          <w:sz w:val="22"/>
          <w:szCs w:val="22"/>
        </w:rPr>
        <w:t>sta</w:t>
      </w:r>
      <w:r w:rsidRPr="00BF7508">
        <w:rPr>
          <w:rFonts w:ascii="Arial" w:hAnsi="Arial" w:cs="Arial"/>
          <w:sz w:val="22"/>
          <w:szCs w:val="22"/>
        </w:rPr>
        <w:t xml:space="preserve"> solução é o passo natural, e a evolução lógica dos sistemas de informação do ISEG, com vista a otimizar recursos e processos, bem como a eliminar entropia, duplicação de informação, processos redundantes, e os custos elevados a isso associados.</w:t>
      </w:r>
    </w:p>
    <w:p w14:paraId="2C6FA07A" w14:textId="77777777" w:rsidR="00BF7508" w:rsidRPr="00BF7508" w:rsidRDefault="00BF7508" w:rsidP="00BF7508">
      <w:pPr>
        <w:pStyle w:val="Standard"/>
        <w:spacing w:after="240" w:line="276" w:lineRule="auto"/>
        <w:jc w:val="both"/>
        <w:rPr>
          <w:rFonts w:ascii="Arial" w:hAnsi="Arial" w:cs="Arial"/>
          <w:sz w:val="22"/>
          <w:szCs w:val="22"/>
        </w:rPr>
      </w:pPr>
    </w:p>
    <w:p w14:paraId="0413A22C" w14:textId="70DB9DD8" w:rsidR="00442D7E" w:rsidRPr="00BF7508" w:rsidRDefault="00BF7508" w:rsidP="00BF7508">
      <w:pPr>
        <w:pStyle w:val="Standard"/>
        <w:spacing w:after="240" w:line="276" w:lineRule="auto"/>
        <w:ind w:left="284"/>
        <w:jc w:val="both"/>
        <w:rPr>
          <w:rFonts w:ascii="Arial" w:hAnsi="Arial" w:cs="Arial"/>
          <w:sz w:val="22"/>
          <w:szCs w:val="22"/>
        </w:rPr>
      </w:pPr>
      <w:r w:rsidRPr="00BF7508">
        <w:rPr>
          <w:rFonts w:ascii="Arial" w:eastAsia="Arial" w:hAnsi="Arial" w:cs="Arial"/>
          <w:b/>
          <w:color w:val="31849B"/>
          <w:sz w:val="22"/>
          <w:szCs w:val="22"/>
        </w:rPr>
        <w:t>5.6 Critérios Específicos de Elegibilidade</w:t>
      </w:r>
    </w:p>
    <w:p w14:paraId="168E7E72" w14:textId="732BF157" w:rsidR="00BF7508" w:rsidRPr="00BF7508" w:rsidRDefault="00BF7508" w:rsidP="00D30A82">
      <w:pPr>
        <w:jc w:val="both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Em relação às condições específicas de elegibilidade previstas no Ponto 6.2 do Aviso temos o seguinte </w:t>
      </w:r>
      <w:r w:rsidRPr="00BF7508">
        <w:rPr>
          <w:rFonts w:ascii="Arial" w:eastAsia="Arial" w:hAnsi="Arial" w:cs="Arial"/>
        </w:rPr>
        <w:t>enquadramento:</w:t>
      </w:r>
    </w:p>
    <w:p w14:paraId="50D0834E" w14:textId="77777777" w:rsidR="001919E4" w:rsidRPr="005216A2" w:rsidRDefault="001919E4" w:rsidP="001919E4">
      <w:pPr>
        <w:pStyle w:val="Default"/>
        <w:spacing w:after="240" w:line="276" w:lineRule="auto"/>
        <w:jc w:val="both"/>
        <w:rPr>
          <w:ins w:id="712" w:author="João Carlos Rodrigue" w:date="2020-06-13T13:08:00Z"/>
          <w:rFonts w:ascii="Arial" w:eastAsia="Arial" w:hAnsi="Arial" w:cs="Arial"/>
        </w:rPr>
      </w:pPr>
      <w:ins w:id="713" w:author="João Carlos Rodrigue" w:date="2020-06-13T13:08:00Z">
        <w:r w:rsidRPr="00D465E7">
          <w:rPr>
            <w:rFonts w:ascii="Arial" w:eastAsia="Arial" w:hAnsi="Arial" w:cs="Arial"/>
            <w:i/>
            <w:iCs/>
            <w:sz w:val="22"/>
            <w:szCs w:val="22"/>
          </w:rPr>
          <w:t xml:space="preserve">a) </w:t>
        </w:r>
        <w:r w:rsidRPr="00CB4BC1">
          <w:rPr>
            <w:rFonts w:ascii="Arial" w:eastAsia="Arial" w:hAnsi="Arial" w:cs="Arial"/>
            <w:sz w:val="22"/>
            <w:szCs w:val="22"/>
          </w:rPr>
          <w:t>Este critério é incorporado n</w:t>
        </w:r>
        <w:r>
          <w:rPr>
            <w:rFonts w:ascii="Arial" w:eastAsia="Arial" w:hAnsi="Arial" w:cs="Arial"/>
          </w:rPr>
          <w:t>a</w:t>
        </w:r>
        <w:r w:rsidRPr="00CB4BC1">
          <w:rPr>
            <w:rFonts w:ascii="Arial" w:eastAsia="Arial" w:hAnsi="Arial" w:cs="Arial"/>
            <w:sz w:val="22"/>
            <w:szCs w:val="22"/>
          </w:rPr>
          <w:t xml:space="preserve"> </w:t>
        </w:r>
        <w:r>
          <w:rPr>
            <w:rFonts w:ascii="Arial" w:eastAsia="Arial" w:hAnsi="Arial" w:cs="Arial"/>
          </w:rPr>
          <w:t>presente operação</w:t>
        </w:r>
        <w:r w:rsidRPr="00CB4BC1">
          <w:rPr>
            <w:rFonts w:ascii="Arial" w:eastAsia="Arial" w:hAnsi="Arial" w:cs="Arial"/>
            <w:sz w:val="22"/>
            <w:szCs w:val="22"/>
          </w:rPr>
          <w:t xml:space="preserve">, nomeadamente i) e </w:t>
        </w:r>
        <w:proofErr w:type="spellStart"/>
        <w:r w:rsidRPr="00CB4BC1">
          <w:rPr>
            <w:rFonts w:ascii="Arial" w:eastAsia="Arial" w:hAnsi="Arial" w:cs="Arial"/>
            <w:sz w:val="22"/>
            <w:szCs w:val="22"/>
          </w:rPr>
          <w:t>ii</w:t>
        </w:r>
        <w:proofErr w:type="spellEnd"/>
        <w:r w:rsidRPr="00CB4BC1">
          <w:rPr>
            <w:rFonts w:ascii="Arial" w:eastAsia="Arial" w:hAnsi="Arial" w:cs="Arial"/>
            <w:sz w:val="22"/>
            <w:szCs w:val="22"/>
          </w:rPr>
          <w:t>), pela integração transversal com a Universidade de Lisboa e com outros Institutos e Faculdades desta Universidade, pela disponibilização e consumo de dados provenientes das mesmas entidades e pela utilização da plataforma de pagamentos da Administração Pública.</w:t>
        </w:r>
      </w:ins>
    </w:p>
    <w:p w14:paraId="6A4A2D50" w14:textId="77777777" w:rsidR="001919E4" w:rsidRDefault="001919E4" w:rsidP="001919E4">
      <w:pPr>
        <w:jc w:val="both"/>
        <w:rPr>
          <w:ins w:id="714" w:author="João Carlos Rodrigue" w:date="2020-06-13T13:08:00Z"/>
          <w:rFonts w:ascii="Arial" w:eastAsia="Arial" w:hAnsi="Arial" w:cs="Arial"/>
        </w:rPr>
      </w:pPr>
      <w:ins w:id="715" w:author="João Carlos Rodrigue" w:date="2020-06-13T13:08:00Z">
        <w:r>
          <w:rPr>
            <w:rFonts w:ascii="Arial" w:eastAsia="Arial" w:hAnsi="Arial" w:cs="Arial"/>
            <w:i/>
          </w:rPr>
          <w:lastRenderedPageBreak/>
          <w:t>b</w:t>
        </w:r>
        <w:r w:rsidRPr="009B7777">
          <w:rPr>
            <w:rFonts w:ascii="Arial" w:eastAsia="Arial" w:hAnsi="Arial" w:cs="Arial"/>
            <w:i/>
          </w:rPr>
          <w:t xml:space="preserve">) </w:t>
        </w:r>
        <w:r>
          <w:rPr>
            <w:rFonts w:ascii="Arial" w:eastAsia="Arial" w:hAnsi="Arial" w:cs="Arial"/>
          </w:rPr>
          <w:t>E</w:t>
        </w:r>
        <w:r w:rsidRPr="009B7777">
          <w:rPr>
            <w:rFonts w:ascii="Arial" w:eastAsia="Arial" w:hAnsi="Arial" w:cs="Arial"/>
          </w:rPr>
          <w:t xml:space="preserve">ste critério </w:t>
        </w:r>
        <w:r>
          <w:rPr>
            <w:rFonts w:ascii="Arial" w:eastAsia="Arial" w:hAnsi="Arial" w:cs="Arial"/>
          </w:rPr>
          <w:t xml:space="preserve">de cumprimento do RNID </w:t>
        </w:r>
        <w:r w:rsidRPr="009B7777">
          <w:rPr>
            <w:rFonts w:ascii="Arial" w:eastAsia="Arial" w:hAnsi="Arial" w:cs="Arial"/>
          </w:rPr>
          <w:t>é contemplado pelos processos inerentes ao Arquivo Digital de Conhecimento nomeadamente pela produção e divulgação de informação, no âmbito dos sistemas de informação e respetivas componentes aplicacionais financiados, serem asseguradas através de dados abertos</w:t>
        </w:r>
        <w:r>
          <w:rPr>
            <w:rFonts w:ascii="Arial" w:eastAsia="Arial" w:hAnsi="Arial" w:cs="Arial"/>
          </w:rPr>
          <w:t>.</w:t>
        </w:r>
      </w:ins>
    </w:p>
    <w:p w14:paraId="3AB93812" w14:textId="77777777" w:rsidR="001919E4" w:rsidRPr="004E5917" w:rsidRDefault="001919E4" w:rsidP="001919E4">
      <w:pPr>
        <w:pStyle w:val="Default"/>
        <w:spacing w:line="276" w:lineRule="auto"/>
        <w:jc w:val="both"/>
        <w:rPr>
          <w:ins w:id="716" w:author="João Carlos Rodrigue" w:date="2020-06-13T13:08:00Z"/>
          <w:rFonts w:ascii="Arial" w:hAnsi="Arial" w:cs="Arial"/>
          <w:sz w:val="22"/>
          <w:szCs w:val="22"/>
        </w:rPr>
      </w:pPr>
      <w:ins w:id="717" w:author="João Carlos Rodrigue" w:date="2020-06-13T13:08:00Z">
        <w:r w:rsidRPr="00D465E7">
          <w:rPr>
            <w:rFonts w:ascii="Arial" w:hAnsi="Arial" w:cs="Arial"/>
            <w:i/>
            <w:iCs/>
            <w:sz w:val="22"/>
            <w:szCs w:val="22"/>
          </w:rPr>
          <w:t xml:space="preserve">d) </w:t>
        </w:r>
        <w:bookmarkStart w:id="718" w:name="_heading=h.1t3h5sf"/>
        <w:bookmarkEnd w:id="718"/>
        <w:r w:rsidRPr="00CB4BC1">
          <w:rPr>
            <w:rFonts w:ascii="Arial" w:eastAsia="Arial" w:hAnsi="Arial" w:cs="Arial"/>
            <w:sz w:val="22"/>
            <w:szCs w:val="22"/>
          </w:rPr>
          <w:t xml:space="preserve">O critério de </w:t>
        </w:r>
        <w:r w:rsidRPr="00CB4BC1">
          <w:rPr>
            <w:rFonts w:ascii="Arial" w:hAnsi="Arial" w:cs="Arial"/>
            <w:sz w:val="22"/>
            <w:szCs w:val="22"/>
          </w:rPr>
          <w:t xml:space="preserve">cumprimento dos Requisitos de Arquitetura de Segurança das Redes e Sistemas de Informação, definidos pelo Centro Nacional de </w:t>
        </w:r>
        <w:proofErr w:type="spellStart"/>
        <w:r w:rsidRPr="00CB4BC1">
          <w:rPr>
            <w:rFonts w:ascii="Arial" w:hAnsi="Arial" w:cs="Arial"/>
            <w:sz w:val="22"/>
            <w:szCs w:val="22"/>
          </w:rPr>
          <w:t>Cibersegurança</w:t>
        </w:r>
        <w:proofErr w:type="spellEnd"/>
        <w:r w:rsidRPr="00CB4BC1">
          <w:rPr>
            <w:rFonts w:ascii="Arial" w:eastAsia="Arial" w:hAnsi="Arial" w:cs="Arial"/>
            <w:sz w:val="22"/>
            <w:szCs w:val="22"/>
          </w:rPr>
          <w:t xml:space="preserve"> é incorporado nos processos do </w:t>
        </w:r>
        <w:r w:rsidRPr="004E5917">
          <w:rPr>
            <w:rFonts w:ascii="Arial" w:eastAsia="Arial" w:hAnsi="Arial" w:cs="Arial"/>
            <w:b/>
            <w:bCs/>
            <w:color w:val="548DD4" w:themeColor="text2" w:themeTint="99"/>
            <w:sz w:val="22"/>
            <w:szCs w:val="22"/>
          </w:rPr>
          <w:t>#Workflow</w:t>
        </w:r>
        <w:r w:rsidRPr="00CB4BC1">
          <w:rPr>
            <w:rFonts w:ascii="Arial" w:eastAsia="Arial" w:hAnsi="Arial" w:cs="Arial"/>
            <w:sz w:val="22"/>
            <w:szCs w:val="22"/>
          </w:rPr>
          <w:t xml:space="preserve">, nomeadamente pelo fato de utilizar sessões seguras com protocolo de Segurança; não utilizar credenciais em </w:t>
        </w:r>
        <w:proofErr w:type="spellStart"/>
        <w:r w:rsidRPr="00CB4BC1">
          <w:rPr>
            <w:rFonts w:ascii="Arial" w:eastAsia="Arial" w:hAnsi="Arial" w:cs="Arial"/>
            <w:sz w:val="22"/>
            <w:szCs w:val="22"/>
          </w:rPr>
          <w:t>plain</w:t>
        </w:r>
        <w:proofErr w:type="spellEnd"/>
        <w:r w:rsidRPr="00CB4BC1">
          <w:rPr>
            <w:rFonts w:ascii="Arial" w:eastAsia="Arial" w:hAnsi="Arial" w:cs="Arial"/>
            <w:sz w:val="22"/>
            <w:szCs w:val="22"/>
          </w:rPr>
          <w:t xml:space="preserve"> </w:t>
        </w:r>
        <w:proofErr w:type="spellStart"/>
        <w:r w:rsidRPr="00CB4BC1">
          <w:rPr>
            <w:rFonts w:ascii="Arial" w:eastAsia="Arial" w:hAnsi="Arial" w:cs="Arial"/>
            <w:sz w:val="22"/>
            <w:szCs w:val="22"/>
          </w:rPr>
          <w:t>text</w:t>
        </w:r>
        <w:proofErr w:type="spellEnd"/>
        <w:r w:rsidRPr="00CB4BC1">
          <w:rPr>
            <w:rFonts w:ascii="Arial" w:eastAsia="Arial" w:hAnsi="Arial" w:cs="Arial"/>
            <w:sz w:val="22"/>
            <w:szCs w:val="22"/>
          </w:rPr>
          <w:t xml:space="preserve">, quer no código quer em ficheiros de configuração; garantir que a palavra-passe tem um nível de complexidade adequado; definir processo de renovação de conta do utilizador, de acordo com os mesmos requisitos de segurança da criação do mesmo, não </w:t>
        </w:r>
        <w:r w:rsidRPr="004E5917">
          <w:rPr>
            <w:rFonts w:ascii="Arial" w:eastAsia="Arial" w:hAnsi="Arial" w:cs="Arial"/>
            <w:sz w:val="22"/>
            <w:szCs w:val="22"/>
          </w:rPr>
          <w:t>devendo ter um ciclo de vida superior a 180 dias; garantir a implementação de mecanismos de proteção da informação em função da sua relevância e criticidade através de:</w:t>
        </w:r>
      </w:ins>
    </w:p>
    <w:p w14:paraId="6EA8D47E" w14:textId="77777777" w:rsidR="001919E4" w:rsidRDefault="001919E4" w:rsidP="001919E4">
      <w:pPr>
        <w:numPr>
          <w:ilvl w:val="0"/>
          <w:numId w:val="3"/>
        </w:numPr>
        <w:spacing w:after="0"/>
        <w:ind w:left="567" w:hanging="283"/>
        <w:jc w:val="both"/>
        <w:rPr>
          <w:ins w:id="719" w:author="João Carlos Rodrigue" w:date="2020-06-13T13:08:00Z"/>
          <w:rFonts w:ascii="Arial" w:eastAsia="Arial" w:hAnsi="Arial" w:cs="Arial"/>
          <w:color w:val="000000"/>
        </w:rPr>
      </w:pPr>
      <w:ins w:id="720" w:author="João Carlos Rodrigue" w:date="2020-06-13T13:08:00Z">
        <w:r w:rsidRPr="004E5917">
          <w:rPr>
            <w:rFonts w:ascii="Arial" w:eastAsia="Arial" w:hAnsi="Arial" w:cs="Arial"/>
            <w:color w:val="000000"/>
          </w:rPr>
          <w:t xml:space="preserve">Deteção de ameaças na defesa perimétrica do sistema (por exemplo, regras definidas </w:t>
        </w:r>
        <w:proofErr w:type="gramStart"/>
        <w:r w:rsidRPr="004E5917">
          <w:rPr>
            <w:rFonts w:ascii="Arial" w:eastAsia="Arial" w:hAnsi="Arial" w:cs="Arial"/>
            <w:color w:val="000000"/>
          </w:rPr>
          <w:t>nas firewall</w:t>
        </w:r>
        <w:proofErr w:type="gramEnd"/>
        <w:r w:rsidRPr="004E5917">
          <w:rPr>
            <w:rFonts w:ascii="Arial" w:eastAsia="Arial" w:hAnsi="Arial" w:cs="Arial"/>
            <w:color w:val="000000"/>
          </w:rPr>
          <w:t xml:space="preserve">, </w:t>
        </w:r>
        <w:proofErr w:type="spellStart"/>
        <w:r w:rsidRPr="004E5917">
          <w:rPr>
            <w:rFonts w:ascii="Arial" w:eastAsia="Arial" w:hAnsi="Arial" w:cs="Arial"/>
            <w:color w:val="000000"/>
          </w:rPr>
          <w:t>Intrusion</w:t>
        </w:r>
        <w:proofErr w:type="spellEnd"/>
        <w:r w:rsidRPr="004E5917">
          <w:rPr>
            <w:rFonts w:ascii="Arial" w:eastAsia="Arial" w:hAnsi="Arial" w:cs="Arial"/>
            <w:color w:val="000000"/>
          </w:rPr>
          <w:t xml:space="preserve"> </w:t>
        </w:r>
        <w:proofErr w:type="spellStart"/>
        <w:r w:rsidRPr="004E5917">
          <w:rPr>
            <w:rFonts w:ascii="Arial" w:eastAsia="Arial" w:hAnsi="Arial" w:cs="Arial"/>
            <w:color w:val="000000"/>
          </w:rPr>
          <w:t>Detection</w:t>
        </w:r>
        <w:proofErr w:type="spellEnd"/>
        <w:r w:rsidRPr="004E5917">
          <w:rPr>
            <w:rFonts w:ascii="Arial" w:eastAsia="Arial" w:hAnsi="Arial" w:cs="Arial"/>
            <w:color w:val="000000"/>
          </w:rPr>
          <w:t xml:space="preserve"> </w:t>
        </w:r>
        <w:proofErr w:type="spellStart"/>
        <w:r w:rsidRPr="004E5917">
          <w:rPr>
            <w:rFonts w:ascii="Arial" w:eastAsia="Arial" w:hAnsi="Arial" w:cs="Arial"/>
            <w:color w:val="000000"/>
          </w:rPr>
          <w:t>System</w:t>
        </w:r>
        <w:proofErr w:type="spellEnd"/>
        <w:r w:rsidRPr="004E5917">
          <w:rPr>
            <w:rFonts w:ascii="Arial" w:eastAsia="Arial" w:hAnsi="Arial" w:cs="Arial"/>
            <w:color w:val="000000"/>
          </w:rPr>
          <w:t>- IDS, etc.);</w:t>
        </w:r>
      </w:ins>
    </w:p>
    <w:p w14:paraId="5DECCA53" w14:textId="77777777" w:rsidR="001919E4" w:rsidRPr="004E5917" w:rsidRDefault="001919E4" w:rsidP="001919E4">
      <w:pPr>
        <w:numPr>
          <w:ilvl w:val="0"/>
          <w:numId w:val="3"/>
        </w:numPr>
        <w:ind w:left="567" w:hanging="283"/>
        <w:jc w:val="both"/>
        <w:rPr>
          <w:ins w:id="721" w:author="João Carlos Rodrigue" w:date="2020-06-13T13:08:00Z"/>
          <w:rFonts w:ascii="Arial" w:eastAsia="Arial" w:hAnsi="Arial" w:cs="Arial"/>
          <w:color w:val="000000"/>
        </w:rPr>
      </w:pPr>
      <w:ins w:id="722" w:author="João Carlos Rodrigue" w:date="2020-06-13T13:08:00Z">
        <w:r w:rsidRPr="004E5917">
          <w:rPr>
            <w:rFonts w:ascii="Arial" w:eastAsia="Arial" w:hAnsi="Arial" w:cs="Arial"/>
            <w:color w:val="000000"/>
          </w:rPr>
          <w:t xml:space="preserve">Mecanismo de cifra ponto a ponto sempre que houver necessidade de aceder remotamente ao FE (e apenas a esta camada), como por exemplo com recurso à tecnologia Virtual </w:t>
        </w:r>
        <w:proofErr w:type="spellStart"/>
        <w:r w:rsidRPr="004E5917">
          <w:rPr>
            <w:rFonts w:ascii="Arial" w:eastAsia="Arial" w:hAnsi="Arial" w:cs="Arial"/>
            <w:color w:val="000000"/>
          </w:rPr>
          <w:t>Private</w:t>
        </w:r>
        <w:proofErr w:type="spellEnd"/>
        <w:r w:rsidRPr="004E5917">
          <w:rPr>
            <w:rFonts w:ascii="Arial" w:eastAsia="Arial" w:hAnsi="Arial" w:cs="Arial"/>
            <w:color w:val="000000"/>
          </w:rPr>
          <w:t xml:space="preserve"> Network (VPN).</w:t>
        </w:r>
      </w:ins>
    </w:p>
    <w:p w14:paraId="601AC95D" w14:textId="77777777" w:rsidR="001919E4" w:rsidRPr="004211C7" w:rsidRDefault="001919E4" w:rsidP="001919E4">
      <w:pPr>
        <w:pStyle w:val="Default"/>
        <w:spacing w:after="240" w:line="276" w:lineRule="auto"/>
        <w:jc w:val="both"/>
        <w:rPr>
          <w:ins w:id="723" w:author="João Carlos Rodrigue" w:date="2020-06-13T13:08:00Z"/>
          <w:rFonts w:ascii="Arial" w:hAnsi="Arial" w:cs="Arial"/>
          <w:sz w:val="22"/>
          <w:szCs w:val="22"/>
        </w:rPr>
      </w:pPr>
      <w:ins w:id="724" w:author="João Carlos Rodrigue" w:date="2020-06-13T13:08:00Z">
        <w:r>
          <w:t xml:space="preserve">e) </w:t>
        </w:r>
        <w:r>
          <w:rPr>
            <w:rFonts w:ascii="Arial" w:eastAsia="Arial" w:hAnsi="Arial" w:cs="Arial"/>
            <w:sz w:val="22"/>
            <w:szCs w:val="22"/>
          </w:rPr>
          <w:t>E</w:t>
        </w:r>
        <w:r w:rsidRPr="004211C7">
          <w:rPr>
            <w:rFonts w:ascii="Arial" w:eastAsia="Arial" w:hAnsi="Arial" w:cs="Arial"/>
            <w:sz w:val="22"/>
            <w:szCs w:val="22"/>
          </w:rPr>
          <w:t>ste critério é incorporado nos processos d</w:t>
        </w:r>
        <w:r>
          <w:rPr>
            <w:rFonts w:ascii="Arial" w:eastAsia="Arial" w:hAnsi="Arial" w:cs="Arial"/>
            <w:sz w:val="22"/>
            <w:szCs w:val="22"/>
          </w:rPr>
          <w:t>e</w:t>
        </w:r>
        <w:r w:rsidRPr="004211C7">
          <w:rPr>
            <w:rFonts w:ascii="Arial" w:eastAsia="Arial" w:hAnsi="Arial" w:cs="Arial"/>
            <w:sz w:val="22"/>
            <w:szCs w:val="22"/>
          </w:rPr>
          <w:t xml:space="preserve"> </w:t>
        </w:r>
        <w:r>
          <w:rPr>
            <w:rFonts w:ascii="Arial" w:eastAsia="Arial" w:hAnsi="Arial" w:cs="Arial"/>
            <w:sz w:val="22"/>
            <w:szCs w:val="22"/>
          </w:rPr>
          <w:t>Gestão Documental</w:t>
        </w:r>
        <w:r w:rsidRPr="004211C7">
          <w:rPr>
            <w:rFonts w:ascii="Arial" w:eastAsia="Arial" w:hAnsi="Arial" w:cs="Arial"/>
            <w:sz w:val="22"/>
            <w:szCs w:val="22"/>
          </w:rPr>
          <w:t>, nomeadamente</w:t>
        </w:r>
        <w:r>
          <w:rPr>
            <w:rFonts w:ascii="Arial" w:eastAsia="Arial" w:hAnsi="Arial" w:cs="Arial"/>
            <w:sz w:val="22"/>
            <w:szCs w:val="22"/>
          </w:rPr>
          <w:t>,</w:t>
        </w:r>
        <w:r w:rsidRPr="004211C7">
          <w:rPr>
            <w:rFonts w:ascii="Arial" w:eastAsia="Arial" w:hAnsi="Arial" w:cs="Arial"/>
            <w:sz w:val="22"/>
            <w:szCs w:val="22"/>
          </w:rPr>
          <w:t xml:space="preserve"> pela utilização de mecanismos de identificação eletrónica – cartão de cidadão</w:t>
        </w:r>
        <w:r>
          <w:rPr>
            <w:rFonts w:ascii="Arial" w:eastAsia="Arial" w:hAnsi="Arial" w:cs="Arial"/>
            <w:sz w:val="22"/>
            <w:szCs w:val="22"/>
          </w:rPr>
          <w:t xml:space="preserve"> e</w:t>
        </w:r>
        <w:r w:rsidRPr="004211C7">
          <w:rPr>
            <w:rFonts w:ascii="Arial" w:eastAsia="Arial" w:hAnsi="Arial" w:cs="Arial"/>
            <w:sz w:val="22"/>
            <w:szCs w:val="22"/>
          </w:rPr>
          <w:t xml:space="preserve"> chave móvel digital</w:t>
        </w:r>
        <w:r>
          <w:rPr>
            <w:rFonts w:ascii="Arial" w:eastAsia="Arial" w:hAnsi="Arial" w:cs="Arial"/>
            <w:sz w:val="22"/>
            <w:szCs w:val="22"/>
          </w:rPr>
          <w:t>.</w:t>
        </w:r>
      </w:ins>
    </w:p>
    <w:p w14:paraId="7EABCE3F" w14:textId="77777777" w:rsidR="001919E4" w:rsidRPr="00EC59D8" w:rsidRDefault="001919E4" w:rsidP="001919E4">
      <w:pPr>
        <w:pStyle w:val="Default"/>
        <w:spacing w:after="240" w:line="276" w:lineRule="auto"/>
        <w:jc w:val="both"/>
        <w:rPr>
          <w:ins w:id="725" w:author="João Carlos Rodrigue" w:date="2020-06-13T13:08:00Z"/>
          <w:rFonts w:ascii="Arial" w:hAnsi="Arial" w:cs="Arial"/>
          <w:sz w:val="22"/>
          <w:szCs w:val="22"/>
        </w:rPr>
      </w:pPr>
      <w:ins w:id="726" w:author="João Carlos Rodrigue" w:date="2020-06-13T13:08:00Z">
        <w:r w:rsidRPr="00CC1787">
          <w:rPr>
            <w:rFonts w:ascii="Arial" w:hAnsi="Arial" w:cs="Arial"/>
            <w:i/>
            <w:iCs/>
            <w:sz w:val="22"/>
            <w:szCs w:val="22"/>
          </w:rPr>
          <w:t xml:space="preserve">g) </w:t>
        </w:r>
        <w:r>
          <w:rPr>
            <w:rFonts w:ascii="Arial" w:hAnsi="Arial" w:cs="Arial"/>
            <w:sz w:val="22"/>
            <w:szCs w:val="22"/>
          </w:rPr>
          <w:t>E</w:t>
        </w:r>
        <w:r w:rsidRPr="00AE0BA4">
          <w:rPr>
            <w:rFonts w:ascii="Arial" w:hAnsi="Arial" w:cs="Arial"/>
            <w:sz w:val="22"/>
            <w:szCs w:val="22"/>
          </w:rPr>
          <w:t>stá previst</w:t>
        </w:r>
        <w:r>
          <w:rPr>
            <w:rFonts w:ascii="Arial" w:hAnsi="Arial" w:cs="Arial"/>
            <w:sz w:val="22"/>
            <w:szCs w:val="22"/>
          </w:rPr>
          <w:t>a</w:t>
        </w:r>
        <w:r w:rsidRPr="00AE0BA4">
          <w:rPr>
            <w:rFonts w:ascii="Arial" w:hAnsi="Arial" w:cs="Arial"/>
            <w:sz w:val="22"/>
            <w:szCs w:val="22"/>
          </w:rPr>
          <w:t xml:space="preserve"> </w:t>
        </w:r>
        <w:r>
          <w:rPr>
            <w:rFonts w:ascii="Arial" w:eastAsia="Arial" w:hAnsi="Arial" w:cs="Arial"/>
            <w:sz w:val="22"/>
            <w:szCs w:val="22"/>
          </w:rPr>
          <w:t>a sua integração com o Catálogo de Entidades e Serviços.</w:t>
        </w:r>
      </w:ins>
    </w:p>
    <w:p w14:paraId="20144272" w14:textId="77777777" w:rsidR="001919E4" w:rsidRPr="005216A2" w:rsidRDefault="001919E4" w:rsidP="001919E4">
      <w:pPr>
        <w:pStyle w:val="Default"/>
        <w:spacing w:after="240" w:line="276" w:lineRule="auto"/>
        <w:jc w:val="both"/>
        <w:rPr>
          <w:ins w:id="727" w:author="João Carlos Rodrigue" w:date="2020-06-13T13:08:00Z"/>
          <w:rFonts w:ascii="Arial" w:hAnsi="Arial" w:cs="Arial"/>
          <w:sz w:val="22"/>
          <w:szCs w:val="22"/>
        </w:rPr>
      </w:pPr>
      <w:ins w:id="728" w:author="João Carlos Rodrigue" w:date="2020-06-13T13:08:00Z">
        <w:r w:rsidRPr="004211C7">
          <w:rPr>
            <w:rFonts w:ascii="Arial" w:hAnsi="Arial" w:cs="Arial"/>
            <w:i/>
            <w:iCs/>
            <w:sz w:val="22"/>
            <w:szCs w:val="22"/>
          </w:rPr>
          <w:t xml:space="preserve">k) </w:t>
        </w:r>
        <w:r>
          <w:rPr>
            <w:rFonts w:ascii="Arial" w:eastAsia="Arial" w:hAnsi="Arial" w:cs="Arial"/>
            <w:sz w:val="22"/>
            <w:szCs w:val="22"/>
          </w:rPr>
          <w:t>A adoção de soluções de software livre ou realização de estudos de TCO</w:t>
        </w:r>
        <w:r w:rsidRPr="004211C7">
          <w:rPr>
            <w:rFonts w:ascii="Arial" w:eastAsia="Arial" w:hAnsi="Arial" w:cs="Arial"/>
            <w:sz w:val="22"/>
            <w:szCs w:val="22"/>
          </w:rPr>
          <w:t xml:space="preserve"> </w:t>
        </w:r>
        <w:r>
          <w:rPr>
            <w:rFonts w:ascii="Arial" w:eastAsia="Arial" w:hAnsi="Arial" w:cs="Arial"/>
            <w:sz w:val="22"/>
            <w:szCs w:val="22"/>
          </w:rPr>
          <w:t>encontra-se</w:t>
        </w:r>
        <w:r w:rsidRPr="004211C7">
          <w:rPr>
            <w:rFonts w:ascii="Arial" w:eastAsia="Arial" w:hAnsi="Arial" w:cs="Arial"/>
            <w:sz w:val="22"/>
            <w:szCs w:val="22"/>
          </w:rPr>
          <w:t xml:space="preserve"> </w:t>
        </w:r>
        <w:r>
          <w:rPr>
            <w:rFonts w:ascii="Arial" w:eastAsia="Arial" w:hAnsi="Arial" w:cs="Arial"/>
            <w:sz w:val="22"/>
            <w:szCs w:val="22"/>
          </w:rPr>
          <w:t>prevista</w:t>
        </w:r>
        <w:r w:rsidRPr="004211C7">
          <w:rPr>
            <w:rFonts w:ascii="Arial" w:eastAsia="Arial" w:hAnsi="Arial" w:cs="Arial"/>
            <w:sz w:val="22"/>
            <w:szCs w:val="22"/>
          </w:rPr>
          <w:t xml:space="preserve"> </w:t>
        </w:r>
        <w:r>
          <w:rPr>
            <w:rFonts w:ascii="Arial" w:eastAsia="Arial" w:hAnsi="Arial" w:cs="Arial"/>
            <w:sz w:val="22"/>
            <w:szCs w:val="22"/>
          </w:rPr>
          <w:t>nesta operação</w:t>
        </w:r>
        <w:r w:rsidRPr="004211C7">
          <w:rPr>
            <w:rFonts w:ascii="Arial" w:eastAsia="Arial" w:hAnsi="Arial" w:cs="Arial"/>
            <w:sz w:val="22"/>
            <w:szCs w:val="22"/>
          </w:rPr>
          <w:t>, nomeadamente, através de análise da solução a adotar</w:t>
        </w:r>
        <w:r>
          <w:rPr>
            <w:rFonts w:ascii="Arial" w:eastAsia="Arial" w:hAnsi="Arial" w:cs="Arial"/>
            <w:sz w:val="22"/>
            <w:szCs w:val="22"/>
          </w:rPr>
          <w:t>.</w:t>
        </w:r>
      </w:ins>
    </w:p>
    <w:p w14:paraId="4445D71F" w14:textId="77777777" w:rsidR="001919E4" w:rsidRPr="004211C7" w:rsidRDefault="001919E4" w:rsidP="001919E4">
      <w:pPr>
        <w:pStyle w:val="Default"/>
        <w:spacing w:after="240" w:line="276" w:lineRule="auto"/>
        <w:jc w:val="both"/>
        <w:rPr>
          <w:ins w:id="729" w:author="João Carlos Rodrigue" w:date="2020-06-13T13:08:00Z"/>
          <w:rFonts w:ascii="Arial" w:hAnsi="Arial" w:cs="Arial"/>
          <w:sz w:val="22"/>
          <w:szCs w:val="22"/>
        </w:rPr>
      </w:pPr>
      <w:ins w:id="730" w:author="João Carlos Rodrigue" w:date="2020-06-13T13:08:00Z">
        <w:r w:rsidRPr="004211C7">
          <w:rPr>
            <w:rFonts w:ascii="Arial" w:eastAsia="Arial" w:hAnsi="Arial" w:cs="Arial"/>
            <w:i/>
            <w:iCs/>
            <w:sz w:val="22"/>
            <w:szCs w:val="22"/>
          </w:rPr>
          <w:t xml:space="preserve">l) </w:t>
        </w:r>
        <w:r>
          <w:rPr>
            <w:rFonts w:ascii="Arial" w:eastAsia="Arial" w:hAnsi="Arial" w:cs="Arial"/>
            <w:sz w:val="22"/>
            <w:szCs w:val="22"/>
          </w:rPr>
          <w:t>E</w:t>
        </w:r>
        <w:r w:rsidRPr="004211C7">
          <w:rPr>
            <w:rFonts w:ascii="Arial" w:eastAsia="Arial" w:hAnsi="Arial" w:cs="Arial"/>
            <w:sz w:val="22"/>
            <w:szCs w:val="22"/>
          </w:rPr>
          <w:t>ste critério é incorporado n</w:t>
        </w:r>
        <w:r>
          <w:rPr>
            <w:rFonts w:ascii="Arial" w:eastAsia="Arial" w:hAnsi="Arial" w:cs="Arial"/>
            <w:sz w:val="22"/>
            <w:szCs w:val="22"/>
          </w:rPr>
          <w:t>a</w:t>
        </w:r>
        <w:r w:rsidRPr="004211C7">
          <w:rPr>
            <w:rFonts w:ascii="Arial" w:eastAsia="Arial" w:hAnsi="Arial" w:cs="Arial"/>
            <w:sz w:val="22"/>
            <w:szCs w:val="22"/>
          </w:rPr>
          <w:t xml:space="preserve"> </w:t>
        </w:r>
        <w:r>
          <w:rPr>
            <w:rFonts w:ascii="Arial" w:eastAsia="Arial" w:hAnsi="Arial" w:cs="Arial"/>
            <w:sz w:val="22"/>
            <w:szCs w:val="22"/>
          </w:rPr>
          <w:t>presente operação</w:t>
        </w:r>
        <w:r w:rsidRPr="004211C7">
          <w:rPr>
            <w:rFonts w:ascii="Arial" w:eastAsia="Arial" w:hAnsi="Arial" w:cs="Arial"/>
            <w:sz w:val="22"/>
            <w:szCs w:val="22"/>
          </w:rPr>
          <w:t>, nomeadamente pela utilização de questionários online para avaliar a qualidade dos serviços, bem como criação de formulários online para apresentação de elogios, sugestões e reclamações</w:t>
        </w:r>
        <w:r>
          <w:rPr>
            <w:rFonts w:ascii="Arial" w:eastAsia="Arial" w:hAnsi="Arial" w:cs="Arial"/>
            <w:sz w:val="22"/>
            <w:szCs w:val="22"/>
          </w:rPr>
          <w:t>.</w:t>
        </w:r>
      </w:ins>
    </w:p>
    <w:p w14:paraId="465A9395" w14:textId="77777777" w:rsidR="001919E4" w:rsidRPr="005216A2" w:rsidRDefault="001919E4" w:rsidP="001919E4">
      <w:pPr>
        <w:pStyle w:val="Default"/>
        <w:spacing w:after="240" w:line="276" w:lineRule="auto"/>
        <w:jc w:val="both"/>
        <w:rPr>
          <w:ins w:id="731" w:author="João Carlos Rodrigue" w:date="2020-06-13T13:08:00Z"/>
          <w:rFonts w:ascii="Arial" w:hAnsi="Arial" w:cs="Arial"/>
          <w:sz w:val="22"/>
          <w:szCs w:val="22"/>
        </w:rPr>
      </w:pPr>
      <w:ins w:id="732" w:author="João Carlos Rodrigue" w:date="2020-06-13T13:08:00Z">
        <w:r w:rsidRPr="004211C7">
          <w:rPr>
            <w:rFonts w:ascii="Arial" w:eastAsia="Arial" w:hAnsi="Arial" w:cs="Arial"/>
            <w:i/>
            <w:iCs/>
            <w:sz w:val="22"/>
            <w:szCs w:val="22"/>
          </w:rPr>
          <w:t xml:space="preserve">m) </w:t>
        </w:r>
        <w:r w:rsidRPr="002E0F6C">
          <w:rPr>
            <w:rFonts w:ascii="Arial" w:eastAsia="Arial" w:hAnsi="Arial" w:cs="Arial"/>
            <w:sz w:val="22"/>
            <w:szCs w:val="22"/>
          </w:rPr>
          <w:t>Este critério é incorporado nos processos d</w:t>
        </w:r>
        <w:r>
          <w:rPr>
            <w:rFonts w:ascii="Arial" w:eastAsia="Arial" w:hAnsi="Arial" w:cs="Arial"/>
            <w:sz w:val="22"/>
            <w:szCs w:val="22"/>
          </w:rPr>
          <w:t>e Gestão de Documental</w:t>
        </w:r>
        <w:r w:rsidRPr="002E0F6C">
          <w:rPr>
            <w:rFonts w:ascii="Arial" w:eastAsia="Arial" w:hAnsi="Arial" w:cs="Arial"/>
            <w:sz w:val="22"/>
            <w:szCs w:val="22"/>
          </w:rPr>
          <w:t xml:space="preserve">, nomeadamente pelas páginas web e os conteúdos em todas as atividades que respeitarão as regras de usabilidade e de acessibilidade, sendo </w:t>
        </w:r>
        <w:r w:rsidRPr="002E0F6C">
          <w:rPr>
            <w:rFonts w:ascii="Arial" w:hAnsi="Arial" w:cs="Arial"/>
            <w:sz w:val="22"/>
            <w:szCs w:val="22"/>
          </w:rPr>
          <w:t>assegurado, no mínimo, o nível de classificação 2, correspondente ao Selo Prata.</w:t>
        </w:r>
      </w:ins>
    </w:p>
    <w:p w14:paraId="1BDC945F" w14:textId="77777777" w:rsidR="001919E4" w:rsidRPr="00731A95" w:rsidRDefault="001919E4" w:rsidP="001919E4">
      <w:pPr>
        <w:jc w:val="both"/>
        <w:rPr>
          <w:ins w:id="733" w:author="João Carlos Rodrigue" w:date="2020-06-13T13:08:00Z"/>
          <w:rFonts w:ascii="Arial" w:hAnsi="Arial" w:cs="Arial"/>
          <w:color w:val="000000"/>
        </w:rPr>
      </w:pPr>
      <w:ins w:id="734" w:author="João Carlos Rodrigue" w:date="2020-06-13T13:08:00Z">
        <w:r w:rsidRPr="00A6539B">
          <w:rPr>
            <w:rFonts w:ascii="Arial" w:hAnsi="Arial" w:cs="Arial"/>
            <w:i/>
            <w:iCs/>
            <w:color w:val="000000"/>
          </w:rPr>
          <w:t xml:space="preserve">q) </w:t>
        </w:r>
        <w:r>
          <w:rPr>
            <w:rFonts w:ascii="Arial" w:hAnsi="Arial" w:cs="Arial"/>
            <w:color w:val="000000"/>
          </w:rPr>
          <w:t>Esta operação contempla a desmaterialização e, como tal, tem impacto significativo ao nível da redução do consumo de papel, contribuindo para uma utilização mais sustentável de recursos.</w:t>
        </w:r>
      </w:ins>
    </w:p>
    <w:p w14:paraId="7EC3DC29" w14:textId="7834C0CC" w:rsidR="00F24866" w:rsidRPr="00BF7508" w:rsidDel="001919E4" w:rsidRDefault="001919E4" w:rsidP="001919E4">
      <w:pPr>
        <w:jc w:val="both"/>
        <w:rPr>
          <w:del w:id="735" w:author="João Carlos Rodrigue" w:date="2020-06-13T13:08:00Z"/>
          <w:rFonts w:ascii="Arial" w:hAnsi="Arial" w:cs="Arial"/>
        </w:rPr>
      </w:pPr>
      <w:ins w:id="736" w:author="João Carlos Rodrigue" w:date="2020-06-13T13:08:00Z">
        <w:r w:rsidRPr="00731A95">
          <w:rPr>
            <w:rFonts w:ascii="Arial" w:hAnsi="Arial" w:cs="Arial"/>
            <w:i/>
            <w:iCs/>
            <w:color w:val="000000"/>
          </w:rPr>
          <w:t xml:space="preserve">r) </w:t>
        </w:r>
        <w:r>
          <w:rPr>
            <w:rFonts w:ascii="Arial" w:eastAsia="Arial" w:hAnsi="Arial" w:cs="Arial"/>
          </w:rPr>
          <w:t xml:space="preserve">Esta operação vai adotar este critério através da utilização de canais públicos </w:t>
        </w:r>
        <w:proofErr w:type="spellStart"/>
        <w:r>
          <w:rPr>
            <w:rFonts w:ascii="Arial" w:eastAsia="Arial" w:hAnsi="Arial" w:cs="Arial"/>
          </w:rPr>
          <w:t>transversais.</w:t>
        </w:r>
      </w:ins>
    </w:p>
    <w:p w14:paraId="632FD550" w14:textId="24B70D67" w:rsidR="00BF7508" w:rsidRPr="00BF7508" w:rsidDel="001919E4" w:rsidRDefault="00BF7508" w:rsidP="00BF7508">
      <w:pPr>
        <w:jc w:val="both"/>
        <w:rPr>
          <w:del w:id="737" w:author="João Carlos Rodrigue" w:date="2020-06-13T13:08:00Z"/>
          <w:rFonts w:ascii="Arial" w:hAnsi="Arial" w:cs="Arial"/>
          <w:b/>
          <w:bCs/>
          <w:color w:val="FF0000"/>
        </w:rPr>
      </w:pPr>
      <w:del w:id="738" w:author="João Carlos Rodrigue" w:date="2020-06-13T13:08:00Z">
        <w:r w:rsidRPr="00BF7508" w:rsidDel="001919E4">
          <w:rPr>
            <w:rFonts w:ascii="Arial" w:hAnsi="Arial" w:cs="Arial"/>
            <w:b/>
            <w:bCs/>
            <w:color w:val="FF0000"/>
            <w:highlight w:val="yellow"/>
          </w:rPr>
          <w:delText xml:space="preserve">AGUARDA POR </w:delText>
        </w:r>
        <w:commentRangeStart w:id="739"/>
        <w:r w:rsidRPr="00BF7508" w:rsidDel="001919E4">
          <w:rPr>
            <w:rFonts w:ascii="Arial" w:hAnsi="Arial" w:cs="Arial"/>
            <w:b/>
            <w:bCs/>
            <w:color w:val="FF0000"/>
            <w:highlight w:val="yellow"/>
          </w:rPr>
          <w:delText>INFORMAÇÃO</w:delText>
        </w:r>
        <w:commentRangeEnd w:id="739"/>
        <w:r w:rsidR="00DB148A" w:rsidDel="001919E4">
          <w:rPr>
            <w:rStyle w:val="Refdecomentrio"/>
          </w:rPr>
          <w:commentReference w:id="739"/>
        </w:r>
      </w:del>
    </w:p>
    <w:p w14:paraId="6E14E78D" w14:textId="1D89F6DF" w:rsidR="00BF7508" w:rsidRPr="00BF7508" w:rsidDel="001919E4" w:rsidRDefault="00BF7508" w:rsidP="00BF7508">
      <w:pPr>
        <w:jc w:val="both"/>
        <w:rPr>
          <w:del w:id="740" w:author="João Carlos Rodrigue" w:date="2020-06-13T13:08:00Z"/>
          <w:rFonts w:ascii="Arial" w:hAnsi="Arial" w:cs="Arial"/>
        </w:rPr>
      </w:pPr>
    </w:p>
    <w:p w14:paraId="3D82E197" w14:textId="5179C578" w:rsidR="00BF7508" w:rsidRPr="00BF7508" w:rsidRDefault="00900AD6" w:rsidP="00BF7508">
      <w:pPr>
        <w:jc w:val="both"/>
        <w:rPr>
          <w:rFonts w:ascii="Arial" w:eastAsia="Arial" w:hAnsi="Arial" w:cs="Arial"/>
        </w:rPr>
      </w:pPr>
      <w:r w:rsidRPr="00BF7508">
        <w:rPr>
          <w:rFonts w:ascii="Arial" w:eastAsia="Arial" w:hAnsi="Arial" w:cs="Arial"/>
        </w:rPr>
        <w:t>Os</w:t>
      </w:r>
      <w:proofErr w:type="spellEnd"/>
      <w:r w:rsidRPr="00BF7508">
        <w:rPr>
          <w:rFonts w:ascii="Arial" w:eastAsia="Arial" w:hAnsi="Arial" w:cs="Arial"/>
        </w:rPr>
        <w:t xml:space="preserve"> restan</w:t>
      </w:r>
      <w:r>
        <w:rPr>
          <w:rFonts w:ascii="Arial" w:eastAsia="Arial" w:hAnsi="Arial" w:cs="Arial"/>
        </w:rPr>
        <w:t>tes critérios de elegibilidade não são aplicáveis ao presente projeto do ISEG.</w:t>
      </w:r>
    </w:p>
    <w:p w14:paraId="76CC12E3" w14:textId="77777777" w:rsidR="00900AD6" w:rsidRDefault="00900AD6" w:rsidP="00787A53">
      <w:pPr>
        <w:ind w:left="993"/>
        <w:jc w:val="both"/>
      </w:pPr>
    </w:p>
    <w:p w14:paraId="1437562B" w14:textId="1755D34B" w:rsidR="00442D7E" w:rsidRPr="00900AD6" w:rsidRDefault="00900AD6" w:rsidP="00442D7E">
      <w:pPr>
        <w:ind w:left="284"/>
        <w:jc w:val="both"/>
      </w:pPr>
      <w:r>
        <w:rPr>
          <w:rFonts w:ascii="Arial" w:eastAsia="Arial" w:hAnsi="Arial" w:cs="Arial"/>
          <w:b/>
          <w:color w:val="31849B"/>
        </w:rPr>
        <w:t>5.7 Plano de Comunicação</w:t>
      </w:r>
    </w:p>
    <w:p w14:paraId="2E7B922D" w14:textId="3A130852" w:rsidR="00BF7508" w:rsidRDefault="00900AD6" w:rsidP="00900AD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 xml:space="preserve">Uma Estratégia de Comunicação deve definir as escolhas fundamentais e permanentes da comunicação pois permite ligá-las, de uma forma coerente e continuada, às opções fundamentais do projeto </w:t>
      </w:r>
      <w:proofErr w:type="spellStart"/>
      <w:r>
        <w:rPr>
          <w:rFonts w:ascii="Arial" w:hAnsi="Arial" w:cs="Arial"/>
          <w:b/>
          <w:bCs/>
          <w:color w:val="548DD4" w:themeColor="text2" w:themeTint="99"/>
        </w:rPr>
        <w:t>Port@l</w:t>
      </w:r>
      <w:proofErr w:type="spellEnd"/>
      <w:r>
        <w:rPr>
          <w:rFonts w:ascii="Arial" w:hAnsi="Arial" w:cs="Arial"/>
          <w:b/>
          <w:bCs/>
          <w:color w:val="548DD4" w:themeColor="text2" w:themeTint="99"/>
        </w:rPr>
        <w:t xml:space="preserve"> do Aluno</w:t>
      </w:r>
      <w:r>
        <w:rPr>
          <w:rFonts w:ascii="Arial" w:eastAsia="Arial" w:hAnsi="Arial" w:cs="Arial"/>
        </w:rPr>
        <w:t>. Assim, temos:</w:t>
      </w:r>
    </w:p>
    <w:p w14:paraId="0732FF0B" w14:textId="10EA99B8" w:rsidR="00900AD6" w:rsidRPr="00900AD6" w:rsidRDefault="00900AD6" w:rsidP="00900AD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b/>
          <w:bCs/>
        </w:rPr>
      </w:pPr>
      <w:r w:rsidRPr="00900AD6">
        <w:rPr>
          <w:rFonts w:ascii="Arial" w:eastAsia="Arial" w:hAnsi="Arial" w:cs="Arial"/>
          <w:b/>
          <w:bCs/>
        </w:rPr>
        <w:t>OBJETIVOS</w:t>
      </w:r>
    </w:p>
    <w:p w14:paraId="442406FB" w14:textId="4915B900" w:rsidR="00BF7508" w:rsidRDefault="00900AD6" w:rsidP="00900AD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Os objetivos desta operação caraterizam-se pelo aumento do número de </w:t>
      </w:r>
      <w:proofErr w:type="spellStart"/>
      <w:r>
        <w:rPr>
          <w:rFonts w:ascii="Arial" w:eastAsia="Arial" w:hAnsi="Arial" w:cs="Arial"/>
          <w:i/>
        </w:rPr>
        <w:t>stakeholders</w:t>
      </w:r>
      <w:proofErr w:type="spellEnd"/>
      <w:r>
        <w:rPr>
          <w:rFonts w:ascii="Arial" w:eastAsia="Arial" w:hAnsi="Arial" w:cs="Arial"/>
          <w:i/>
        </w:rPr>
        <w:t xml:space="preserve"> </w:t>
      </w:r>
      <w:r>
        <w:rPr>
          <w:rFonts w:ascii="Arial" w:eastAsia="Arial" w:hAnsi="Arial" w:cs="Arial"/>
        </w:rPr>
        <w:t>que passam a utilizar as novas plataformas informáticas para obterem informação (administrativa ou de gestão), comunicação e acederem à oferta formativa da instituição. O Público Alvo que o presente projeto de candidatura pretende alcançar incide sobre:</w:t>
      </w:r>
    </w:p>
    <w:p w14:paraId="4A9FB50B" w14:textId="440FEB63" w:rsidR="00900AD6" w:rsidRPr="001D2BE0" w:rsidRDefault="00900AD6" w:rsidP="001E387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jc w:val="both"/>
        <w:rPr>
          <w:rFonts w:ascii="Arial" w:eastAsia="Arial" w:hAnsi="Arial" w:cs="Arial"/>
          <w:color w:val="000000"/>
          <w:highlight w:val="yellow"/>
          <w:rPrChange w:id="741" w:author="João Calado" w:date="2020-06-11T20:06:00Z">
            <w:rPr>
              <w:rFonts w:ascii="Arial" w:eastAsia="Arial" w:hAnsi="Arial" w:cs="Arial"/>
              <w:color w:val="000000"/>
            </w:rPr>
          </w:rPrChange>
        </w:rPr>
      </w:pPr>
      <w:r w:rsidRPr="001D2BE0">
        <w:rPr>
          <w:rFonts w:ascii="Arial" w:eastAsia="Arial" w:hAnsi="Arial" w:cs="Arial"/>
          <w:color w:val="000000"/>
          <w:highlight w:val="yellow"/>
          <w:rPrChange w:id="742" w:author="João Calado" w:date="2020-06-11T20:06:00Z">
            <w:rPr>
              <w:rFonts w:ascii="Arial" w:eastAsia="Arial" w:hAnsi="Arial" w:cs="Arial"/>
              <w:color w:val="000000"/>
            </w:rPr>
          </w:rPrChange>
        </w:rPr>
        <w:t xml:space="preserve">Candidatos aos cursos = </w:t>
      </w:r>
      <w:r w:rsidRPr="001D2BE0">
        <w:rPr>
          <w:rFonts w:ascii="Arial" w:eastAsia="Arial" w:hAnsi="Arial" w:cs="Arial"/>
          <w:color w:val="FF0000"/>
          <w:highlight w:val="yellow"/>
        </w:rPr>
        <w:t>10.</w:t>
      </w:r>
      <w:commentRangeStart w:id="743"/>
      <w:r w:rsidRPr="001D2BE0">
        <w:rPr>
          <w:rFonts w:ascii="Arial" w:eastAsia="Arial" w:hAnsi="Arial" w:cs="Arial"/>
          <w:color w:val="FF0000"/>
          <w:highlight w:val="yellow"/>
        </w:rPr>
        <w:t>000</w:t>
      </w:r>
      <w:commentRangeEnd w:id="743"/>
      <w:r w:rsidR="001D2BE0" w:rsidRPr="001D2BE0">
        <w:rPr>
          <w:rStyle w:val="Refdecomentrio"/>
          <w:highlight w:val="yellow"/>
          <w:rPrChange w:id="744" w:author="João Calado" w:date="2020-06-11T20:06:00Z">
            <w:rPr>
              <w:rStyle w:val="Refdecomentrio"/>
            </w:rPr>
          </w:rPrChange>
        </w:rPr>
        <w:commentReference w:id="743"/>
      </w:r>
    </w:p>
    <w:p w14:paraId="39D52475" w14:textId="463686C2" w:rsidR="002F006E" w:rsidRPr="001D2BE0" w:rsidRDefault="002F006E" w:rsidP="001E387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jc w:val="both"/>
        <w:rPr>
          <w:rFonts w:ascii="Arial" w:eastAsia="Arial" w:hAnsi="Arial" w:cs="Arial"/>
          <w:color w:val="000000"/>
          <w:highlight w:val="yellow"/>
          <w:rPrChange w:id="745" w:author="João Calado" w:date="2020-06-11T20:06:00Z">
            <w:rPr>
              <w:rFonts w:ascii="Arial" w:eastAsia="Arial" w:hAnsi="Arial" w:cs="Arial"/>
              <w:color w:val="000000"/>
            </w:rPr>
          </w:rPrChange>
        </w:rPr>
      </w:pPr>
      <w:r w:rsidRPr="001D2BE0">
        <w:rPr>
          <w:rFonts w:ascii="Arial" w:eastAsia="Arial" w:hAnsi="Arial" w:cs="Arial"/>
          <w:color w:val="000000"/>
          <w:highlight w:val="yellow"/>
          <w:rPrChange w:id="746" w:author="João Calado" w:date="2020-06-11T20:06:00Z">
            <w:rPr>
              <w:rFonts w:ascii="Arial" w:eastAsia="Arial" w:hAnsi="Arial" w:cs="Arial"/>
              <w:color w:val="000000"/>
            </w:rPr>
          </w:rPrChange>
        </w:rPr>
        <w:t xml:space="preserve">Alunos = </w:t>
      </w:r>
      <w:r w:rsidRPr="001D2BE0">
        <w:rPr>
          <w:rFonts w:ascii="Arial" w:eastAsia="Arial" w:hAnsi="Arial" w:cs="Arial"/>
          <w:color w:val="FF0000"/>
          <w:highlight w:val="yellow"/>
        </w:rPr>
        <w:t>2.700</w:t>
      </w:r>
    </w:p>
    <w:p w14:paraId="0C1EFDDD" w14:textId="3C182704" w:rsidR="002F006E" w:rsidRPr="001D2BE0" w:rsidRDefault="002F006E" w:rsidP="001E387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jc w:val="both"/>
        <w:rPr>
          <w:rFonts w:ascii="Arial" w:eastAsia="Arial" w:hAnsi="Arial" w:cs="Arial"/>
          <w:color w:val="000000"/>
          <w:highlight w:val="yellow"/>
          <w:rPrChange w:id="747" w:author="João Calado" w:date="2020-06-11T20:06:00Z">
            <w:rPr>
              <w:rFonts w:ascii="Arial" w:eastAsia="Arial" w:hAnsi="Arial" w:cs="Arial"/>
              <w:color w:val="000000"/>
            </w:rPr>
          </w:rPrChange>
        </w:rPr>
      </w:pPr>
      <w:r w:rsidRPr="001D2BE0">
        <w:rPr>
          <w:rFonts w:ascii="Arial" w:eastAsia="Arial" w:hAnsi="Arial" w:cs="Arial"/>
          <w:color w:val="000000"/>
          <w:highlight w:val="yellow"/>
          <w:rPrChange w:id="748" w:author="João Calado" w:date="2020-06-11T20:06:00Z">
            <w:rPr>
              <w:rFonts w:ascii="Arial" w:eastAsia="Arial" w:hAnsi="Arial" w:cs="Arial"/>
              <w:color w:val="000000"/>
            </w:rPr>
          </w:rPrChange>
        </w:rPr>
        <w:t xml:space="preserve">Alumni = </w:t>
      </w:r>
      <w:r w:rsidRPr="001D2BE0">
        <w:rPr>
          <w:rFonts w:ascii="Arial" w:eastAsia="Arial" w:hAnsi="Arial" w:cs="Arial"/>
          <w:color w:val="FF0000"/>
          <w:highlight w:val="yellow"/>
        </w:rPr>
        <w:t>52.000</w:t>
      </w:r>
    </w:p>
    <w:p w14:paraId="059D971A" w14:textId="0649E378" w:rsidR="002F006E" w:rsidRPr="001D2BE0" w:rsidRDefault="002F006E" w:rsidP="001E387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jc w:val="both"/>
        <w:rPr>
          <w:rFonts w:ascii="Arial" w:eastAsia="Arial" w:hAnsi="Arial" w:cs="Arial"/>
          <w:color w:val="000000"/>
          <w:highlight w:val="yellow"/>
          <w:rPrChange w:id="749" w:author="João Calado" w:date="2020-06-11T20:06:00Z">
            <w:rPr>
              <w:rFonts w:ascii="Arial" w:eastAsia="Arial" w:hAnsi="Arial" w:cs="Arial"/>
              <w:color w:val="000000"/>
            </w:rPr>
          </w:rPrChange>
        </w:rPr>
      </w:pPr>
      <w:r w:rsidRPr="001D2BE0">
        <w:rPr>
          <w:rFonts w:ascii="Arial" w:eastAsia="Arial" w:hAnsi="Arial" w:cs="Arial"/>
          <w:color w:val="000000"/>
          <w:highlight w:val="yellow"/>
          <w:rPrChange w:id="750" w:author="João Calado" w:date="2020-06-11T20:06:00Z">
            <w:rPr>
              <w:rFonts w:ascii="Arial" w:eastAsia="Arial" w:hAnsi="Arial" w:cs="Arial"/>
              <w:color w:val="000000"/>
            </w:rPr>
          </w:rPrChange>
        </w:rPr>
        <w:t xml:space="preserve">Não Docentes = </w:t>
      </w:r>
      <w:r w:rsidRPr="001D2BE0">
        <w:rPr>
          <w:rFonts w:ascii="Arial" w:eastAsia="Arial" w:hAnsi="Arial" w:cs="Arial"/>
          <w:color w:val="FF0000"/>
          <w:highlight w:val="yellow"/>
        </w:rPr>
        <w:t>180</w:t>
      </w:r>
    </w:p>
    <w:p w14:paraId="5BA8325B" w14:textId="78AF1C96" w:rsidR="002F006E" w:rsidRPr="001D2BE0" w:rsidRDefault="002F006E" w:rsidP="001E387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jc w:val="both"/>
        <w:rPr>
          <w:rFonts w:ascii="Arial" w:eastAsia="Arial" w:hAnsi="Arial" w:cs="Arial"/>
          <w:color w:val="000000"/>
          <w:highlight w:val="yellow"/>
          <w:rPrChange w:id="751" w:author="João Calado" w:date="2020-06-11T20:06:00Z">
            <w:rPr>
              <w:rFonts w:ascii="Arial" w:eastAsia="Arial" w:hAnsi="Arial" w:cs="Arial"/>
              <w:color w:val="000000"/>
            </w:rPr>
          </w:rPrChange>
        </w:rPr>
      </w:pPr>
      <w:r w:rsidRPr="001D2BE0">
        <w:rPr>
          <w:rFonts w:ascii="Arial" w:eastAsia="Arial" w:hAnsi="Arial" w:cs="Arial"/>
          <w:color w:val="000000"/>
          <w:highlight w:val="yellow"/>
          <w:rPrChange w:id="752" w:author="João Calado" w:date="2020-06-11T20:06:00Z">
            <w:rPr>
              <w:rFonts w:ascii="Arial" w:eastAsia="Arial" w:hAnsi="Arial" w:cs="Arial"/>
              <w:color w:val="000000"/>
            </w:rPr>
          </w:rPrChange>
        </w:rPr>
        <w:t xml:space="preserve">Docentes/Investigadores = </w:t>
      </w:r>
      <w:r w:rsidRPr="001D2BE0">
        <w:rPr>
          <w:rFonts w:ascii="Arial" w:eastAsia="Arial" w:hAnsi="Arial" w:cs="Arial"/>
          <w:color w:val="FF0000"/>
          <w:highlight w:val="yellow"/>
        </w:rPr>
        <w:t>290</w:t>
      </w:r>
    </w:p>
    <w:p w14:paraId="70E8996E" w14:textId="3DE606B7" w:rsidR="002F006E" w:rsidRPr="001D2BE0" w:rsidRDefault="002F006E" w:rsidP="001E387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jc w:val="both"/>
        <w:rPr>
          <w:rFonts w:ascii="Arial" w:eastAsia="Arial" w:hAnsi="Arial" w:cs="Arial"/>
          <w:color w:val="000000"/>
          <w:highlight w:val="yellow"/>
          <w:rPrChange w:id="753" w:author="João Calado" w:date="2020-06-11T20:06:00Z">
            <w:rPr>
              <w:rFonts w:ascii="Arial" w:eastAsia="Arial" w:hAnsi="Arial" w:cs="Arial"/>
              <w:color w:val="000000"/>
            </w:rPr>
          </w:rPrChange>
        </w:rPr>
      </w:pPr>
      <w:r w:rsidRPr="001D2BE0">
        <w:rPr>
          <w:rFonts w:ascii="Arial" w:eastAsia="Arial" w:hAnsi="Arial" w:cs="Arial"/>
          <w:color w:val="000000"/>
          <w:highlight w:val="yellow"/>
          <w:rPrChange w:id="754" w:author="João Calado" w:date="2020-06-11T20:06:00Z">
            <w:rPr>
              <w:rFonts w:ascii="Arial" w:eastAsia="Arial" w:hAnsi="Arial" w:cs="Arial"/>
              <w:color w:val="000000"/>
            </w:rPr>
          </w:rPrChange>
        </w:rPr>
        <w:t>Empresas = 696.427</w:t>
      </w:r>
    </w:p>
    <w:p w14:paraId="3C9C6C4D" w14:textId="09380A56" w:rsidR="002F006E" w:rsidRPr="001D2BE0" w:rsidRDefault="002F006E" w:rsidP="001E387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567" w:hanging="283"/>
        <w:jc w:val="both"/>
        <w:rPr>
          <w:rFonts w:ascii="Arial" w:eastAsia="Arial" w:hAnsi="Arial" w:cs="Arial"/>
          <w:color w:val="000000"/>
          <w:highlight w:val="yellow"/>
          <w:rPrChange w:id="755" w:author="João Calado" w:date="2020-06-11T20:06:00Z">
            <w:rPr>
              <w:rFonts w:ascii="Arial" w:eastAsia="Arial" w:hAnsi="Arial" w:cs="Arial"/>
              <w:color w:val="000000"/>
            </w:rPr>
          </w:rPrChange>
        </w:rPr>
      </w:pPr>
      <w:r w:rsidRPr="001D2BE0">
        <w:rPr>
          <w:rFonts w:ascii="Arial" w:eastAsia="Arial" w:hAnsi="Arial" w:cs="Arial"/>
          <w:color w:val="000000"/>
          <w:highlight w:val="yellow"/>
          <w:rPrChange w:id="756" w:author="João Calado" w:date="2020-06-11T20:06:00Z">
            <w:rPr>
              <w:rFonts w:ascii="Arial" w:eastAsia="Arial" w:hAnsi="Arial" w:cs="Arial"/>
              <w:color w:val="000000"/>
            </w:rPr>
          </w:rPrChange>
        </w:rPr>
        <w:t xml:space="preserve">Estudantes e Professores do Ensino Básico e Secundário abrangidos = </w:t>
      </w:r>
      <w:r w:rsidRPr="001D2BE0">
        <w:rPr>
          <w:rFonts w:ascii="Arial" w:eastAsia="Arial" w:hAnsi="Arial" w:cs="Arial"/>
          <w:color w:val="FF0000"/>
          <w:highlight w:val="yellow"/>
        </w:rPr>
        <w:t>50.000</w:t>
      </w:r>
    </w:p>
    <w:p w14:paraId="0D89FFEE" w14:textId="1D901BB1" w:rsidR="00BF7508" w:rsidRDefault="002F006E" w:rsidP="002F006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Estratégia de Comunicação contemplada pelo ISEG consiste numa Estratégia de Desenvolvimento Extensiva (“criação de novos consumidores/utilizadores”), com especial incidência nas medidas que contribuam para um acréscimo da procura global dos serviços de informação, comunicação e oferta formativa. Assim, toda a estratégia comunicacional associada ao projeto será orientada para a experimentação, captação, e fixação de um maior número de utilizadores dos serviços referidos. Os objetivos comunicacionais consistirão em “Dar a Conhecer”, “Fazer Gostar” e “Fazer Agir”.</w:t>
      </w:r>
    </w:p>
    <w:p w14:paraId="3C8304F5" w14:textId="27622741" w:rsidR="002F006E" w:rsidRDefault="002F006E" w:rsidP="002F006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color w:val="000000"/>
        </w:rPr>
        <w:t>O DIAGNÓSTICO COMUNICACIONAL</w:t>
      </w:r>
    </w:p>
    <w:p w14:paraId="122BA259" w14:textId="13E868CC" w:rsidR="002F006E" w:rsidRDefault="002F006E" w:rsidP="002F006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Presentemente os meios de comunicação utilizados para a divulgação dos serviços do ISEG obedecem a uma Estratégia Comunicacional que privilegia a imagem e notoriedade corporativa. O ISEG possui uma página na internet que descreve o âmbito da sua intervenção e possui um formulário de contato. O esforço comunicacional do ISEG poderá ser ainda bastante melhorado, dado que a sua comunicação </w:t>
      </w:r>
      <w:proofErr w:type="gramStart"/>
      <w:r>
        <w:rPr>
          <w:rFonts w:ascii="Arial" w:eastAsia="Arial" w:hAnsi="Arial" w:cs="Arial"/>
        </w:rPr>
        <w:t>restringe-se</w:t>
      </w:r>
      <w:proofErr w:type="gramEnd"/>
      <w:r>
        <w:rPr>
          <w:rFonts w:ascii="Arial" w:eastAsia="Arial" w:hAnsi="Arial" w:cs="Arial"/>
        </w:rPr>
        <w:t xml:space="preserve"> sobretudo aos alunos da instituição e ao aproveitamento da sinergia inerente à elevada rede de contatos que possui junto do mercado empresarial.</w:t>
      </w:r>
    </w:p>
    <w:p w14:paraId="5609087D" w14:textId="2C5B35E4" w:rsidR="002F006E" w:rsidRDefault="002F006E" w:rsidP="002F006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ESTRATÉGIA COMUNICACIONAL A IMPLEMENTAR</w:t>
      </w:r>
    </w:p>
    <w:p w14:paraId="2A014BCE" w14:textId="2682275C" w:rsidR="002F006E" w:rsidRDefault="002F006E" w:rsidP="00F00EA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Pelas caraterísticas dos serviços disponibilizados pelo ISEG, bem como tendo em conta a quantificação do Público-Alvo a alcançar, a estratégia de comunicação será operacionalizada essencialmente através de uma Estratégia “PUSH”, ou seja, serão utilizadas ferramentas e técnicas de “Promoção de Vendas”, de Comunicação de Eventos, de Incentivos e de Publicidade nos Media.</w:t>
      </w:r>
    </w:p>
    <w:p w14:paraId="6A2CAE0A" w14:textId="78486695" w:rsidR="002F006E" w:rsidRDefault="002F006E" w:rsidP="002F006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 Estratégia Comunicacional do </w:t>
      </w:r>
      <w:ins w:id="757" w:author="João Calado" w:date="2020-06-11T20:06:00Z">
        <w:r w:rsidR="00B035C6" w:rsidRPr="005E0F41">
          <w:rPr>
            <w:rFonts w:ascii="Arial" w:eastAsia="Times New Roman" w:hAnsi="Arial" w:cs="Arial"/>
            <w:b/>
            <w:bCs/>
            <w:color w:val="548DD4" w:themeColor="text2" w:themeTint="99"/>
          </w:rPr>
          <w:t>#Workflow</w:t>
        </w:r>
        <w:r w:rsidR="00B035C6" w:rsidRPr="003C6B28">
          <w:rPr>
            <w:rFonts w:ascii="Arial" w:eastAsia="Times New Roman" w:hAnsi="Arial" w:cs="Arial"/>
            <w:color w:val="000000"/>
          </w:rPr>
          <w:t>.</w:t>
        </w:r>
      </w:ins>
      <w:del w:id="758" w:author="João Calado" w:date="2020-06-11T20:06:00Z">
        <w:r w:rsidR="00F00EA9" w:rsidDel="00B035C6">
          <w:rPr>
            <w:rFonts w:ascii="Arial" w:hAnsi="Arial" w:cs="Arial"/>
            <w:b/>
            <w:bCs/>
            <w:color w:val="548DD4" w:themeColor="text2" w:themeTint="99"/>
          </w:rPr>
          <w:delText>Port@l do Aluno</w:delText>
        </w:r>
        <w:r w:rsidDel="00B035C6">
          <w:rPr>
            <w:rFonts w:ascii="Arial" w:eastAsia="Arial" w:hAnsi="Arial" w:cs="Arial"/>
          </w:rPr>
          <w:delText xml:space="preserve"> </w:delText>
        </w:r>
      </w:del>
      <w:r>
        <w:rPr>
          <w:rFonts w:ascii="Arial" w:eastAsia="Arial" w:hAnsi="Arial" w:cs="Arial"/>
        </w:rPr>
        <w:t>incidirá, em simultâneo, em duas vertentes</w:t>
      </w:r>
    </w:p>
    <w:p w14:paraId="4001197F" w14:textId="670D3D81" w:rsidR="002F006E" w:rsidRPr="00F00EA9" w:rsidRDefault="00F00EA9" w:rsidP="001E3871">
      <w:pPr>
        <w:pStyle w:val="PargrafodaLista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jc w:val="both"/>
        <w:rPr>
          <w:rFonts w:ascii="Arial" w:eastAsia="Arial" w:hAnsi="Arial" w:cs="Arial"/>
        </w:rPr>
      </w:pPr>
      <w:r w:rsidRPr="00F00EA9">
        <w:rPr>
          <w:rFonts w:ascii="Arial" w:eastAsia="Arial" w:hAnsi="Arial" w:cs="Arial"/>
          <w:color w:val="000000"/>
        </w:rPr>
        <w:t>Uma componente com caraterísticas Comerciais</w:t>
      </w:r>
    </w:p>
    <w:p w14:paraId="6738AC9D" w14:textId="501882F3" w:rsidR="00F00EA9" w:rsidRPr="00F00EA9" w:rsidRDefault="00F00EA9" w:rsidP="001E3871">
      <w:pPr>
        <w:pStyle w:val="PargrafodaLista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ind w:left="567" w:hanging="283"/>
        <w:jc w:val="both"/>
        <w:rPr>
          <w:rFonts w:ascii="Arial" w:eastAsia="Arial" w:hAnsi="Arial" w:cs="Arial"/>
        </w:rPr>
      </w:pPr>
      <w:r w:rsidRPr="00F00EA9">
        <w:rPr>
          <w:rFonts w:ascii="Arial" w:eastAsia="Arial" w:hAnsi="Arial" w:cs="Arial"/>
          <w:color w:val="000000"/>
        </w:rPr>
        <w:t>Uma componente Corporativa</w:t>
      </w:r>
    </w:p>
    <w:p w14:paraId="1986F0D8" w14:textId="5A467EF3" w:rsidR="00F00EA9" w:rsidRDefault="00F00EA9" w:rsidP="00F00EA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 primeira estratégia de Comunicação com a componente Comercial incidirá na informação dos serviços e da oferta formativa disponibilizados pelo ISEG e na captação e retenção de novos </w:t>
      </w:r>
      <w:proofErr w:type="spellStart"/>
      <w:r>
        <w:rPr>
          <w:rFonts w:ascii="Arial" w:eastAsia="Arial" w:hAnsi="Arial" w:cs="Arial"/>
          <w:i/>
        </w:rPr>
        <w:lastRenderedPageBreak/>
        <w:t>stakeholders</w:t>
      </w:r>
      <w:proofErr w:type="spellEnd"/>
      <w:r>
        <w:rPr>
          <w:rFonts w:ascii="Arial" w:eastAsia="Arial" w:hAnsi="Arial" w:cs="Arial"/>
          <w:i/>
        </w:rPr>
        <w:t>.</w:t>
      </w:r>
      <w:r>
        <w:rPr>
          <w:rFonts w:ascii="Arial" w:eastAsia="Arial" w:hAnsi="Arial" w:cs="Arial"/>
        </w:rPr>
        <w:t xml:space="preserve"> Esta estratégia será possível de implementar através da introdução da metodologia CRM que permitirá que o ISEG passa a adotar uma intervenção mais ativa e dinâmica junto de quem o contacta.</w:t>
      </w:r>
    </w:p>
    <w:p w14:paraId="659BE7BA" w14:textId="7729ACB3" w:rsidR="002F006E" w:rsidRDefault="00F00EA9" w:rsidP="002F006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</w:rPr>
        <w:t>Os quatro níveis de comunicação a implementar consistirão em:</w:t>
      </w:r>
    </w:p>
    <w:p w14:paraId="164D668D" w14:textId="35BC35A6" w:rsidR="00BF7508" w:rsidRPr="00F00EA9" w:rsidRDefault="00F00EA9" w:rsidP="001E3871">
      <w:pPr>
        <w:pStyle w:val="PargrafodaLista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</w:rPr>
      </w:pPr>
      <w:r w:rsidRPr="00F00EA9">
        <w:rPr>
          <w:rFonts w:ascii="Arial" w:eastAsia="Arial" w:hAnsi="Arial" w:cs="Arial"/>
          <w:color w:val="000000"/>
        </w:rPr>
        <w:t>Comunicação com caraterísticas Comerciais</w:t>
      </w:r>
    </w:p>
    <w:p w14:paraId="10630171" w14:textId="6D8253D5" w:rsidR="00F00EA9" w:rsidRDefault="00F00EA9" w:rsidP="001E3871">
      <w:pPr>
        <w:pStyle w:val="PargrafodaLista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276" w:hanging="283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 xml:space="preserve">Comunicação dos Novos Serviços: as ações comunicacionais incidirão sobre as vantagens dos serviços disponibilizados bem como nos resultados que permitirão obter. Está planeado que o foco incida nos benefícios obtidos que poderão ser alcançados pelos </w:t>
      </w:r>
      <w:proofErr w:type="spellStart"/>
      <w:r>
        <w:rPr>
          <w:rFonts w:ascii="Arial" w:eastAsia="Arial" w:hAnsi="Arial" w:cs="Arial"/>
          <w:i/>
          <w:color w:val="000000"/>
        </w:rPr>
        <w:t>stakeholders</w:t>
      </w:r>
      <w:proofErr w:type="spellEnd"/>
      <w:r>
        <w:rPr>
          <w:rFonts w:ascii="Arial" w:eastAsia="Arial" w:hAnsi="Arial" w:cs="Arial"/>
          <w:i/>
          <w:color w:val="000000"/>
        </w:rPr>
        <w:t>.</w:t>
      </w:r>
    </w:p>
    <w:p w14:paraId="0FABCCBE" w14:textId="5EAA5B76" w:rsidR="00F00EA9" w:rsidRPr="00F00EA9" w:rsidRDefault="00F00EA9" w:rsidP="001E3871">
      <w:pPr>
        <w:pStyle w:val="PargrafodaLista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ind w:left="1276" w:hanging="283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>Comunicação da Marca: consiste no “trabalhar” do território do imaginário da marca que é definido pelo posicionamento dos novos serviços incidindo no conceito de “solução global e integrada” e na ideia de “facilitador de soluções”.</w:t>
      </w:r>
    </w:p>
    <w:p w14:paraId="4883A678" w14:textId="77777777" w:rsidR="00F00EA9" w:rsidRDefault="00F00EA9" w:rsidP="00F00EA9">
      <w:pPr>
        <w:pStyle w:val="PargrafodaLista"/>
        <w:pBdr>
          <w:top w:val="nil"/>
          <w:left w:val="nil"/>
          <w:bottom w:val="nil"/>
          <w:right w:val="nil"/>
          <w:between w:val="nil"/>
        </w:pBdr>
        <w:ind w:left="1276"/>
        <w:jc w:val="both"/>
        <w:rPr>
          <w:rFonts w:ascii="Arial" w:eastAsia="Arial" w:hAnsi="Arial" w:cs="Arial"/>
        </w:rPr>
      </w:pPr>
    </w:p>
    <w:p w14:paraId="25C98506" w14:textId="0313DAA0" w:rsidR="00F00EA9" w:rsidRPr="00F00EA9" w:rsidRDefault="00F00EA9" w:rsidP="001E3871">
      <w:pPr>
        <w:pStyle w:val="PargrafodaLista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</w:rPr>
      </w:pPr>
      <w:r w:rsidRPr="00F00EA9">
        <w:rPr>
          <w:rFonts w:ascii="Arial" w:eastAsia="Arial" w:hAnsi="Arial" w:cs="Arial"/>
          <w:color w:val="000000"/>
        </w:rPr>
        <w:t xml:space="preserve">Comunicação </w:t>
      </w:r>
      <w:r>
        <w:rPr>
          <w:rFonts w:ascii="Arial" w:eastAsia="Arial" w:hAnsi="Arial" w:cs="Arial"/>
          <w:color w:val="000000"/>
        </w:rPr>
        <w:t>Corporativa</w:t>
      </w:r>
    </w:p>
    <w:p w14:paraId="3F00FFA3" w14:textId="5EF4A01F" w:rsidR="00F00EA9" w:rsidRDefault="00F00EA9" w:rsidP="001E3871">
      <w:pPr>
        <w:pStyle w:val="PargrafodaLista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276" w:hanging="283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>Comunicação do ISEG: este nível de comunicação incidirá sobre a performance do projeto, nomeadamente nas questões relacionadas com a implementação e os resultados obtidos</w:t>
      </w:r>
      <w:r>
        <w:rPr>
          <w:rFonts w:ascii="Arial" w:eastAsia="Arial" w:hAnsi="Arial" w:cs="Arial"/>
          <w:i/>
          <w:color w:val="000000"/>
        </w:rPr>
        <w:t>.</w:t>
      </w:r>
    </w:p>
    <w:p w14:paraId="7015E5E6" w14:textId="3A582255" w:rsidR="00F00EA9" w:rsidRPr="00F00EA9" w:rsidRDefault="00F00EA9" w:rsidP="001E3871">
      <w:pPr>
        <w:pStyle w:val="PargrafodaLista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ind w:left="1276" w:hanging="283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>Comunica</w:t>
      </w:r>
      <w:r w:rsidRPr="00F00EA9">
        <w:rPr>
          <w:rFonts w:ascii="Arial" w:eastAsia="Arial" w:hAnsi="Arial" w:cs="Arial"/>
          <w:color w:val="000000"/>
        </w:rPr>
        <w:t>ção Institucional: divulgação dos valores fundamentais do projeto.</w:t>
      </w:r>
    </w:p>
    <w:p w14:paraId="4268B3A8" w14:textId="50F3882D" w:rsidR="00F00EA9" w:rsidRDefault="00F00EA9" w:rsidP="00F00EA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hAnsi="Arial" w:cs="Arial"/>
          <w:b/>
          <w:bCs/>
        </w:rPr>
      </w:pPr>
      <w:r w:rsidRPr="00F00EA9">
        <w:rPr>
          <w:rFonts w:ascii="Arial" w:hAnsi="Arial" w:cs="Arial"/>
          <w:b/>
          <w:bCs/>
        </w:rPr>
        <w:t>O MIX COMUNICACIONAL</w:t>
      </w:r>
    </w:p>
    <w:p w14:paraId="29BC0FC6" w14:textId="35DED100" w:rsidR="00F00EA9" w:rsidRDefault="00F00EA9" w:rsidP="00F00EA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 </w:t>
      </w:r>
      <w:proofErr w:type="spellStart"/>
      <w:r>
        <w:rPr>
          <w:rFonts w:ascii="Arial" w:eastAsia="Arial" w:hAnsi="Arial" w:cs="Arial"/>
        </w:rPr>
        <w:t>Mix</w:t>
      </w:r>
      <w:proofErr w:type="spellEnd"/>
      <w:r>
        <w:rPr>
          <w:rFonts w:ascii="Arial" w:eastAsia="Arial" w:hAnsi="Arial" w:cs="Arial"/>
        </w:rPr>
        <w:t xml:space="preserve"> Comunicacional do Plano de Comunicação do presente projeto é constituído por:</w:t>
      </w:r>
    </w:p>
    <w:p w14:paraId="4004B7A1" w14:textId="28E7A9E3" w:rsidR="00F00EA9" w:rsidRDefault="00F00EA9" w:rsidP="001E3871">
      <w:pPr>
        <w:pStyle w:val="PargrafodaLista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jc w:val="both"/>
        <w:rPr>
          <w:rFonts w:ascii="Arial" w:eastAsia="Arial" w:hAnsi="Arial" w:cs="Arial"/>
        </w:rPr>
      </w:pPr>
      <w:r w:rsidRPr="00F00EA9">
        <w:rPr>
          <w:rFonts w:ascii="Arial" w:eastAsia="Arial" w:hAnsi="Arial" w:cs="Arial"/>
        </w:rPr>
        <w:t>INTERNET</w:t>
      </w:r>
    </w:p>
    <w:p w14:paraId="5A6D42A1" w14:textId="00FE74B5" w:rsidR="00F00EA9" w:rsidRDefault="00F00EA9" w:rsidP="001E3871">
      <w:pPr>
        <w:pStyle w:val="PargrafodaLista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EVENTOS</w:t>
      </w:r>
    </w:p>
    <w:p w14:paraId="3CD00039" w14:textId="2BCED5BA" w:rsidR="00F00EA9" w:rsidRDefault="00F00EA9" w:rsidP="001E3871">
      <w:pPr>
        <w:pStyle w:val="PargrafodaLista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PUBLICIDADE NOS MEDIA</w:t>
      </w:r>
    </w:p>
    <w:p w14:paraId="38E9FDA3" w14:textId="5620B3A4" w:rsidR="00F00EA9" w:rsidRPr="00F00EA9" w:rsidRDefault="00F00EA9" w:rsidP="001E3871">
      <w:pPr>
        <w:pStyle w:val="PargrafodaLista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ind w:left="567" w:hanging="283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MATERIAL GRÁFICO E VISUAL</w:t>
      </w:r>
    </w:p>
    <w:p w14:paraId="4EBDB805" w14:textId="19443482" w:rsidR="00F00EA9" w:rsidRDefault="00F00EA9" w:rsidP="00F00EA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  <w:highlight w:val="white"/>
        </w:rPr>
        <w:t xml:space="preserve">O ISEG participará também em roadshows de divulgação do projeto, ações formativas e atividades relacionadas junto de escolas secundárias, mostras científicas e formativas nos quais serão distribuídos </w:t>
      </w:r>
      <w:proofErr w:type="spellStart"/>
      <w:r>
        <w:rPr>
          <w:rFonts w:ascii="Arial" w:eastAsia="Arial" w:hAnsi="Arial" w:cs="Arial"/>
          <w:i/>
          <w:color w:val="000000"/>
          <w:highlight w:val="white"/>
        </w:rPr>
        <w:t>flyers</w:t>
      </w:r>
      <w:proofErr w:type="spellEnd"/>
      <w:r>
        <w:rPr>
          <w:rFonts w:ascii="Arial" w:eastAsia="Arial" w:hAnsi="Arial" w:cs="Arial"/>
          <w:color w:val="000000"/>
          <w:highlight w:val="white"/>
        </w:rPr>
        <w:t>, produzidos e afixados cartazes ou realizadas ações de sensibilização, consoante o âmbito do evento, sobre o comprometimento com um novo modelo de relação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highlight w:val="white"/>
        </w:rPr>
        <w:t xml:space="preserve">dos cidadãos e das empresas com o serviço público, nomeadamente no que se refere à adoção de processos digitais mais eficientes e eficazes na relação com a comunidade alargada </w:t>
      </w:r>
      <w:r>
        <w:rPr>
          <w:rFonts w:ascii="Arial" w:eastAsia="Arial" w:hAnsi="Arial" w:cs="Arial"/>
          <w:color w:val="000000"/>
        </w:rPr>
        <w:t>do Instituto.</w:t>
      </w:r>
    </w:p>
    <w:p w14:paraId="3BF46EE1" w14:textId="7008E683" w:rsidR="00F00EA9" w:rsidRDefault="00F00EA9" w:rsidP="00F00EA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highlight w:val="white"/>
        </w:rPr>
        <w:t>O Plano de Comunicação contempla a Produção de material gráfico de divulgação do projeto para disseminação do âmbito do mesmo, do Programa Operacional e dos fundos financiadores. O Site institucional do ISEG será alvo de desenho, criação e promoção de conteúdos específicos com informação sobre o projeto e teasers para vinculação da comunidade à iniciativa. De igual modo as Redes Sociais serão um dos canais de comunicação utilizados para a promoção da iniciativa. Também nos media serão publicadas notícias e conteúdos imagéticos de atividades do projeto, por forma a incentivar à causa da eficiência energética</w:t>
      </w:r>
      <w:r>
        <w:rPr>
          <w:rFonts w:ascii="Arial" w:eastAsia="Arial" w:hAnsi="Arial" w:cs="Arial"/>
          <w:color w:val="000000"/>
        </w:rPr>
        <w:t>.</w:t>
      </w:r>
    </w:p>
    <w:p w14:paraId="79168776" w14:textId="5702182A" w:rsidR="00BF7508" w:rsidRPr="00575D49" w:rsidRDefault="00F00EA9" w:rsidP="00575D4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  <w:highlight w:val="white"/>
        </w:rPr>
        <w:t>Será produzida uma newsletter especial de lançamento do projeto com inclusão de conteúdos do projeto em posteriores newsletter de periodicidade regular. Estão também planeadas a organização de sessões de esclarecimento e de sensibilização em formato outdoor</w:t>
      </w:r>
      <w:r>
        <w:rPr>
          <w:rFonts w:ascii="Arial" w:eastAsia="Arial" w:hAnsi="Arial" w:cs="Arial"/>
          <w:color w:val="000000"/>
        </w:rPr>
        <w:t xml:space="preserve">. </w:t>
      </w:r>
      <w:r>
        <w:rPr>
          <w:rFonts w:ascii="Arial" w:eastAsia="Arial" w:hAnsi="Arial" w:cs="Arial"/>
          <w:color w:val="000000"/>
          <w:highlight w:val="white"/>
        </w:rPr>
        <w:t xml:space="preserve">Está também planeada uma </w:t>
      </w:r>
      <w:r>
        <w:rPr>
          <w:rFonts w:ascii="Arial" w:eastAsia="Arial" w:hAnsi="Arial" w:cs="Arial"/>
          <w:color w:val="000000"/>
          <w:highlight w:val="white"/>
        </w:rPr>
        <w:lastRenderedPageBreak/>
        <w:t>campanha em meios de Comunicação Social (</w:t>
      </w:r>
      <w:proofErr w:type="spellStart"/>
      <w:r>
        <w:rPr>
          <w:rFonts w:ascii="Arial" w:eastAsia="Arial" w:hAnsi="Arial" w:cs="Arial"/>
          <w:color w:val="000000"/>
          <w:highlight w:val="white"/>
        </w:rPr>
        <w:t>press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release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 e anúncios) bem como campanhas de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Adwords</w:t>
      </w:r>
      <w:proofErr w:type="spellEnd"/>
      <w:r>
        <w:rPr>
          <w:rFonts w:ascii="Arial" w:eastAsia="Arial" w:hAnsi="Arial" w:cs="Arial"/>
          <w:color w:val="000000"/>
        </w:rPr>
        <w:t>.</w:t>
      </w:r>
    </w:p>
    <w:p w14:paraId="0EFC4172" w14:textId="702A3480" w:rsidR="00575D49" w:rsidRDefault="00575D49" w:rsidP="00BF7508">
      <w:pPr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highlight w:val="white"/>
        </w:rPr>
        <w:t>As iniciativas a implementar consistirão em</w:t>
      </w:r>
      <w:r>
        <w:rPr>
          <w:rFonts w:ascii="Arial" w:eastAsia="Arial" w:hAnsi="Arial" w:cs="Arial"/>
          <w:color w:val="000000"/>
        </w:rPr>
        <w:t>:</w:t>
      </w:r>
    </w:p>
    <w:p w14:paraId="4F29BA6B" w14:textId="7190D3DF" w:rsidR="00575D49" w:rsidRPr="00D33F49" w:rsidRDefault="00575D49" w:rsidP="00575D49">
      <w:pPr>
        <w:spacing w:after="0"/>
        <w:ind w:left="284"/>
        <w:jc w:val="both"/>
        <w:rPr>
          <w:rFonts w:ascii="Arial" w:eastAsia="Arial" w:hAnsi="Arial" w:cs="Arial"/>
          <w:lang w:eastAsia="pt-PT"/>
        </w:rPr>
      </w:pPr>
      <w:r w:rsidRPr="00D33F49">
        <w:rPr>
          <w:rFonts w:ascii="Arial" w:eastAsia="Arial" w:hAnsi="Arial" w:cs="Arial"/>
          <w:b/>
          <w:i/>
          <w:lang w:eastAsia="pt-PT"/>
        </w:rPr>
        <w:t>Atividade</w:t>
      </w:r>
      <w:r w:rsidRPr="00D33F49">
        <w:rPr>
          <w:rFonts w:ascii="Arial" w:eastAsia="Arial" w:hAnsi="Arial" w:cs="Arial"/>
          <w:lang w:eastAsia="pt-PT"/>
        </w:rPr>
        <w:t xml:space="preserve">: Criação de página web no site </w:t>
      </w:r>
      <w:r>
        <w:rPr>
          <w:rFonts w:ascii="Arial" w:eastAsia="Arial" w:hAnsi="Arial" w:cs="Arial"/>
          <w:lang w:eastAsia="pt-PT"/>
        </w:rPr>
        <w:t>do ISEG</w:t>
      </w:r>
      <w:r w:rsidRPr="00D33F49">
        <w:rPr>
          <w:rFonts w:ascii="Arial" w:eastAsia="Arial" w:hAnsi="Arial" w:cs="Arial"/>
          <w:lang w:eastAsia="pt-PT"/>
        </w:rPr>
        <w:t xml:space="preserve"> em </w:t>
      </w:r>
      <w:proofErr w:type="spellStart"/>
      <w:r>
        <w:rPr>
          <w:rFonts w:ascii="Arial" w:eastAsia="Arial" w:hAnsi="Arial" w:cs="Arial"/>
          <w:lang w:eastAsia="pt-PT"/>
        </w:rPr>
        <w:t>n</w:t>
      </w:r>
      <w:r w:rsidRPr="00D33F49">
        <w:rPr>
          <w:rFonts w:ascii="Arial" w:eastAsia="Arial" w:hAnsi="Arial" w:cs="Arial"/>
          <w:lang w:eastAsia="pt-PT"/>
        </w:rPr>
        <w:t>ov</w:t>
      </w:r>
      <w:proofErr w:type="spellEnd"/>
      <w:r w:rsidRPr="00D33F49">
        <w:rPr>
          <w:rFonts w:ascii="Arial" w:eastAsia="Arial" w:hAnsi="Arial" w:cs="Arial"/>
          <w:lang w:eastAsia="pt-PT"/>
        </w:rPr>
        <w:t>/2020</w:t>
      </w:r>
    </w:p>
    <w:p w14:paraId="0EE184C0" w14:textId="14F34D88" w:rsidR="00575D49" w:rsidRPr="00565493" w:rsidRDefault="00575D49" w:rsidP="00575D49">
      <w:pPr>
        <w:spacing w:after="0"/>
        <w:ind w:left="284"/>
        <w:jc w:val="both"/>
        <w:rPr>
          <w:rFonts w:ascii="Arial" w:eastAsia="Arial" w:hAnsi="Arial" w:cs="Arial"/>
          <w:lang w:eastAsia="pt-PT"/>
        </w:rPr>
      </w:pPr>
      <w:r w:rsidRPr="00565493">
        <w:rPr>
          <w:rFonts w:ascii="Arial" w:eastAsia="Arial" w:hAnsi="Arial" w:cs="Arial"/>
          <w:b/>
          <w:i/>
          <w:lang w:eastAsia="pt-PT"/>
        </w:rPr>
        <w:t>Atividade</w:t>
      </w:r>
      <w:r w:rsidRPr="00565493">
        <w:rPr>
          <w:rFonts w:ascii="Arial" w:eastAsia="Arial" w:hAnsi="Arial" w:cs="Arial"/>
          <w:lang w:eastAsia="pt-PT"/>
        </w:rPr>
        <w:t xml:space="preserve">: Atualização do site/Redes Sociais mensal </w:t>
      </w:r>
      <w:r w:rsidRPr="00D33F49">
        <w:rPr>
          <w:rFonts w:ascii="Arial" w:eastAsia="Arial" w:hAnsi="Arial" w:cs="Arial"/>
          <w:lang w:eastAsia="pt-PT"/>
        </w:rPr>
        <w:t xml:space="preserve">em </w:t>
      </w:r>
      <w:proofErr w:type="spellStart"/>
      <w:r>
        <w:rPr>
          <w:rFonts w:ascii="Arial" w:eastAsia="Arial" w:hAnsi="Arial" w:cs="Arial"/>
          <w:lang w:eastAsia="pt-PT"/>
        </w:rPr>
        <w:t>n</w:t>
      </w:r>
      <w:r w:rsidRPr="00565493">
        <w:rPr>
          <w:rFonts w:ascii="Arial" w:eastAsia="Arial" w:hAnsi="Arial" w:cs="Arial"/>
          <w:lang w:eastAsia="pt-PT"/>
        </w:rPr>
        <w:t>ov</w:t>
      </w:r>
      <w:proofErr w:type="spellEnd"/>
      <w:r w:rsidRPr="00565493">
        <w:rPr>
          <w:rFonts w:ascii="Arial" w:eastAsia="Arial" w:hAnsi="Arial" w:cs="Arial"/>
          <w:lang w:eastAsia="pt-PT"/>
        </w:rPr>
        <w:t>/2020</w:t>
      </w:r>
      <w:r>
        <w:rPr>
          <w:rFonts w:ascii="Arial" w:eastAsia="Arial" w:hAnsi="Arial" w:cs="Arial"/>
          <w:lang w:eastAsia="pt-PT"/>
        </w:rPr>
        <w:t>,</w:t>
      </w:r>
      <w:r w:rsidRPr="00565493">
        <w:rPr>
          <w:rFonts w:ascii="Arial" w:eastAsia="Arial" w:hAnsi="Arial" w:cs="Arial"/>
          <w:lang w:eastAsia="pt-PT"/>
        </w:rPr>
        <w:t xml:space="preserve"> </w:t>
      </w:r>
      <w:r>
        <w:rPr>
          <w:rFonts w:ascii="Arial" w:eastAsia="Arial" w:hAnsi="Arial" w:cs="Arial"/>
          <w:lang w:eastAsia="pt-PT"/>
        </w:rPr>
        <w:t>m</w:t>
      </w:r>
      <w:r w:rsidRPr="00565493">
        <w:rPr>
          <w:rFonts w:ascii="Arial" w:eastAsia="Arial" w:hAnsi="Arial" w:cs="Arial"/>
          <w:lang w:eastAsia="pt-PT"/>
        </w:rPr>
        <w:t xml:space="preserve">ar/2021, </w:t>
      </w:r>
      <w:proofErr w:type="spellStart"/>
      <w:r>
        <w:rPr>
          <w:rFonts w:ascii="Arial" w:eastAsia="Arial" w:hAnsi="Arial" w:cs="Arial"/>
          <w:lang w:eastAsia="pt-PT"/>
        </w:rPr>
        <w:t>j</w:t>
      </w:r>
      <w:r w:rsidRPr="00565493">
        <w:rPr>
          <w:rFonts w:ascii="Arial" w:eastAsia="Arial" w:hAnsi="Arial" w:cs="Arial"/>
          <w:lang w:eastAsia="pt-PT"/>
        </w:rPr>
        <w:t>un</w:t>
      </w:r>
      <w:proofErr w:type="spellEnd"/>
      <w:r w:rsidRPr="00565493">
        <w:rPr>
          <w:rFonts w:ascii="Arial" w:eastAsia="Arial" w:hAnsi="Arial" w:cs="Arial"/>
          <w:lang w:eastAsia="pt-PT"/>
        </w:rPr>
        <w:t xml:space="preserve">/2021, </w:t>
      </w:r>
      <w:r>
        <w:rPr>
          <w:rFonts w:ascii="Arial" w:eastAsia="Arial" w:hAnsi="Arial" w:cs="Arial"/>
          <w:lang w:eastAsia="pt-PT"/>
        </w:rPr>
        <w:t>s</w:t>
      </w:r>
      <w:r w:rsidRPr="00565493">
        <w:rPr>
          <w:rFonts w:ascii="Arial" w:eastAsia="Arial" w:hAnsi="Arial" w:cs="Arial"/>
          <w:lang w:eastAsia="pt-PT"/>
        </w:rPr>
        <w:t xml:space="preserve">et/2021, </w:t>
      </w:r>
      <w:r>
        <w:rPr>
          <w:rFonts w:ascii="Arial" w:eastAsia="Arial" w:hAnsi="Arial" w:cs="Arial"/>
          <w:lang w:eastAsia="pt-PT"/>
        </w:rPr>
        <w:t>d</w:t>
      </w:r>
      <w:r w:rsidRPr="00565493">
        <w:rPr>
          <w:rFonts w:ascii="Arial" w:eastAsia="Arial" w:hAnsi="Arial" w:cs="Arial"/>
          <w:lang w:eastAsia="pt-PT"/>
        </w:rPr>
        <w:t xml:space="preserve">ez/2021, </w:t>
      </w:r>
      <w:r>
        <w:rPr>
          <w:rFonts w:ascii="Arial" w:eastAsia="Arial" w:hAnsi="Arial" w:cs="Arial"/>
          <w:lang w:eastAsia="pt-PT"/>
        </w:rPr>
        <w:t>m</w:t>
      </w:r>
      <w:r w:rsidRPr="00565493">
        <w:rPr>
          <w:rFonts w:ascii="Arial" w:eastAsia="Arial" w:hAnsi="Arial" w:cs="Arial"/>
          <w:lang w:eastAsia="pt-PT"/>
        </w:rPr>
        <w:t xml:space="preserve">ar/2022, </w:t>
      </w:r>
      <w:proofErr w:type="spellStart"/>
      <w:r>
        <w:rPr>
          <w:rFonts w:ascii="Arial" w:eastAsia="Arial" w:hAnsi="Arial" w:cs="Arial"/>
          <w:lang w:eastAsia="pt-PT"/>
        </w:rPr>
        <w:t>j</w:t>
      </w:r>
      <w:r w:rsidRPr="00565493">
        <w:rPr>
          <w:rFonts w:ascii="Arial" w:eastAsia="Arial" w:hAnsi="Arial" w:cs="Arial"/>
          <w:lang w:eastAsia="pt-PT"/>
        </w:rPr>
        <w:t>un</w:t>
      </w:r>
      <w:proofErr w:type="spellEnd"/>
      <w:r w:rsidRPr="00565493">
        <w:rPr>
          <w:rFonts w:ascii="Arial" w:eastAsia="Arial" w:hAnsi="Arial" w:cs="Arial"/>
          <w:lang w:eastAsia="pt-PT"/>
        </w:rPr>
        <w:t xml:space="preserve">/2022, </w:t>
      </w:r>
      <w:r>
        <w:rPr>
          <w:rFonts w:ascii="Arial" w:eastAsia="Arial" w:hAnsi="Arial" w:cs="Arial"/>
          <w:lang w:eastAsia="pt-PT"/>
        </w:rPr>
        <w:t>s</w:t>
      </w:r>
      <w:r w:rsidRPr="00565493">
        <w:rPr>
          <w:rFonts w:ascii="Arial" w:eastAsia="Arial" w:hAnsi="Arial" w:cs="Arial"/>
          <w:lang w:eastAsia="pt-PT"/>
        </w:rPr>
        <w:t xml:space="preserve">et/2022 e </w:t>
      </w:r>
      <w:r>
        <w:rPr>
          <w:rFonts w:ascii="Arial" w:eastAsia="Arial" w:hAnsi="Arial" w:cs="Arial"/>
          <w:lang w:eastAsia="pt-PT"/>
        </w:rPr>
        <w:t>o</w:t>
      </w:r>
      <w:r w:rsidRPr="00565493">
        <w:rPr>
          <w:rFonts w:ascii="Arial" w:eastAsia="Arial" w:hAnsi="Arial" w:cs="Arial"/>
          <w:lang w:eastAsia="pt-PT"/>
        </w:rPr>
        <w:t>ut/2022</w:t>
      </w:r>
    </w:p>
    <w:p w14:paraId="7CAE601C" w14:textId="54F2075D" w:rsidR="00575D49" w:rsidRPr="00565493" w:rsidRDefault="00575D49" w:rsidP="00575D49">
      <w:pPr>
        <w:spacing w:after="0"/>
        <w:ind w:left="284"/>
        <w:jc w:val="both"/>
        <w:rPr>
          <w:rFonts w:ascii="Arial" w:eastAsia="Arial" w:hAnsi="Arial" w:cs="Arial"/>
          <w:lang w:eastAsia="pt-PT"/>
        </w:rPr>
      </w:pPr>
      <w:r w:rsidRPr="00565493">
        <w:rPr>
          <w:rFonts w:ascii="Arial" w:eastAsia="Arial" w:hAnsi="Arial" w:cs="Arial"/>
          <w:b/>
          <w:i/>
          <w:lang w:eastAsia="pt-PT"/>
        </w:rPr>
        <w:t>Atividade</w:t>
      </w:r>
      <w:r w:rsidRPr="00565493">
        <w:rPr>
          <w:rFonts w:ascii="Arial" w:eastAsia="Arial" w:hAnsi="Arial" w:cs="Arial"/>
          <w:lang w:eastAsia="pt-PT"/>
        </w:rPr>
        <w:t xml:space="preserve">: Campanha de </w:t>
      </w:r>
      <w:proofErr w:type="spellStart"/>
      <w:r w:rsidRPr="00565493">
        <w:rPr>
          <w:rFonts w:ascii="Arial" w:eastAsia="Arial" w:hAnsi="Arial" w:cs="Arial"/>
          <w:lang w:eastAsia="pt-PT"/>
        </w:rPr>
        <w:t>Adwords</w:t>
      </w:r>
      <w:proofErr w:type="spellEnd"/>
      <w:r w:rsidRPr="00565493">
        <w:rPr>
          <w:rFonts w:ascii="Arial" w:eastAsia="Arial" w:hAnsi="Arial" w:cs="Arial"/>
          <w:lang w:eastAsia="pt-PT"/>
        </w:rPr>
        <w:t xml:space="preserve"> em 2020, 2021 e 2022</w:t>
      </w:r>
    </w:p>
    <w:p w14:paraId="48AA1260" w14:textId="7C5529E1" w:rsidR="00575D49" w:rsidRPr="00565493" w:rsidRDefault="00575D49" w:rsidP="00575D49">
      <w:pPr>
        <w:spacing w:after="0"/>
        <w:ind w:left="284"/>
        <w:jc w:val="both"/>
        <w:rPr>
          <w:rFonts w:ascii="Arial" w:eastAsia="Arial" w:hAnsi="Arial" w:cs="Arial"/>
          <w:lang w:eastAsia="pt-PT"/>
        </w:rPr>
      </w:pPr>
      <w:r w:rsidRPr="00565493">
        <w:rPr>
          <w:rFonts w:ascii="Arial" w:eastAsia="Arial" w:hAnsi="Arial" w:cs="Arial"/>
          <w:b/>
          <w:i/>
          <w:lang w:eastAsia="pt-PT"/>
        </w:rPr>
        <w:t>Atividade</w:t>
      </w:r>
      <w:r w:rsidRPr="00565493">
        <w:rPr>
          <w:rFonts w:ascii="Arial" w:eastAsia="Arial" w:hAnsi="Arial" w:cs="Arial"/>
          <w:lang w:eastAsia="pt-PT"/>
        </w:rPr>
        <w:t xml:space="preserve">: Cartazes de Divulgação em </w:t>
      </w:r>
      <w:proofErr w:type="spellStart"/>
      <w:r>
        <w:rPr>
          <w:rFonts w:ascii="Arial" w:eastAsia="Arial" w:hAnsi="Arial" w:cs="Arial"/>
          <w:lang w:eastAsia="pt-PT"/>
        </w:rPr>
        <w:t>n</w:t>
      </w:r>
      <w:r w:rsidRPr="00565493">
        <w:rPr>
          <w:rFonts w:ascii="Arial" w:eastAsia="Arial" w:hAnsi="Arial" w:cs="Arial"/>
          <w:lang w:eastAsia="pt-PT"/>
        </w:rPr>
        <w:t>ov</w:t>
      </w:r>
      <w:proofErr w:type="spellEnd"/>
      <w:r w:rsidRPr="00565493">
        <w:rPr>
          <w:rFonts w:ascii="Arial" w:eastAsia="Arial" w:hAnsi="Arial" w:cs="Arial"/>
          <w:lang w:eastAsia="pt-PT"/>
        </w:rPr>
        <w:t xml:space="preserve">/ 2020, </w:t>
      </w:r>
      <w:r>
        <w:rPr>
          <w:rFonts w:ascii="Arial" w:eastAsia="Arial" w:hAnsi="Arial" w:cs="Arial"/>
          <w:lang w:eastAsia="pt-PT"/>
        </w:rPr>
        <w:t>d</w:t>
      </w:r>
      <w:r w:rsidRPr="00565493">
        <w:rPr>
          <w:rFonts w:ascii="Arial" w:eastAsia="Arial" w:hAnsi="Arial" w:cs="Arial"/>
          <w:lang w:eastAsia="pt-PT"/>
        </w:rPr>
        <w:t xml:space="preserve">ez/2020, </w:t>
      </w:r>
      <w:r>
        <w:rPr>
          <w:rFonts w:ascii="Arial" w:eastAsia="Arial" w:hAnsi="Arial" w:cs="Arial"/>
          <w:lang w:eastAsia="pt-PT"/>
        </w:rPr>
        <w:t>m</w:t>
      </w:r>
      <w:r w:rsidRPr="00565493">
        <w:rPr>
          <w:rFonts w:ascii="Arial" w:eastAsia="Arial" w:hAnsi="Arial" w:cs="Arial"/>
          <w:lang w:eastAsia="pt-PT"/>
        </w:rPr>
        <w:t xml:space="preserve">ar/2021, </w:t>
      </w:r>
      <w:r>
        <w:rPr>
          <w:rFonts w:ascii="Arial" w:eastAsia="Arial" w:hAnsi="Arial" w:cs="Arial"/>
          <w:lang w:eastAsia="pt-PT"/>
        </w:rPr>
        <w:t>s</w:t>
      </w:r>
      <w:r w:rsidRPr="00565493">
        <w:rPr>
          <w:rFonts w:ascii="Arial" w:eastAsia="Arial" w:hAnsi="Arial" w:cs="Arial"/>
          <w:lang w:eastAsia="pt-PT"/>
        </w:rPr>
        <w:t xml:space="preserve">et/2021, </w:t>
      </w:r>
      <w:r>
        <w:rPr>
          <w:rFonts w:ascii="Arial" w:eastAsia="Arial" w:hAnsi="Arial" w:cs="Arial"/>
          <w:lang w:eastAsia="pt-PT"/>
        </w:rPr>
        <w:t>m</w:t>
      </w:r>
      <w:r w:rsidRPr="00565493">
        <w:rPr>
          <w:rFonts w:ascii="Arial" w:eastAsia="Arial" w:hAnsi="Arial" w:cs="Arial"/>
          <w:lang w:eastAsia="pt-PT"/>
        </w:rPr>
        <w:t xml:space="preserve">ar/2022, </w:t>
      </w:r>
      <w:r>
        <w:rPr>
          <w:rFonts w:ascii="Arial" w:eastAsia="Arial" w:hAnsi="Arial" w:cs="Arial"/>
          <w:lang w:eastAsia="pt-PT"/>
        </w:rPr>
        <w:t>s</w:t>
      </w:r>
      <w:r w:rsidRPr="00565493">
        <w:rPr>
          <w:rFonts w:ascii="Arial" w:eastAsia="Arial" w:hAnsi="Arial" w:cs="Arial"/>
          <w:lang w:eastAsia="pt-PT"/>
        </w:rPr>
        <w:t xml:space="preserve">et/2022 e </w:t>
      </w:r>
      <w:r>
        <w:rPr>
          <w:rFonts w:ascii="Arial" w:eastAsia="Arial" w:hAnsi="Arial" w:cs="Arial"/>
          <w:lang w:eastAsia="pt-PT"/>
        </w:rPr>
        <w:t>o</w:t>
      </w:r>
      <w:r w:rsidRPr="00565493">
        <w:rPr>
          <w:rFonts w:ascii="Arial" w:eastAsia="Arial" w:hAnsi="Arial" w:cs="Arial"/>
          <w:lang w:eastAsia="pt-PT"/>
        </w:rPr>
        <w:t>ut/2022.</w:t>
      </w:r>
    </w:p>
    <w:p w14:paraId="3F8FBE9F" w14:textId="6B4593AE" w:rsidR="00575D49" w:rsidRPr="00565493" w:rsidRDefault="00575D49" w:rsidP="00575D49">
      <w:pPr>
        <w:spacing w:after="0"/>
        <w:ind w:left="284"/>
        <w:jc w:val="both"/>
        <w:rPr>
          <w:rFonts w:ascii="Arial" w:eastAsia="Arial" w:hAnsi="Arial" w:cs="Arial"/>
          <w:lang w:eastAsia="pt-PT"/>
        </w:rPr>
      </w:pPr>
      <w:r w:rsidRPr="00565493">
        <w:rPr>
          <w:rFonts w:ascii="Arial" w:eastAsia="Arial" w:hAnsi="Arial" w:cs="Arial"/>
          <w:b/>
          <w:i/>
          <w:lang w:eastAsia="pt-PT"/>
        </w:rPr>
        <w:t>Atividade</w:t>
      </w:r>
      <w:r w:rsidRPr="00565493">
        <w:rPr>
          <w:rFonts w:ascii="Arial" w:eastAsia="Arial" w:hAnsi="Arial" w:cs="Arial"/>
          <w:lang w:eastAsia="pt-PT"/>
        </w:rPr>
        <w:t xml:space="preserve">: Realização de Workshops em </w:t>
      </w:r>
      <w:r>
        <w:rPr>
          <w:rFonts w:ascii="Arial" w:eastAsia="Arial" w:hAnsi="Arial" w:cs="Arial"/>
          <w:lang w:eastAsia="pt-PT"/>
        </w:rPr>
        <w:t>d</w:t>
      </w:r>
      <w:r w:rsidRPr="00565493">
        <w:rPr>
          <w:rFonts w:ascii="Arial" w:eastAsia="Arial" w:hAnsi="Arial" w:cs="Arial"/>
          <w:lang w:eastAsia="pt-PT"/>
        </w:rPr>
        <w:t xml:space="preserve">ez/2020, </w:t>
      </w:r>
      <w:proofErr w:type="spellStart"/>
      <w:r>
        <w:rPr>
          <w:rFonts w:ascii="Arial" w:eastAsia="Arial" w:hAnsi="Arial" w:cs="Arial"/>
          <w:lang w:eastAsia="pt-PT"/>
        </w:rPr>
        <w:t>n</w:t>
      </w:r>
      <w:r w:rsidRPr="00565493">
        <w:rPr>
          <w:rFonts w:ascii="Arial" w:eastAsia="Arial" w:hAnsi="Arial" w:cs="Arial"/>
          <w:lang w:eastAsia="pt-PT"/>
        </w:rPr>
        <w:t>ov</w:t>
      </w:r>
      <w:proofErr w:type="spellEnd"/>
      <w:r w:rsidRPr="00565493">
        <w:rPr>
          <w:rFonts w:ascii="Arial" w:eastAsia="Arial" w:hAnsi="Arial" w:cs="Arial"/>
          <w:lang w:eastAsia="pt-PT"/>
        </w:rPr>
        <w:t xml:space="preserve">/2021, </w:t>
      </w:r>
      <w:r>
        <w:rPr>
          <w:rFonts w:ascii="Arial" w:eastAsia="Arial" w:hAnsi="Arial" w:cs="Arial"/>
          <w:lang w:eastAsia="pt-PT"/>
        </w:rPr>
        <w:t>o</w:t>
      </w:r>
      <w:r w:rsidRPr="00565493">
        <w:rPr>
          <w:rFonts w:ascii="Arial" w:eastAsia="Arial" w:hAnsi="Arial" w:cs="Arial"/>
          <w:lang w:eastAsia="pt-PT"/>
        </w:rPr>
        <w:t>ut/2022.</w:t>
      </w:r>
    </w:p>
    <w:p w14:paraId="0890BA20" w14:textId="0DC1B3A3" w:rsidR="00575D49" w:rsidRPr="00565493" w:rsidRDefault="00575D49" w:rsidP="00575D49">
      <w:pPr>
        <w:spacing w:after="0"/>
        <w:ind w:left="284"/>
        <w:jc w:val="both"/>
        <w:rPr>
          <w:rFonts w:ascii="Arial" w:eastAsia="Arial" w:hAnsi="Arial" w:cs="Arial"/>
          <w:lang w:eastAsia="pt-PT"/>
        </w:rPr>
      </w:pPr>
      <w:r w:rsidRPr="00565493">
        <w:rPr>
          <w:rFonts w:ascii="Arial" w:eastAsia="Arial" w:hAnsi="Arial" w:cs="Arial"/>
          <w:b/>
          <w:i/>
          <w:lang w:eastAsia="pt-PT"/>
        </w:rPr>
        <w:t>Atividade</w:t>
      </w:r>
      <w:r w:rsidRPr="00565493">
        <w:rPr>
          <w:rFonts w:ascii="Arial" w:eastAsia="Arial" w:hAnsi="Arial" w:cs="Arial"/>
          <w:lang w:eastAsia="pt-PT"/>
        </w:rPr>
        <w:t xml:space="preserve">: Disponibilização de Brochuras em </w:t>
      </w:r>
      <w:r>
        <w:rPr>
          <w:rFonts w:ascii="Arial" w:eastAsia="Arial" w:hAnsi="Arial" w:cs="Arial"/>
          <w:lang w:eastAsia="pt-PT"/>
        </w:rPr>
        <w:t>d</w:t>
      </w:r>
      <w:r w:rsidRPr="00565493">
        <w:rPr>
          <w:rFonts w:ascii="Arial" w:eastAsia="Arial" w:hAnsi="Arial" w:cs="Arial"/>
          <w:lang w:eastAsia="pt-PT"/>
        </w:rPr>
        <w:t xml:space="preserve">ez/2020, </w:t>
      </w:r>
      <w:proofErr w:type="spellStart"/>
      <w:r>
        <w:rPr>
          <w:rFonts w:ascii="Arial" w:eastAsia="Arial" w:hAnsi="Arial" w:cs="Arial"/>
          <w:lang w:eastAsia="pt-PT"/>
        </w:rPr>
        <w:t>m</w:t>
      </w:r>
      <w:r w:rsidRPr="00565493">
        <w:rPr>
          <w:rFonts w:ascii="Arial" w:eastAsia="Arial" w:hAnsi="Arial" w:cs="Arial"/>
          <w:lang w:eastAsia="pt-PT"/>
        </w:rPr>
        <w:t>ai</w:t>
      </w:r>
      <w:proofErr w:type="spellEnd"/>
      <w:r w:rsidRPr="00565493">
        <w:rPr>
          <w:rFonts w:ascii="Arial" w:eastAsia="Arial" w:hAnsi="Arial" w:cs="Arial"/>
          <w:lang w:eastAsia="pt-PT"/>
        </w:rPr>
        <w:t xml:space="preserve">/2021, </w:t>
      </w:r>
      <w:proofErr w:type="spellStart"/>
      <w:r>
        <w:rPr>
          <w:rFonts w:ascii="Arial" w:eastAsia="Arial" w:hAnsi="Arial" w:cs="Arial"/>
          <w:lang w:eastAsia="pt-PT"/>
        </w:rPr>
        <w:t>mai</w:t>
      </w:r>
      <w:proofErr w:type="spellEnd"/>
      <w:r w:rsidRPr="00565493">
        <w:rPr>
          <w:rFonts w:ascii="Arial" w:eastAsia="Arial" w:hAnsi="Arial" w:cs="Arial"/>
          <w:lang w:eastAsia="pt-PT"/>
        </w:rPr>
        <w:t xml:space="preserve">/2022 e </w:t>
      </w:r>
      <w:r>
        <w:rPr>
          <w:rFonts w:ascii="Arial" w:eastAsia="Arial" w:hAnsi="Arial" w:cs="Arial"/>
          <w:lang w:eastAsia="pt-PT"/>
        </w:rPr>
        <w:t>out</w:t>
      </w:r>
      <w:r w:rsidRPr="00565493">
        <w:rPr>
          <w:rFonts w:ascii="Arial" w:eastAsia="Arial" w:hAnsi="Arial" w:cs="Arial"/>
          <w:lang w:eastAsia="pt-PT"/>
        </w:rPr>
        <w:t>/2022</w:t>
      </w:r>
    </w:p>
    <w:p w14:paraId="3341015E" w14:textId="77777777" w:rsidR="00575D49" w:rsidRPr="00565493" w:rsidRDefault="00575D49" w:rsidP="00575D49">
      <w:pPr>
        <w:spacing w:after="0"/>
        <w:ind w:left="284"/>
        <w:jc w:val="both"/>
        <w:rPr>
          <w:rFonts w:ascii="Arial" w:eastAsia="Arial" w:hAnsi="Arial" w:cs="Arial"/>
          <w:lang w:eastAsia="pt-PT"/>
        </w:rPr>
      </w:pPr>
      <w:r w:rsidRPr="00565493">
        <w:rPr>
          <w:rFonts w:ascii="Arial" w:eastAsia="Arial" w:hAnsi="Arial" w:cs="Arial"/>
          <w:b/>
          <w:i/>
          <w:lang w:eastAsia="pt-PT"/>
        </w:rPr>
        <w:t>Atividade</w:t>
      </w:r>
      <w:r w:rsidRPr="00565493">
        <w:rPr>
          <w:rFonts w:ascii="Arial" w:eastAsia="Arial" w:hAnsi="Arial" w:cs="Arial"/>
          <w:lang w:eastAsia="pt-PT"/>
        </w:rPr>
        <w:t>: Reuniões com parceiros em 2020, 2021 e 2022.</w:t>
      </w:r>
    </w:p>
    <w:p w14:paraId="5FDE3F46" w14:textId="57415038" w:rsidR="00575D49" w:rsidRPr="00565493" w:rsidRDefault="00575D49" w:rsidP="00575D49">
      <w:pPr>
        <w:spacing w:after="0"/>
        <w:ind w:left="284"/>
        <w:jc w:val="both"/>
        <w:rPr>
          <w:rFonts w:ascii="Arial" w:eastAsia="Arial" w:hAnsi="Arial" w:cs="Arial"/>
          <w:lang w:eastAsia="pt-PT"/>
        </w:rPr>
      </w:pPr>
      <w:r w:rsidRPr="00565493">
        <w:rPr>
          <w:rFonts w:ascii="Arial" w:eastAsia="Arial" w:hAnsi="Arial" w:cs="Arial"/>
          <w:b/>
          <w:i/>
          <w:lang w:eastAsia="pt-PT"/>
        </w:rPr>
        <w:t>Atividade</w:t>
      </w:r>
      <w:r w:rsidRPr="00565493">
        <w:rPr>
          <w:rFonts w:ascii="Arial" w:eastAsia="Arial" w:hAnsi="Arial" w:cs="Arial"/>
          <w:lang w:eastAsia="pt-PT"/>
        </w:rPr>
        <w:t xml:space="preserve">: Evento de Início do Projeto em </w:t>
      </w:r>
      <w:proofErr w:type="spellStart"/>
      <w:r>
        <w:rPr>
          <w:rFonts w:ascii="Arial" w:eastAsia="Arial" w:hAnsi="Arial" w:cs="Arial"/>
          <w:lang w:eastAsia="pt-PT"/>
        </w:rPr>
        <w:t>n</w:t>
      </w:r>
      <w:r w:rsidRPr="00565493">
        <w:rPr>
          <w:rFonts w:ascii="Arial" w:eastAsia="Arial" w:hAnsi="Arial" w:cs="Arial"/>
          <w:lang w:eastAsia="pt-PT"/>
        </w:rPr>
        <w:t>ov</w:t>
      </w:r>
      <w:proofErr w:type="spellEnd"/>
      <w:r w:rsidRPr="00565493">
        <w:rPr>
          <w:rFonts w:ascii="Arial" w:eastAsia="Arial" w:hAnsi="Arial" w:cs="Arial"/>
          <w:lang w:eastAsia="pt-PT"/>
        </w:rPr>
        <w:t>/2020.</w:t>
      </w:r>
    </w:p>
    <w:p w14:paraId="6C2E4F3F" w14:textId="05B5B776" w:rsidR="00575D49" w:rsidRPr="00565493" w:rsidRDefault="00575D49" w:rsidP="00575D49">
      <w:pPr>
        <w:spacing w:after="0"/>
        <w:ind w:left="284"/>
        <w:jc w:val="both"/>
        <w:rPr>
          <w:rFonts w:ascii="Arial" w:eastAsia="Arial" w:hAnsi="Arial" w:cs="Arial"/>
          <w:lang w:eastAsia="pt-PT"/>
        </w:rPr>
      </w:pPr>
      <w:r w:rsidRPr="00565493">
        <w:rPr>
          <w:rFonts w:ascii="Arial" w:eastAsia="Arial" w:hAnsi="Arial" w:cs="Arial"/>
          <w:b/>
          <w:i/>
          <w:lang w:eastAsia="pt-PT"/>
        </w:rPr>
        <w:t>Atividade:</w:t>
      </w:r>
      <w:r w:rsidRPr="00565493">
        <w:rPr>
          <w:rFonts w:ascii="Arial" w:eastAsia="Arial" w:hAnsi="Arial" w:cs="Arial"/>
          <w:lang w:eastAsia="pt-PT"/>
        </w:rPr>
        <w:t xml:space="preserve"> Evento de Apresentação Pública Resultado em </w:t>
      </w:r>
      <w:r>
        <w:rPr>
          <w:rFonts w:ascii="Arial" w:eastAsia="Arial" w:hAnsi="Arial" w:cs="Arial"/>
          <w:lang w:eastAsia="pt-PT"/>
        </w:rPr>
        <w:t>o</w:t>
      </w:r>
      <w:r w:rsidRPr="00565493">
        <w:rPr>
          <w:rFonts w:ascii="Arial" w:eastAsia="Arial" w:hAnsi="Arial" w:cs="Arial"/>
          <w:lang w:eastAsia="pt-PT"/>
        </w:rPr>
        <w:t>ut/2022.</w:t>
      </w:r>
    </w:p>
    <w:p w14:paraId="47A31687" w14:textId="2E2C7DA1" w:rsidR="00575D49" w:rsidRPr="00565493" w:rsidRDefault="00575D49" w:rsidP="00575D49">
      <w:pPr>
        <w:spacing w:after="0"/>
        <w:ind w:left="284"/>
        <w:jc w:val="both"/>
        <w:rPr>
          <w:rFonts w:ascii="Arial" w:eastAsia="Arial" w:hAnsi="Arial" w:cs="Arial"/>
          <w:lang w:eastAsia="pt-PT"/>
        </w:rPr>
      </w:pPr>
      <w:r w:rsidRPr="00565493">
        <w:rPr>
          <w:rFonts w:ascii="Arial" w:eastAsia="Arial" w:hAnsi="Arial" w:cs="Arial"/>
          <w:b/>
          <w:i/>
          <w:lang w:eastAsia="pt-PT"/>
        </w:rPr>
        <w:t>Atividade</w:t>
      </w:r>
      <w:r w:rsidRPr="00565493">
        <w:rPr>
          <w:rFonts w:ascii="Arial" w:eastAsia="Arial" w:hAnsi="Arial" w:cs="Arial"/>
          <w:lang w:eastAsia="pt-PT"/>
        </w:rPr>
        <w:t xml:space="preserve">: </w:t>
      </w:r>
      <w:r w:rsidRPr="00565493">
        <w:rPr>
          <w:rFonts w:ascii="Arial" w:eastAsia="Arial" w:hAnsi="Arial" w:cs="Arial"/>
          <w:i/>
          <w:lang w:eastAsia="pt-PT"/>
        </w:rPr>
        <w:t>Newsletter</w:t>
      </w:r>
      <w:r w:rsidRPr="00565493">
        <w:rPr>
          <w:rFonts w:ascii="Arial" w:eastAsia="Arial" w:hAnsi="Arial" w:cs="Arial"/>
          <w:lang w:eastAsia="pt-PT"/>
        </w:rPr>
        <w:t xml:space="preserve"> em </w:t>
      </w:r>
      <w:proofErr w:type="spellStart"/>
      <w:r>
        <w:rPr>
          <w:rFonts w:ascii="Arial" w:eastAsia="Arial" w:hAnsi="Arial" w:cs="Arial"/>
          <w:lang w:eastAsia="pt-PT"/>
        </w:rPr>
        <w:t>n</w:t>
      </w:r>
      <w:r w:rsidRPr="00565493">
        <w:rPr>
          <w:rFonts w:ascii="Arial" w:eastAsia="Arial" w:hAnsi="Arial" w:cs="Arial"/>
          <w:lang w:eastAsia="pt-PT"/>
        </w:rPr>
        <w:t>ov</w:t>
      </w:r>
      <w:proofErr w:type="spellEnd"/>
      <w:r w:rsidRPr="00565493">
        <w:rPr>
          <w:rFonts w:ascii="Arial" w:eastAsia="Arial" w:hAnsi="Arial" w:cs="Arial"/>
          <w:lang w:eastAsia="pt-PT"/>
        </w:rPr>
        <w:t xml:space="preserve"> 2020, </w:t>
      </w:r>
      <w:r>
        <w:rPr>
          <w:rFonts w:ascii="Arial" w:eastAsia="Arial" w:hAnsi="Arial" w:cs="Arial"/>
          <w:lang w:eastAsia="pt-PT"/>
        </w:rPr>
        <w:t>d</w:t>
      </w:r>
      <w:r w:rsidRPr="00565493">
        <w:rPr>
          <w:rFonts w:ascii="Arial" w:eastAsia="Arial" w:hAnsi="Arial" w:cs="Arial"/>
          <w:lang w:eastAsia="pt-PT"/>
        </w:rPr>
        <w:t xml:space="preserve">ez/2020, </w:t>
      </w:r>
      <w:proofErr w:type="spellStart"/>
      <w:r>
        <w:rPr>
          <w:rFonts w:ascii="Arial" w:eastAsia="Arial" w:hAnsi="Arial" w:cs="Arial"/>
          <w:lang w:eastAsia="pt-PT"/>
        </w:rPr>
        <w:t>a</w:t>
      </w:r>
      <w:r w:rsidRPr="00565493">
        <w:rPr>
          <w:rFonts w:ascii="Arial" w:eastAsia="Arial" w:hAnsi="Arial" w:cs="Arial"/>
          <w:lang w:eastAsia="pt-PT"/>
        </w:rPr>
        <w:t>br</w:t>
      </w:r>
      <w:proofErr w:type="spellEnd"/>
      <w:r w:rsidRPr="00565493">
        <w:rPr>
          <w:rFonts w:ascii="Arial" w:eastAsia="Arial" w:hAnsi="Arial" w:cs="Arial"/>
          <w:lang w:eastAsia="pt-PT"/>
        </w:rPr>
        <w:t xml:space="preserve">/2021, </w:t>
      </w:r>
      <w:r>
        <w:rPr>
          <w:rFonts w:ascii="Arial" w:eastAsia="Arial" w:hAnsi="Arial" w:cs="Arial"/>
          <w:lang w:eastAsia="pt-PT"/>
        </w:rPr>
        <w:t>a</w:t>
      </w:r>
      <w:r w:rsidRPr="00565493">
        <w:rPr>
          <w:rFonts w:ascii="Arial" w:eastAsia="Arial" w:hAnsi="Arial" w:cs="Arial"/>
          <w:lang w:eastAsia="pt-PT"/>
        </w:rPr>
        <w:t xml:space="preserve">go/2021, </w:t>
      </w:r>
      <w:proofErr w:type="spellStart"/>
      <w:r>
        <w:rPr>
          <w:rFonts w:ascii="Arial" w:eastAsia="Arial" w:hAnsi="Arial" w:cs="Arial"/>
          <w:lang w:eastAsia="pt-PT"/>
        </w:rPr>
        <w:t>a</w:t>
      </w:r>
      <w:r w:rsidRPr="00565493">
        <w:rPr>
          <w:rFonts w:ascii="Arial" w:eastAsia="Arial" w:hAnsi="Arial" w:cs="Arial"/>
          <w:lang w:eastAsia="pt-PT"/>
        </w:rPr>
        <w:t>br</w:t>
      </w:r>
      <w:proofErr w:type="spellEnd"/>
      <w:r w:rsidRPr="00565493">
        <w:rPr>
          <w:rFonts w:ascii="Arial" w:eastAsia="Arial" w:hAnsi="Arial" w:cs="Arial"/>
          <w:lang w:eastAsia="pt-PT"/>
        </w:rPr>
        <w:t xml:space="preserve">/2022 e </w:t>
      </w:r>
      <w:r>
        <w:rPr>
          <w:rFonts w:ascii="Arial" w:eastAsia="Arial" w:hAnsi="Arial" w:cs="Arial"/>
          <w:lang w:eastAsia="pt-PT"/>
        </w:rPr>
        <w:t>a</w:t>
      </w:r>
      <w:r w:rsidRPr="00565493">
        <w:rPr>
          <w:rFonts w:ascii="Arial" w:eastAsia="Arial" w:hAnsi="Arial" w:cs="Arial"/>
          <w:lang w:eastAsia="pt-PT"/>
        </w:rPr>
        <w:t>go/2022.</w:t>
      </w:r>
    </w:p>
    <w:p w14:paraId="56A40F96" w14:textId="6AB55FBC" w:rsidR="00575D49" w:rsidRPr="00565493" w:rsidRDefault="00575D49" w:rsidP="00575D49">
      <w:pPr>
        <w:spacing w:after="0"/>
        <w:ind w:left="284"/>
        <w:jc w:val="both"/>
        <w:rPr>
          <w:rFonts w:ascii="Arial" w:eastAsia="Arial" w:hAnsi="Arial" w:cs="Arial"/>
          <w:lang w:eastAsia="pt-PT"/>
        </w:rPr>
      </w:pPr>
      <w:r w:rsidRPr="00565493">
        <w:rPr>
          <w:rFonts w:ascii="Arial" w:eastAsia="Arial" w:hAnsi="Arial" w:cs="Arial"/>
          <w:b/>
          <w:i/>
          <w:lang w:eastAsia="pt-PT"/>
        </w:rPr>
        <w:t>Atividade</w:t>
      </w:r>
      <w:r w:rsidRPr="00565493">
        <w:rPr>
          <w:rFonts w:ascii="Arial" w:eastAsia="Arial" w:hAnsi="Arial" w:cs="Arial"/>
          <w:lang w:eastAsia="pt-PT"/>
        </w:rPr>
        <w:t xml:space="preserve">: Envio de </w:t>
      </w:r>
      <w:proofErr w:type="spellStart"/>
      <w:r w:rsidRPr="00565493">
        <w:rPr>
          <w:rFonts w:ascii="Arial" w:eastAsia="Arial" w:hAnsi="Arial" w:cs="Arial"/>
          <w:lang w:eastAsia="pt-PT"/>
        </w:rPr>
        <w:t>Press</w:t>
      </w:r>
      <w:proofErr w:type="spellEnd"/>
      <w:r w:rsidRPr="00565493">
        <w:rPr>
          <w:rFonts w:ascii="Arial" w:eastAsia="Arial" w:hAnsi="Arial" w:cs="Arial"/>
          <w:lang w:eastAsia="pt-PT"/>
        </w:rPr>
        <w:t xml:space="preserve"> </w:t>
      </w:r>
      <w:proofErr w:type="spellStart"/>
      <w:r w:rsidRPr="00565493">
        <w:rPr>
          <w:rFonts w:ascii="Arial" w:eastAsia="Arial" w:hAnsi="Arial" w:cs="Arial"/>
          <w:lang w:eastAsia="pt-PT"/>
        </w:rPr>
        <w:t>Release</w:t>
      </w:r>
      <w:proofErr w:type="spellEnd"/>
      <w:r w:rsidRPr="00565493">
        <w:rPr>
          <w:rFonts w:ascii="Arial" w:eastAsia="Arial" w:hAnsi="Arial" w:cs="Arial"/>
          <w:lang w:eastAsia="pt-PT"/>
        </w:rPr>
        <w:t xml:space="preserve"> em </w:t>
      </w:r>
      <w:proofErr w:type="spellStart"/>
      <w:r>
        <w:rPr>
          <w:rFonts w:ascii="Arial" w:eastAsia="Arial" w:hAnsi="Arial" w:cs="Arial"/>
          <w:lang w:eastAsia="pt-PT"/>
        </w:rPr>
        <w:t>n</w:t>
      </w:r>
      <w:r w:rsidRPr="00565493">
        <w:rPr>
          <w:rFonts w:ascii="Arial" w:eastAsia="Arial" w:hAnsi="Arial" w:cs="Arial"/>
          <w:lang w:eastAsia="pt-PT"/>
        </w:rPr>
        <w:t>ov</w:t>
      </w:r>
      <w:proofErr w:type="spellEnd"/>
      <w:r w:rsidRPr="00565493">
        <w:rPr>
          <w:rFonts w:ascii="Arial" w:eastAsia="Arial" w:hAnsi="Arial" w:cs="Arial"/>
          <w:lang w:eastAsia="pt-PT"/>
        </w:rPr>
        <w:t xml:space="preserve">/2020, </w:t>
      </w:r>
      <w:r>
        <w:rPr>
          <w:rFonts w:ascii="Arial" w:eastAsia="Arial" w:hAnsi="Arial" w:cs="Arial"/>
          <w:lang w:eastAsia="pt-PT"/>
        </w:rPr>
        <w:t>d</w:t>
      </w:r>
      <w:r w:rsidRPr="00565493">
        <w:rPr>
          <w:rFonts w:ascii="Arial" w:eastAsia="Arial" w:hAnsi="Arial" w:cs="Arial"/>
          <w:lang w:eastAsia="pt-PT"/>
        </w:rPr>
        <w:t xml:space="preserve">ez/2020 </w:t>
      </w:r>
      <w:proofErr w:type="spellStart"/>
      <w:r>
        <w:rPr>
          <w:rFonts w:ascii="Arial" w:eastAsia="Arial" w:hAnsi="Arial" w:cs="Arial"/>
          <w:lang w:eastAsia="pt-PT"/>
        </w:rPr>
        <w:t>m</w:t>
      </w:r>
      <w:r w:rsidRPr="00565493">
        <w:rPr>
          <w:rFonts w:ascii="Arial" w:eastAsia="Arial" w:hAnsi="Arial" w:cs="Arial"/>
          <w:lang w:eastAsia="pt-PT"/>
        </w:rPr>
        <w:t>ai</w:t>
      </w:r>
      <w:proofErr w:type="spellEnd"/>
      <w:r w:rsidRPr="00565493">
        <w:rPr>
          <w:rFonts w:ascii="Arial" w:eastAsia="Arial" w:hAnsi="Arial" w:cs="Arial"/>
          <w:lang w:eastAsia="pt-PT"/>
        </w:rPr>
        <w:t xml:space="preserve">/2021, </w:t>
      </w:r>
      <w:r>
        <w:rPr>
          <w:rFonts w:ascii="Arial" w:eastAsia="Arial" w:hAnsi="Arial" w:cs="Arial"/>
          <w:lang w:eastAsia="pt-PT"/>
        </w:rPr>
        <w:t>o</w:t>
      </w:r>
      <w:r w:rsidRPr="00565493">
        <w:rPr>
          <w:rFonts w:ascii="Arial" w:eastAsia="Arial" w:hAnsi="Arial" w:cs="Arial"/>
          <w:lang w:eastAsia="pt-PT"/>
        </w:rPr>
        <w:t xml:space="preserve">ut/2021, </w:t>
      </w:r>
      <w:proofErr w:type="spellStart"/>
      <w:r>
        <w:rPr>
          <w:rFonts w:ascii="Arial" w:eastAsia="Arial" w:hAnsi="Arial" w:cs="Arial"/>
          <w:lang w:eastAsia="pt-PT"/>
        </w:rPr>
        <w:t>m</w:t>
      </w:r>
      <w:r w:rsidRPr="00565493">
        <w:rPr>
          <w:rFonts w:ascii="Arial" w:eastAsia="Arial" w:hAnsi="Arial" w:cs="Arial"/>
          <w:lang w:eastAsia="pt-PT"/>
        </w:rPr>
        <w:t>ai</w:t>
      </w:r>
      <w:proofErr w:type="spellEnd"/>
      <w:r w:rsidRPr="00565493">
        <w:rPr>
          <w:rFonts w:ascii="Arial" w:eastAsia="Arial" w:hAnsi="Arial" w:cs="Arial"/>
          <w:lang w:eastAsia="pt-PT"/>
        </w:rPr>
        <w:t xml:space="preserve">/2022 e </w:t>
      </w:r>
      <w:r>
        <w:rPr>
          <w:rFonts w:ascii="Arial" w:eastAsia="Arial" w:hAnsi="Arial" w:cs="Arial"/>
          <w:lang w:eastAsia="pt-PT"/>
        </w:rPr>
        <w:t>o</w:t>
      </w:r>
      <w:r w:rsidRPr="00565493">
        <w:rPr>
          <w:rFonts w:ascii="Arial" w:eastAsia="Arial" w:hAnsi="Arial" w:cs="Arial"/>
          <w:lang w:eastAsia="pt-PT"/>
        </w:rPr>
        <w:t>ut/2022</w:t>
      </w:r>
    </w:p>
    <w:p w14:paraId="40351367" w14:textId="1B59CA56" w:rsidR="00F24866" w:rsidRPr="004D4619" w:rsidRDefault="00575D49" w:rsidP="009E0C89">
      <w:pPr>
        <w:ind w:left="284"/>
        <w:jc w:val="both"/>
      </w:pPr>
      <w:r w:rsidRPr="00D33F49">
        <w:rPr>
          <w:rFonts w:ascii="Arial" w:eastAsia="Arial" w:hAnsi="Arial" w:cs="Arial"/>
          <w:b/>
          <w:i/>
          <w:lang w:eastAsia="pt-PT"/>
        </w:rPr>
        <w:t>Atividade</w:t>
      </w:r>
      <w:r w:rsidRPr="00D33F49">
        <w:rPr>
          <w:rFonts w:ascii="Arial" w:eastAsia="Arial" w:hAnsi="Arial" w:cs="Arial"/>
          <w:lang w:eastAsia="pt-PT"/>
        </w:rPr>
        <w:t xml:space="preserve">: Publicidade nos Media em </w:t>
      </w:r>
      <w:proofErr w:type="spellStart"/>
      <w:r>
        <w:rPr>
          <w:rFonts w:ascii="Arial" w:eastAsia="Arial" w:hAnsi="Arial" w:cs="Arial"/>
          <w:lang w:eastAsia="pt-PT"/>
        </w:rPr>
        <w:t>n</w:t>
      </w:r>
      <w:r w:rsidRPr="00D33F49">
        <w:rPr>
          <w:rFonts w:ascii="Arial" w:eastAsia="Arial" w:hAnsi="Arial" w:cs="Arial"/>
          <w:lang w:eastAsia="pt-PT"/>
        </w:rPr>
        <w:t>ov</w:t>
      </w:r>
      <w:proofErr w:type="spellEnd"/>
      <w:r w:rsidRPr="00D33F49">
        <w:rPr>
          <w:rFonts w:ascii="Arial" w:eastAsia="Arial" w:hAnsi="Arial" w:cs="Arial"/>
          <w:lang w:eastAsia="pt-PT"/>
        </w:rPr>
        <w:t xml:space="preserve">/2020, </w:t>
      </w:r>
      <w:r>
        <w:rPr>
          <w:rFonts w:ascii="Arial" w:eastAsia="Arial" w:hAnsi="Arial" w:cs="Arial"/>
          <w:lang w:eastAsia="pt-PT"/>
        </w:rPr>
        <w:t>o</w:t>
      </w:r>
      <w:r w:rsidRPr="00D33F49">
        <w:rPr>
          <w:rFonts w:ascii="Arial" w:eastAsia="Arial" w:hAnsi="Arial" w:cs="Arial"/>
          <w:lang w:eastAsia="pt-PT"/>
        </w:rPr>
        <w:t xml:space="preserve">ut/2021 e </w:t>
      </w:r>
      <w:r>
        <w:rPr>
          <w:rFonts w:ascii="Arial" w:eastAsia="Arial" w:hAnsi="Arial" w:cs="Arial"/>
          <w:lang w:eastAsia="pt-PT"/>
        </w:rPr>
        <w:t>o</w:t>
      </w:r>
      <w:r w:rsidRPr="00D33F49">
        <w:rPr>
          <w:rFonts w:ascii="Arial" w:eastAsia="Arial" w:hAnsi="Arial" w:cs="Arial"/>
          <w:lang w:eastAsia="pt-PT"/>
        </w:rPr>
        <w:t>ut/202</w:t>
      </w:r>
      <w:r w:rsidR="00927FC6">
        <w:rPr>
          <w:rFonts w:ascii="Arial" w:eastAsia="Arial" w:hAnsi="Arial" w:cs="Arial"/>
          <w:lang w:eastAsia="pt-PT"/>
        </w:rPr>
        <w:t>2</w:t>
      </w:r>
    </w:p>
    <w:p w14:paraId="55B21975" w14:textId="77777777" w:rsidR="00927FC6" w:rsidRDefault="00927FC6" w:rsidP="00442D7E">
      <w:pPr>
        <w:ind w:left="284"/>
        <w:jc w:val="both"/>
      </w:pPr>
    </w:p>
    <w:p w14:paraId="2DB2ACA9" w14:textId="1FCF1218" w:rsidR="009E0C89" w:rsidRDefault="009E0C89" w:rsidP="00442D7E">
      <w:pPr>
        <w:ind w:left="284"/>
        <w:jc w:val="both"/>
      </w:pPr>
      <w:r>
        <w:rPr>
          <w:rFonts w:ascii="Arial" w:eastAsia="Arial" w:hAnsi="Arial" w:cs="Arial"/>
          <w:b/>
          <w:color w:val="31849B"/>
        </w:rPr>
        <w:t>5.8 Cronograma de Execução das Atividades Previstas</w:t>
      </w:r>
    </w:p>
    <w:p w14:paraId="2B6DF81C" w14:textId="7C158703" w:rsidR="00F24866" w:rsidRPr="009E0C89" w:rsidRDefault="009E0C89" w:rsidP="004D4619">
      <w:pPr>
        <w:jc w:val="both"/>
      </w:pPr>
      <w:r w:rsidRPr="00AE45FC">
        <w:rPr>
          <w:rFonts w:ascii="Arial" w:eastAsia="Arial" w:hAnsi="Arial" w:cs="Arial"/>
          <w:color w:val="000000"/>
        </w:rPr>
        <w:t>O Projeto tem a duração de 24 meses, com início previsto em 01/11/2020 e fim em 31/10/2022</w:t>
      </w:r>
      <w:r>
        <w:rPr>
          <w:rFonts w:ascii="Arial" w:eastAsia="Arial" w:hAnsi="Arial" w:cs="Arial"/>
          <w:color w:val="000000"/>
        </w:rPr>
        <w:t xml:space="preserve"> sendo composto pelas seguintes atividades:</w:t>
      </w:r>
    </w:p>
    <w:p w14:paraId="34D40837" w14:textId="281A8094" w:rsidR="00F24866" w:rsidRPr="009E0C89" w:rsidRDefault="009E0C89" w:rsidP="000B09A3">
      <w:pPr>
        <w:spacing w:after="0"/>
        <w:ind w:left="567"/>
        <w:jc w:val="both"/>
      </w:pPr>
      <w:r>
        <w:rPr>
          <w:rFonts w:ascii="Arial" w:eastAsia="Arial" w:hAnsi="Arial" w:cs="Arial"/>
          <w:b/>
          <w:i/>
          <w:color w:val="000000"/>
          <w:highlight w:val="white"/>
        </w:rPr>
        <w:t>ATIVIDADE</w:t>
      </w:r>
      <w:r w:rsidRPr="0054473C">
        <w:rPr>
          <w:rFonts w:ascii="Arial" w:eastAsia="Arial" w:hAnsi="Arial" w:cs="Arial"/>
          <w:b/>
          <w:i/>
          <w:color w:val="000000"/>
          <w:highlight w:val="white"/>
        </w:rPr>
        <w:t xml:space="preserve"> 1 –</w:t>
      </w:r>
      <w:r>
        <w:rPr>
          <w:rFonts w:ascii="Arial" w:eastAsia="Arial" w:hAnsi="Arial" w:cs="Arial"/>
          <w:b/>
          <w:i/>
          <w:color w:val="000000"/>
        </w:rPr>
        <w:t xml:space="preserve"> Diagnóstico, definição de estratégia e plano operacional</w:t>
      </w:r>
    </w:p>
    <w:p w14:paraId="31FA933F" w14:textId="7C62FC5B" w:rsidR="009E0C89" w:rsidRDefault="009E0C89" w:rsidP="000B09A3">
      <w:pPr>
        <w:spacing w:after="0"/>
        <w:ind w:left="567"/>
        <w:jc w:val="both"/>
      </w:pPr>
      <w:r w:rsidRPr="00AE45FC">
        <w:rPr>
          <w:rFonts w:ascii="Arial" w:eastAsia="Arial" w:hAnsi="Arial" w:cs="Arial"/>
          <w:color w:val="000000"/>
        </w:rPr>
        <w:t>Data de Início: 2020-11-0</w:t>
      </w:r>
      <w:r>
        <w:rPr>
          <w:rFonts w:ascii="Arial" w:eastAsia="Arial" w:hAnsi="Arial" w:cs="Arial"/>
          <w:color w:val="000000"/>
        </w:rPr>
        <w:t>1</w:t>
      </w:r>
    </w:p>
    <w:p w14:paraId="235877B1" w14:textId="09EE3DA9" w:rsidR="00F24866" w:rsidRPr="009E0C89" w:rsidRDefault="009E0C89" w:rsidP="009E0C89">
      <w:pPr>
        <w:ind w:left="567"/>
        <w:jc w:val="both"/>
      </w:pPr>
      <w:r w:rsidRPr="00AE45FC">
        <w:rPr>
          <w:rFonts w:ascii="Arial" w:eastAsia="Arial" w:hAnsi="Arial" w:cs="Arial"/>
          <w:color w:val="000000"/>
        </w:rPr>
        <w:t>Data Final: 2021-03-3</w:t>
      </w:r>
      <w:r>
        <w:rPr>
          <w:rFonts w:ascii="Arial" w:eastAsia="Arial" w:hAnsi="Arial" w:cs="Arial"/>
          <w:color w:val="000000"/>
        </w:rPr>
        <w:t>1</w:t>
      </w:r>
    </w:p>
    <w:p w14:paraId="7C28F43C" w14:textId="71EE9DB4" w:rsidR="009E0C89" w:rsidRDefault="009E0C89" w:rsidP="000B09A3">
      <w:pPr>
        <w:spacing w:after="0"/>
        <w:ind w:left="567"/>
        <w:jc w:val="both"/>
      </w:pPr>
      <w:r>
        <w:rPr>
          <w:rFonts w:ascii="Arial" w:eastAsia="Arial" w:hAnsi="Arial" w:cs="Arial"/>
          <w:color w:val="000000"/>
          <w:highlight w:val="white"/>
        </w:rPr>
        <w:t xml:space="preserve">Esta atividade será constituída por </w:t>
      </w:r>
      <w:r w:rsidR="009C6316">
        <w:rPr>
          <w:rFonts w:ascii="Arial" w:eastAsia="Arial" w:hAnsi="Arial" w:cs="Arial"/>
          <w:color w:val="000000"/>
          <w:highlight w:val="white"/>
        </w:rPr>
        <w:t>duas</w:t>
      </w:r>
      <w:r>
        <w:rPr>
          <w:rFonts w:ascii="Arial" w:eastAsia="Arial" w:hAnsi="Arial" w:cs="Arial"/>
          <w:color w:val="000000"/>
          <w:highlight w:val="white"/>
        </w:rPr>
        <w:t xml:space="preserve"> fases</w:t>
      </w:r>
      <w:r>
        <w:rPr>
          <w:rFonts w:ascii="Arial" w:eastAsia="Arial" w:hAnsi="Arial" w:cs="Arial"/>
          <w:color w:val="000000"/>
        </w:rPr>
        <w:t>:</w:t>
      </w:r>
    </w:p>
    <w:p w14:paraId="7C92E8A8" w14:textId="1D0EE88E" w:rsidR="009E0C89" w:rsidRPr="009E0C89" w:rsidRDefault="009C6316" w:rsidP="001E3871">
      <w:pPr>
        <w:pStyle w:val="PargrafodaLista"/>
        <w:numPr>
          <w:ilvl w:val="0"/>
          <w:numId w:val="22"/>
        </w:numPr>
        <w:spacing w:after="0"/>
        <w:ind w:left="1134" w:hanging="283"/>
        <w:jc w:val="both"/>
        <w:rPr>
          <w:rFonts w:ascii="Arial" w:eastAsia="Arial" w:hAnsi="Arial" w:cs="Arial"/>
          <w:color w:val="000000"/>
          <w:highlight w:val="white"/>
        </w:rPr>
      </w:pPr>
      <w:r>
        <w:rPr>
          <w:rFonts w:ascii="Arial" w:eastAsia="Arial" w:hAnsi="Arial" w:cs="Arial"/>
          <w:color w:val="000000"/>
        </w:rPr>
        <w:t>Levantamento de processos</w:t>
      </w:r>
      <w:r w:rsidR="009E0C89" w:rsidRPr="009E0C89">
        <w:rPr>
          <w:rFonts w:ascii="Arial" w:eastAsia="Arial" w:hAnsi="Arial" w:cs="Arial"/>
          <w:color w:val="000000"/>
        </w:rPr>
        <w:t xml:space="preserve"> e</w:t>
      </w:r>
      <w:r>
        <w:rPr>
          <w:rFonts w:ascii="Arial" w:eastAsia="Arial" w:hAnsi="Arial" w:cs="Arial"/>
          <w:color w:val="000000"/>
        </w:rPr>
        <w:t xml:space="preserve"> </w:t>
      </w:r>
      <w:r w:rsidR="009E0C89" w:rsidRPr="009E0C89">
        <w:rPr>
          <w:rFonts w:ascii="Arial" w:eastAsia="Arial" w:hAnsi="Arial" w:cs="Arial"/>
          <w:color w:val="000000"/>
        </w:rPr>
        <w:t>diagnóstico do estado atual dos sistemas de informação, e dos veículos de informação</w:t>
      </w:r>
      <w:r w:rsidR="009E0C89">
        <w:rPr>
          <w:rFonts w:ascii="Arial" w:eastAsia="Arial" w:hAnsi="Arial" w:cs="Arial"/>
          <w:color w:val="000000"/>
        </w:rPr>
        <w:t xml:space="preserve"> – conclusão prevista para janeiro de 2021</w:t>
      </w:r>
    </w:p>
    <w:p w14:paraId="5C171888" w14:textId="1E551F6F" w:rsidR="009E0C89" w:rsidRPr="009E0C89" w:rsidRDefault="009E0C89" w:rsidP="001E3871">
      <w:pPr>
        <w:pStyle w:val="PargrafodaLista"/>
        <w:numPr>
          <w:ilvl w:val="0"/>
          <w:numId w:val="22"/>
        </w:numPr>
        <w:ind w:left="1134" w:hanging="283"/>
        <w:jc w:val="both"/>
        <w:rPr>
          <w:rFonts w:ascii="Arial" w:eastAsia="Arial" w:hAnsi="Arial" w:cs="Arial"/>
          <w:iCs/>
          <w:color w:val="000000"/>
          <w:highlight w:val="white"/>
        </w:rPr>
      </w:pPr>
      <w:r>
        <w:rPr>
          <w:rFonts w:ascii="Arial" w:eastAsia="Arial" w:hAnsi="Arial" w:cs="Arial"/>
        </w:rPr>
        <w:t>A</w:t>
      </w:r>
      <w:r w:rsidRPr="001F0C77">
        <w:rPr>
          <w:rFonts w:ascii="Arial" w:eastAsia="Arial" w:hAnsi="Arial" w:cs="Arial"/>
        </w:rPr>
        <w:t>provação d</w:t>
      </w:r>
      <w:r>
        <w:rPr>
          <w:rFonts w:ascii="Arial" w:eastAsia="Arial" w:hAnsi="Arial" w:cs="Arial"/>
        </w:rPr>
        <w:t xml:space="preserve">e </w:t>
      </w:r>
      <w:r w:rsidRPr="001F0C77">
        <w:rPr>
          <w:rFonts w:ascii="Arial" w:eastAsia="Arial" w:hAnsi="Arial" w:cs="Arial"/>
        </w:rPr>
        <w:t xml:space="preserve">documento com a </w:t>
      </w:r>
      <w:r>
        <w:rPr>
          <w:rFonts w:ascii="Arial" w:eastAsia="Arial" w:hAnsi="Arial" w:cs="Arial"/>
        </w:rPr>
        <w:t>definição da estratégia a prosseguir</w:t>
      </w:r>
      <w:r w:rsidRPr="001F0C77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e um plano operacional de execução do projeto – </w:t>
      </w:r>
      <w:r>
        <w:rPr>
          <w:rFonts w:ascii="Arial" w:hAnsi="Arial" w:cs="Arial"/>
        </w:rPr>
        <w:t>conclusão prevista para março de 2021</w:t>
      </w:r>
    </w:p>
    <w:p w14:paraId="4F58F1CB" w14:textId="5E6F5D8F" w:rsidR="009E0C89" w:rsidRDefault="009E0C89" w:rsidP="000B09A3">
      <w:pPr>
        <w:spacing w:after="0"/>
        <w:ind w:left="567"/>
        <w:jc w:val="both"/>
        <w:rPr>
          <w:bCs/>
          <w:iCs/>
          <w:u w:val="single"/>
        </w:rPr>
      </w:pPr>
      <w:r w:rsidRPr="00D96712">
        <w:rPr>
          <w:rFonts w:ascii="Arial" w:eastAsia="Arial" w:hAnsi="Arial" w:cs="Arial"/>
          <w:bCs/>
          <w:iCs/>
          <w:color w:val="000000"/>
          <w:highlight w:val="white"/>
          <w:u w:val="single"/>
        </w:rPr>
        <w:t>Investimentos a realiza</w:t>
      </w:r>
      <w:r>
        <w:rPr>
          <w:rFonts w:ascii="Arial" w:eastAsia="Arial" w:hAnsi="Arial" w:cs="Arial"/>
          <w:bCs/>
          <w:iCs/>
          <w:color w:val="000000"/>
          <w:u w:val="single"/>
        </w:rPr>
        <w:t>r</w:t>
      </w:r>
    </w:p>
    <w:p w14:paraId="4CDA6BB6" w14:textId="3E0F3564" w:rsidR="009E0C89" w:rsidRPr="009E0C89" w:rsidRDefault="009E0C89" w:rsidP="00A1096B">
      <w:pPr>
        <w:ind w:left="567"/>
        <w:jc w:val="both"/>
        <w:rPr>
          <w:rFonts w:ascii="Arial" w:eastAsia="Arial" w:hAnsi="Arial" w:cs="Arial"/>
          <w:color w:val="000000"/>
        </w:rPr>
      </w:pPr>
      <w:r w:rsidRPr="00AE45FC">
        <w:rPr>
          <w:rFonts w:ascii="Arial" w:eastAsia="Arial" w:hAnsi="Arial" w:cs="Arial"/>
          <w:color w:val="000000"/>
        </w:rPr>
        <w:t>Serviços de consultoria para realização d</w:t>
      </w:r>
      <w:r w:rsidR="00A1096B">
        <w:rPr>
          <w:rFonts w:ascii="Arial" w:eastAsia="Arial" w:hAnsi="Arial" w:cs="Arial"/>
          <w:color w:val="000000"/>
        </w:rPr>
        <w:t>o</w:t>
      </w:r>
      <w:r w:rsidRPr="00AE45FC">
        <w:rPr>
          <w:rFonts w:ascii="Arial" w:eastAsia="Arial" w:hAnsi="Arial" w:cs="Arial"/>
          <w:color w:val="000000"/>
        </w:rPr>
        <w:t xml:space="preserve"> </w:t>
      </w:r>
      <w:r w:rsidR="00A1096B">
        <w:rPr>
          <w:rFonts w:ascii="Arial" w:eastAsia="Arial" w:hAnsi="Arial" w:cs="Arial"/>
          <w:color w:val="000000"/>
        </w:rPr>
        <w:t>diagnóstico</w:t>
      </w:r>
      <w:r w:rsidRPr="00AE45FC">
        <w:rPr>
          <w:rFonts w:ascii="Arial" w:eastAsia="Arial" w:hAnsi="Arial" w:cs="Arial"/>
          <w:color w:val="000000"/>
        </w:rPr>
        <w:t xml:space="preserve"> </w:t>
      </w:r>
      <w:r w:rsidR="00A1096B">
        <w:rPr>
          <w:rFonts w:ascii="Arial" w:eastAsia="Arial" w:hAnsi="Arial" w:cs="Arial"/>
          <w:color w:val="000000"/>
        </w:rPr>
        <w:t xml:space="preserve">e </w:t>
      </w:r>
      <w:r w:rsidRPr="00AE45FC">
        <w:rPr>
          <w:rFonts w:ascii="Arial" w:eastAsia="Arial" w:hAnsi="Arial" w:cs="Arial"/>
          <w:color w:val="000000"/>
        </w:rPr>
        <w:t xml:space="preserve">elaboração do documento final com a </w:t>
      </w:r>
      <w:r w:rsidR="00A1096B">
        <w:rPr>
          <w:rFonts w:ascii="Arial" w:eastAsia="Arial" w:hAnsi="Arial" w:cs="Arial"/>
          <w:color w:val="000000"/>
        </w:rPr>
        <w:t>definição da estratégia a prosseguir e o plano operacional</w:t>
      </w:r>
      <w:r w:rsidRPr="00AE45FC">
        <w:rPr>
          <w:rFonts w:ascii="Arial" w:eastAsia="Arial" w:hAnsi="Arial" w:cs="Arial"/>
          <w:color w:val="000000"/>
        </w:rPr>
        <w:t xml:space="preserve">: aquisição em </w:t>
      </w:r>
      <w:proofErr w:type="spellStart"/>
      <w:r w:rsidR="009C6316">
        <w:rPr>
          <w:rFonts w:ascii="Arial" w:eastAsia="Arial" w:hAnsi="Arial" w:cs="Arial"/>
          <w:color w:val="000000"/>
        </w:rPr>
        <w:t>n</w:t>
      </w:r>
      <w:r w:rsidRPr="00AE45FC">
        <w:rPr>
          <w:rFonts w:ascii="Arial" w:eastAsia="Arial" w:hAnsi="Arial" w:cs="Arial"/>
          <w:color w:val="000000"/>
        </w:rPr>
        <w:t>ov</w:t>
      </w:r>
      <w:proofErr w:type="spellEnd"/>
      <w:r w:rsidRPr="00AE45FC">
        <w:rPr>
          <w:rFonts w:ascii="Arial" w:eastAsia="Arial" w:hAnsi="Arial" w:cs="Arial"/>
          <w:color w:val="000000"/>
        </w:rPr>
        <w:t xml:space="preserve">/2020 e com o valor de </w:t>
      </w:r>
      <w:r w:rsidR="009C6316">
        <w:rPr>
          <w:rFonts w:ascii="Arial" w:eastAsia="Arial" w:hAnsi="Arial" w:cs="Arial"/>
          <w:color w:val="000000"/>
        </w:rPr>
        <w:t>73</w:t>
      </w:r>
      <w:r w:rsidRPr="00AE45FC">
        <w:rPr>
          <w:rFonts w:ascii="Arial" w:eastAsia="Arial" w:hAnsi="Arial" w:cs="Arial"/>
          <w:color w:val="000000"/>
        </w:rPr>
        <w:t>.</w:t>
      </w:r>
      <w:r w:rsidR="009C6316">
        <w:rPr>
          <w:rFonts w:ascii="Arial" w:eastAsia="Arial" w:hAnsi="Arial" w:cs="Arial"/>
          <w:color w:val="000000"/>
        </w:rPr>
        <w:t>8</w:t>
      </w:r>
      <w:r w:rsidRPr="00AE45FC">
        <w:rPr>
          <w:rFonts w:ascii="Arial" w:eastAsia="Arial" w:hAnsi="Arial" w:cs="Arial"/>
          <w:color w:val="000000"/>
        </w:rPr>
        <w:t>00</w:t>
      </w:r>
      <w:r w:rsidR="00A1096B">
        <w:rPr>
          <w:rFonts w:ascii="Arial" w:eastAsia="Arial" w:hAnsi="Arial" w:cs="Arial"/>
          <w:color w:val="000000"/>
        </w:rPr>
        <w:t>€.</w:t>
      </w:r>
    </w:p>
    <w:p w14:paraId="35F4081B" w14:textId="417452E8" w:rsidR="00A1096B" w:rsidRPr="009E0C89" w:rsidRDefault="00A1096B" w:rsidP="00A1096B">
      <w:pPr>
        <w:spacing w:after="0"/>
        <w:ind w:left="567"/>
        <w:jc w:val="both"/>
      </w:pPr>
      <w:r>
        <w:rPr>
          <w:rFonts w:ascii="Arial" w:eastAsia="Arial" w:hAnsi="Arial" w:cs="Arial"/>
          <w:b/>
          <w:i/>
          <w:color w:val="000000"/>
          <w:highlight w:val="white"/>
        </w:rPr>
        <w:t>ATIVIDADE</w:t>
      </w:r>
      <w:r w:rsidRPr="0054473C">
        <w:rPr>
          <w:rFonts w:ascii="Arial" w:eastAsia="Arial" w:hAnsi="Arial" w:cs="Arial"/>
          <w:b/>
          <w:i/>
          <w:color w:val="000000"/>
          <w:highlight w:val="white"/>
        </w:rPr>
        <w:t xml:space="preserve"> </w:t>
      </w:r>
      <w:r>
        <w:rPr>
          <w:rFonts w:ascii="Arial" w:eastAsia="Arial" w:hAnsi="Arial" w:cs="Arial"/>
          <w:b/>
          <w:i/>
          <w:color w:val="000000"/>
          <w:highlight w:val="white"/>
        </w:rPr>
        <w:t>2</w:t>
      </w:r>
      <w:r w:rsidRPr="0054473C">
        <w:rPr>
          <w:rFonts w:ascii="Arial" w:eastAsia="Arial" w:hAnsi="Arial" w:cs="Arial"/>
          <w:b/>
          <w:i/>
          <w:color w:val="000000"/>
          <w:highlight w:val="white"/>
        </w:rPr>
        <w:t xml:space="preserve"> –</w:t>
      </w:r>
      <w:r>
        <w:rPr>
          <w:rFonts w:ascii="Arial" w:eastAsia="Arial" w:hAnsi="Arial" w:cs="Arial"/>
          <w:b/>
          <w:i/>
          <w:color w:val="000000"/>
        </w:rPr>
        <w:t xml:space="preserve"> Desenho da arquitetura funcional e técnica da plataforma</w:t>
      </w:r>
    </w:p>
    <w:p w14:paraId="6DE7C7CD" w14:textId="1126C1F5" w:rsidR="00A1096B" w:rsidRDefault="00A1096B" w:rsidP="00A1096B">
      <w:pPr>
        <w:spacing w:after="0"/>
        <w:ind w:left="567"/>
        <w:jc w:val="both"/>
      </w:pPr>
      <w:r w:rsidRPr="00AE45FC">
        <w:rPr>
          <w:rFonts w:ascii="Arial" w:eastAsia="Arial" w:hAnsi="Arial" w:cs="Arial"/>
          <w:color w:val="000000"/>
        </w:rPr>
        <w:t>Data de Início: 202</w:t>
      </w:r>
      <w:r>
        <w:rPr>
          <w:rFonts w:ascii="Arial" w:eastAsia="Arial" w:hAnsi="Arial" w:cs="Arial"/>
          <w:color w:val="000000"/>
        </w:rPr>
        <w:t>1</w:t>
      </w:r>
      <w:r w:rsidRPr="00AE45FC">
        <w:rPr>
          <w:rFonts w:ascii="Arial" w:eastAsia="Arial" w:hAnsi="Arial" w:cs="Arial"/>
          <w:color w:val="000000"/>
        </w:rPr>
        <w:t>-</w:t>
      </w:r>
      <w:r>
        <w:rPr>
          <w:rFonts w:ascii="Arial" w:eastAsia="Arial" w:hAnsi="Arial" w:cs="Arial"/>
          <w:color w:val="000000"/>
        </w:rPr>
        <w:t>03</w:t>
      </w:r>
      <w:r w:rsidRPr="00AE45FC">
        <w:rPr>
          <w:rFonts w:ascii="Arial" w:eastAsia="Arial" w:hAnsi="Arial" w:cs="Arial"/>
          <w:color w:val="000000"/>
        </w:rPr>
        <w:t>-0</w:t>
      </w:r>
      <w:r>
        <w:rPr>
          <w:rFonts w:ascii="Arial" w:eastAsia="Arial" w:hAnsi="Arial" w:cs="Arial"/>
          <w:color w:val="000000"/>
        </w:rPr>
        <w:t>1</w:t>
      </w:r>
    </w:p>
    <w:p w14:paraId="294F602A" w14:textId="6D9D3F16" w:rsidR="009E0C89" w:rsidRDefault="00A1096B" w:rsidP="00A1096B">
      <w:pPr>
        <w:ind w:left="567"/>
        <w:jc w:val="both"/>
      </w:pPr>
      <w:r w:rsidRPr="00AE45FC">
        <w:rPr>
          <w:rFonts w:ascii="Arial" w:eastAsia="Arial" w:hAnsi="Arial" w:cs="Arial"/>
          <w:color w:val="000000"/>
        </w:rPr>
        <w:t>Data Final: 2021-</w:t>
      </w:r>
      <w:r w:rsidR="009C6316">
        <w:rPr>
          <w:rFonts w:ascii="Arial" w:eastAsia="Arial" w:hAnsi="Arial" w:cs="Arial"/>
          <w:color w:val="000000"/>
        </w:rPr>
        <w:t>06</w:t>
      </w:r>
      <w:r w:rsidRPr="00AE45FC">
        <w:rPr>
          <w:rFonts w:ascii="Arial" w:eastAsia="Arial" w:hAnsi="Arial" w:cs="Arial"/>
          <w:color w:val="000000"/>
        </w:rPr>
        <w:t>-3</w:t>
      </w:r>
      <w:r>
        <w:rPr>
          <w:rFonts w:ascii="Arial" w:eastAsia="Arial" w:hAnsi="Arial" w:cs="Arial"/>
          <w:color w:val="000000"/>
        </w:rPr>
        <w:t>0</w:t>
      </w:r>
    </w:p>
    <w:p w14:paraId="7122DF5A" w14:textId="02523380" w:rsidR="009E0C89" w:rsidRDefault="00A1096B" w:rsidP="00A1096B">
      <w:pPr>
        <w:spacing w:after="0"/>
        <w:ind w:left="567"/>
        <w:jc w:val="both"/>
      </w:pPr>
      <w:r w:rsidRPr="00AE45FC">
        <w:rPr>
          <w:rFonts w:ascii="Arial" w:eastAsia="Arial" w:hAnsi="Arial" w:cs="Arial"/>
          <w:color w:val="000000"/>
        </w:rPr>
        <w:lastRenderedPageBreak/>
        <w:t>Esta atividade será constituída por duas fases</w:t>
      </w:r>
      <w:r>
        <w:rPr>
          <w:rFonts w:ascii="Arial" w:eastAsia="Arial" w:hAnsi="Arial" w:cs="Arial"/>
          <w:color w:val="000000"/>
        </w:rPr>
        <w:t>:</w:t>
      </w:r>
    </w:p>
    <w:p w14:paraId="252F4E90" w14:textId="7EFC4B5D" w:rsidR="00A1096B" w:rsidRDefault="00A1096B" w:rsidP="001E3871">
      <w:pPr>
        <w:pStyle w:val="PargrafodaLista"/>
        <w:numPr>
          <w:ilvl w:val="0"/>
          <w:numId w:val="23"/>
        </w:numPr>
        <w:spacing w:after="0"/>
        <w:ind w:left="1134" w:hanging="283"/>
        <w:jc w:val="both"/>
      </w:pPr>
      <w:r w:rsidRPr="00A1096B">
        <w:rPr>
          <w:rFonts w:ascii="Arial" w:eastAsia="Arial" w:hAnsi="Arial" w:cs="Arial"/>
          <w:color w:val="000000"/>
        </w:rPr>
        <w:t xml:space="preserve">Definição de requisitos – conclusão prevista para </w:t>
      </w:r>
      <w:r w:rsidR="009C6316">
        <w:rPr>
          <w:rFonts w:ascii="Arial" w:eastAsia="Arial" w:hAnsi="Arial" w:cs="Arial"/>
          <w:color w:val="000000"/>
        </w:rPr>
        <w:t>maio</w:t>
      </w:r>
      <w:r w:rsidRPr="00A1096B">
        <w:rPr>
          <w:rFonts w:ascii="Arial" w:eastAsia="Arial" w:hAnsi="Arial" w:cs="Arial"/>
          <w:color w:val="000000"/>
        </w:rPr>
        <w:t xml:space="preserve"> de 2021</w:t>
      </w:r>
    </w:p>
    <w:p w14:paraId="6369606D" w14:textId="35332701" w:rsidR="00A1096B" w:rsidRDefault="00A1096B" w:rsidP="001E3871">
      <w:pPr>
        <w:pStyle w:val="PargrafodaLista"/>
        <w:numPr>
          <w:ilvl w:val="0"/>
          <w:numId w:val="23"/>
        </w:numPr>
        <w:ind w:left="1134" w:hanging="283"/>
        <w:jc w:val="both"/>
      </w:pPr>
      <w:r w:rsidRPr="00A1096B">
        <w:rPr>
          <w:rFonts w:ascii="Arial" w:hAnsi="Arial" w:cs="Arial"/>
        </w:rPr>
        <w:t>Desenho da solução a implementar</w:t>
      </w:r>
      <w:r w:rsidRPr="00A1096B">
        <w:rPr>
          <w:rFonts w:ascii="Arial" w:eastAsia="Arial" w:hAnsi="Arial" w:cs="Arial"/>
          <w:color w:val="000000"/>
        </w:rPr>
        <w:t xml:space="preserve"> – conclusão prevista para </w:t>
      </w:r>
      <w:r w:rsidR="009C6316">
        <w:rPr>
          <w:rFonts w:ascii="Arial" w:eastAsia="Arial" w:hAnsi="Arial" w:cs="Arial"/>
          <w:color w:val="000000"/>
        </w:rPr>
        <w:t>junh</w:t>
      </w:r>
      <w:r w:rsidRPr="00A1096B">
        <w:rPr>
          <w:rFonts w:ascii="Arial" w:eastAsia="Arial" w:hAnsi="Arial" w:cs="Arial"/>
          <w:color w:val="000000"/>
        </w:rPr>
        <w:t>o de 2021</w:t>
      </w:r>
    </w:p>
    <w:p w14:paraId="4417444E" w14:textId="7A8E721E" w:rsidR="00A1096B" w:rsidRDefault="00A1096B" w:rsidP="00A1096B">
      <w:pPr>
        <w:spacing w:after="0"/>
        <w:ind w:left="567"/>
        <w:jc w:val="both"/>
      </w:pPr>
      <w:r w:rsidRPr="00AE45FC">
        <w:rPr>
          <w:rFonts w:ascii="Arial" w:eastAsia="Arial" w:hAnsi="Arial" w:cs="Arial"/>
          <w:bCs/>
          <w:iCs/>
          <w:color w:val="000000"/>
          <w:u w:val="single"/>
        </w:rPr>
        <w:t>Investimentos a realiza</w:t>
      </w:r>
      <w:r>
        <w:rPr>
          <w:rFonts w:ascii="Arial" w:eastAsia="Arial" w:hAnsi="Arial" w:cs="Arial"/>
          <w:bCs/>
          <w:iCs/>
          <w:color w:val="000000"/>
          <w:u w:val="single"/>
        </w:rPr>
        <w:t>r</w:t>
      </w:r>
    </w:p>
    <w:p w14:paraId="79A3F6FA" w14:textId="5855934E" w:rsidR="00A1096B" w:rsidRDefault="00A1096B" w:rsidP="00A1096B">
      <w:pPr>
        <w:ind w:left="567"/>
        <w:jc w:val="both"/>
      </w:pPr>
      <w:r w:rsidRPr="00AE45FC">
        <w:rPr>
          <w:rFonts w:ascii="Arial" w:eastAsia="Arial" w:hAnsi="Arial" w:cs="Arial"/>
          <w:color w:val="000000"/>
        </w:rPr>
        <w:t xml:space="preserve">Serviços de consultoria para realização e levantamento da definição dos requisitos e proposta do desenho da solução a implementar: aquisição em </w:t>
      </w:r>
      <w:r w:rsidR="009C6316">
        <w:rPr>
          <w:rFonts w:ascii="Arial" w:eastAsia="Arial" w:hAnsi="Arial" w:cs="Arial"/>
          <w:color w:val="000000"/>
        </w:rPr>
        <w:t>mar</w:t>
      </w:r>
      <w:r w:rsidRPr="00AE45FC">
        <w:rPr>
          <w:rFonts w:ascii="Arial" w:eastAsia="Arial" w:hAnsi="Arial" w:cs="Arial"/>
          <w:color w:val="000000"/>
        </w:rPr>
        <w:t xml:space="preserve">/2021 e com o valor de </w:t>
      </w:r>
      <w:r w:rsidR="009C6316">
        <w:rPr>
          <w:rFonts w:ascii="Arial" w:eastAsia="Arial" w:hAnsi="Arial" w:cs="Arial"/>
          <w:color w:val="000000"/>
        </w:rPr>
        <w:t>36</w:t>
      </w:r>
      <w:r w:rsidRPr="00AE45FC">
        <w:rPr>
          <w:rFonts w:ascii="Arial" w:eastAsia="Arial" w:hAnsi="Arial" w:cs="Arial"/>
          <w:color w:val="000000"/>
        </w:rPr>
        <w:t>.</w:t>
      </w:r>
      <w:r w:rsidR="009C6316">
        <w:rPr>
          <w:rFonts w:ascii="Arial" w:eastAsia="Arial" w:hAnsi="Arial" w:cs="Arial"/>
          <w:color w:val="000000"/>
        </w:rPr>
        <w:t>9</w:t>
      </w:r>
      <w:r>
        <w:rPr>
          <w:rFonts w:ascii="Arial" w:eastAsia="Arial" w:hAnsi="Arial" w:cs="Arial"/>
          <w:color w:val="000000"/>
        </w:rPr>
        <w:t>0</w:t>
      </w:r>
      <w:r w:rsidRPr="00AE45FC">
        <w:rPr>
          <w:rFonts w:ascii="Arial" w:eastAsia="Arial" w:hAnsi="Arial" w:cs="Arial"/>
          <w:color w:val="000000"/>
        </w:rPr>
        <w:t>0€</w:t>
      </w:r>
      <w:r>
        <w:rPr>
          <w:rFonts w:ascii="Arial" w:eastAsia="Arial" w:hAnsi="Arial" w:cs="Arial"/>
          <w:color w:val="000000"/>
        </w:rPr>
        <w:t>.</w:t>
      </w:r>
    </w:p>
    <w:p w14:paraId="29302541" w14:textId="4B159699" w:rsidR="00A1096B" w:rsidRDefault="00A1096B" w:rsidP="000B09A3">
      <w:pPr>
        <w:spacing w:after="0"/>
        <w:ind w:left="567"/>
        <w:jc w:val="both"/>
      </w:pPr>
      <w:r>
        <w:rPr>
          <w:rFonts w:ascii="Arial" w:eastAsia="Arial" w:hAnsi="Arial" w:cs="Arial"/>
          <w:b/>
          <w:i/>
          <w:color w:val="000000"/>
          <w:highlight w:val="white"/>
        </w:rPr>
        <w:t>ATIVIDADE</w:t>
      </w:r>
      <w:r w:rsidRPr="0054473C">
        <w:rPr>
          <w:rFonts w:ascii="Arial" w:eastAsia="Arial" w:hAnsi="Arial" w:cs="Arial"/>
          <w:b/>
          <w:i/>
          <w:color w:val="000000"/>
          <w:highlight w:val="white"/>
        </w:rPr>
        <w:t xml:space="preserve"> </w:t>
      </w:r>
      <w:r>
        <w:rPr>
          <w:rFonts w:ascii="Arial" w:eastAsia="Arial" w:hAnsi="Arial" w:cs="Arial"/>
          <w:b/>
          <w:i/>
          <w:color w:val="000000"/>
          <w:highlight w:val="white"/>
        </w:rPr>
        <w:t>3</w:t>
      </w:r>
      <w:r w:rsidRPr="0054473C">
        <w:rPr>
          <w:rFonts w:ascii="Arial" w:eastAsia="Arial" w:hAnsi="Arial" w:cs="Arial"/>
          <w:b/>
          <w:i/>
          <w:color w:val="000000"/>
          <w:highlight w:val="white"/>
        </w:rPr>
        <w:t xml:space="preserve"> –</w:t>
      </w:r>
      <w:r>
        <w:rPr>
          <w:rFonts w:ascii="Arial" w:eastAsia="Arial" w:hAnsi="Arial" w:cs="Arial"/>
          <w:b/>
          <w:i/>
          <w:color w:val="000000"/>
        </w:rPr>
        <w:t xml:space="preserve"> Desenvolvimento da Plataforma</w:t>
      </w:r>
    </w:p>
    <w:p w14:paraId="5DCFEC38" w14:textId="538DBECA" w:rsidR="00A1096B" w:rsidRDefault="00A1096B" w:rsidP="00A1096B">
      <w:pPr>
        <w:spacing w:after="0"/>
        <w:ind w:left="567"/>
        <w:jc w:val="both"/>
      </w:pPr>
      <w:r w:rsidRPr="00AE45FC">
        <w:rPr>
          <w:rFonts w:ascii="Arial" w:eastAsia="Arial" w:hAnsi="Arial" w:cs="Arial"/>
          <w:color w:val="000000"/>
        </w:rPr>
        <w:t>Data de Início: 202</w:t>
      </w:r>
      <w:r>
        <w:rPr>
          <w:rFonts w:ascii="Arial" w:eastAsia="Arial" w:hAnsi="Arial" w:cs="Arial"/>
          <w:color w:val="000000"/>
        </w:rPr>
        <w:t>1</w:t>
      </w:r>
      <w:r w:rsidRPr="00AE45FC">
        <w:rPr>
          <w:rFonts w:ascii="Arial" w:eastAsia="Arial" w:hAnsi="Arial" w:cs="Arial"/>
          <w:color w:val="000000"/>
        </w:rPr>
        <w:t>-</w:t>
      </w:r>
      <w:r w:rsidR="009C6316">
        <w:rPr>
          <w:rFonts w:ascii="Arial" w:eastAsia="Arial" w:hAnsi="Arial" w:cs="Arial"/>
          <w:color w:val="000000"/>
        </w:rPr>
        <w:t>07</w:t>
      </w:r>
      <w:r w:rsidRPr="00AE45FC">
        <w:rPr>
          <w:rFonts w:ascii="Arial" w:eastAsia="Arial" w:hAnsi="Arial" w:cs="Arial"/>
          <w:color w:val="000000"/>
        </w:rPr>
        <w:t>-0</w:t>
      </w:r>
      <w:r>
        <w:rPr>
          <w:rFonts w:ascii="Arial" w:eastAsia="Arial" w:hAnsi="Arial" w:cs="Arial"/>
          <w:color w:val="000000"/>
        </w:rPr>
        <w:t>1</w:t>
      </w:r>
    </w:p>
    <w:p w14:paraId="021F76D3" w14:textId="1C096788" w:rsidR="00A1096B" w:rsidRDefault="00A1096B" w:rsidP="00A1096B">
      <w:pPr>
        <w:ind w:left="567"/>
        <w:jc w:val="both"/>
      </w:pPr>
      <w:r w:rsidRPr="00AE45FC">
        <w:rPr>
          <w:rFonts w:ascii="Arial" w:eastAsia="Arial" w:hAnsi="Arial" w:cs="Arial"/>
          <w:color w:val="000000"/>
        </w:rPr>
        <w:t>Data Final: 202</w:t>
      </w:r>
      <w:r w:rsidR="009C6316">
        <w:rPr>
          <w:rFonts w:ascii="Arial" w:eastAsia="Arial" w:hAnsi="Arial" w:cs="Arial"/>
          <w:color w:val="000000"/>
        </w:rPr>
        <w:t>1</w:t>
      </w:r>
      <w:r w:rsidRPr="00AE45FC">
        <w:rPr>
          <w:rFonts w:ascii="Arial" w:eastAsia="Arial" w:hAnsi="Arial" w:cs="Arial"/>
          <w:color w:val="000000"/>
        </w:rPr>
        <w:t>-</w:t>
      </w:r>
      <w:r w:rsidR="009C6316">
        <w:rPr>
          <w:rFonts w:ascii="Arial" w:eastAsia="Arial" w:hAnsi="Arial" w:cs="Arial"/>
          <w:color w:val="000000"/>
        </w:rPr>
        <w:t>11</w:t>
      </w:r>
      <w:r w:rsidRPr="00AE45FC">
        <w:rPr>
          <w:rFonts w:ascii="Arial" w:eastAsia="Arial" w:hAnsi="Arial" w:cs="Arial"/>
          <w:color w:val="000000"/>
        </w:rPr>
        <w:t>-3</w:t>
      </w:r>
      <w:r w:rsidR="0034480C">
        <w:rPr>
          <w:rFonts w:ascii="Arial" w:eastAsia="Arial" w:hAnsi="Arial" w:cs="Arial"/>
          <w:color w:val="000000"/>
        </w:rPr>
        <w:t>0</w:t>
      </w:r>
    </w:p>
    <w:p w14:paraId="1668D269" w14:textId="3CCE85AE" w:rsidR="00A1096B" w:rsidRDefault="00A1096B" w:rsidP="0034480C">
      <w:pPr>
        <w:shd w:val="clear" w:color="auto" w:fill="FFFFFF"/>
        <w:ind w:left="567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Esta atividade tem c</w:t>
      </w:r>
      <w:r w:rsidRPr="00A71579">
        <w:rPr>
          <w:rFonts w:ascii="Arial" w:eastAsia="Arial" w:hAnsi="Arial" w:cs="Arial"/>
        </w:rPr>
        <w:t>o</w:t>
      </w:r>
      <w:r>
        <w:rPr>
          <w:rFonts w:ascii="Arial" w:eastAsia="Arial" w:hAnsi="Arial" w:cs="Arial"/>
        </w:rPr>
        <w:t>mo</w:t>
      </w:r>
      <w:r w:rsidRPr="00A7157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objetivo</w:t>
      </w:r>
      <w:r w:rsidRPr="00A71579">
        <w:rPr>
          <w:rFonts w:ascii="Arial" w:eastAsia="Arial" w:hAnsi="Arial" w:cs="Arial"/>
        </w:rPr>
        <w:t xml:space="preserve"> a obtenção </w:t>
      </w:r>
      <w:r w:rsidR="009C6316">
        <w:rPr>
          <w:rFonts w:ascii="Arial" w:eastAsia="Arial" w:hAnsi="Arial" w:cs="Arial"/>
        </w:rPr>
        <w:t xml:space="preserve">e instalação </w:t>
      </w:r>
      <w:r w:rsidRPr="00A71579">
        <w:rPr>
          <w:rFonts w:ascii="Arial" w:eastAsia="Arial" w:hAnsi="Arial" w:cs="Arial"/>
        </w:rPr>
        <w:t xml:space="preserve">da solução </w:t>
      </w:r>
      <w:r w:rsidR="009C6316">
        <w:rPr>
          <w:rFonts w:ascii="Arial" w:eastAsia="Arial" w:hAnsi="Arial" w:cs="Arial"/>
        </w:rPr>
        <w:t xml:space="preserve">de </w:t>
      </w:r>
      <w:proofErr w:type="spellStart"/>
      <w:r w:rsidR="009C6316">
        <w:rPr>
          <w:rFonts w:ascii="Arial" w:eastAsia="Arial" w:hAnsi="Arial" w:cs="Arial"/>
        </w:rPr>
        <w:t>workflow</w:t>
      </w:r>
      <w:proofErr w:type="spellEnd"/>
      <w:r w:rsidR="009C6316">
        <w:rPr>
          <w:rFonts w:ascii="Arial" w:eastAsia="Arial" w:hAnsi="Arial" w:cs="Arial"/>
        </w:rPr>
        <w:t xml:space="preserve"> </w:t>
      </w:r>
      <w:r w:rsidRPr="00A71579">
        <w:rPr>
          <w:rFonts w:ascii="Arial" w:eastAsia="Arial" w:hAnsi="Arial" w:cs="Arial"/>
        </w:rPr>
        <w:t>a implementar</w:t>
      </w:r>
      <w:r w:rsidR="0034480C">
        <w:rPr>
          <w:rFonts w:ascii="Arial" w:eastAsia="Arial" w:hAnsi="Arial" w:cs="Arial"/>
        </w:rPr>
        <w:t>.</w:t>
      </w:r>
    </w:p>
    <w:p w14:paraId="2FBB0C4A" w14:textId="603BB49C" w:rsidR="0034480C" w:rsidRPr="0034480C" w:rsidRDefault="0034480C" w:rsidP="0034480C">
      <w:pPr>
        <w:shd w:val="clear" w:color="auto" w:fill="FFFFFF"/>
        <w:spacing w:after="0"/>
        <w:ind w:left="567"/>
        <w:jc w:val="both"/>
        <w:rPr>
          <w:rFonts w:ascii="Arial" w:eastAsia="Arial" w:hAnsi="Arial" w:cs="Arial"/>
        </w:rPr>
      </w:pPr>
      <w:r w:rsidRPr="00AE45FC">
        <w:rPr>
          <w:rFonts w:ascii="Arial" w:eastAsia="Arial" w:hAnsi="Arial" w:cs="Arial"/>
          <w:bCs/>
          <w:iCs/>
          <w:color w:val="000000"/>
          <w:u w:val="single"/>
        </w:rPr>
        <w:t>Investimentos a realiza</w:t>
      </w:r>
      <w:r>
        <w:rPr>
          <w:rFonts w:ascii="Arial" w:eastAsia="Arial" w:hAnsi="Arial" w:cs="Arial"/>
          <w:bCs/>
          <w:iCs/>
          <w:color w:val="000000"/>
          <w:u w:val="single"/>
        </w:rPr>
        <w:t>r</w:t>
      </w:r>
    </w:p>
    <w:p w14:paraId="7E230E33" w14:textId="12054CEF" w:rsidR="0034480C" w:rsidRDefault="0034480C" w:rsidP="0034480C">
      <w:pPr>
        <w:shd w:val="clear" w:color="auto" w:fill="FFFFFF"/>
        <w:ind w:left="567"/>
        <w:jc w:val="both"/>
        <w:rPr>
          <w:rFonts w:ascii="Arial" w:eastAsia="Arial" w:hAnsi="Arial" w:cs="Arial"/>
          <w:color w:val="000000"/>
        </w:rPr>
      </w:pPr>
      <w:r w:rsidRPr="00AE45FC">
        <w:rPr>
          <w:rFonts w:ascii="Arial" w:eastAsia="Arial" w:hAnsi="Arial" w:cs="Arial"/>
          <w:color w:val="000000"/>
        </w:rPr>
        <w:t xml:space="preserve">Serviços de consultoria para desenvolvimento da solução a implementar: aquisição em </w:t>
      </w:r>
      <w:proofErr w:type="spellStart"/>
      <w:r w:rsidR="009C6316">
        <w:rPr>
          <w:rFonts w:ascii="Arial" w:eastAsia="Arial" w:hAnsi="Arial" w:cs="Arial"/>
          <w:color w:val="000000"/>
        </w:rPr>
        <w:t>jul</w:t>
      </w:r>
      <w:proofErr w:type="spellEnd"/>
      <w:r w:rsidRPr="00AE45FC">
        <w:rPr>
          <w:rFonts w:ascii="Arial" w:eastAsia="Arial" w:hAnsi="Arial" w:cs="Arial"/>
          <w:color w:val="000000"/>
        </w:rPr>
        <w:t xml:space="preserve">/2021 e com o valor de </w:t>
      </w:r>
      <w:r w:rsidR="009C6316">
        <w:rPr>
          <w:rFonts w:ascii="Arial" w:eastAsia="Arial" w:hAnsi="Arial" w:cs="Arial"/>
          <w:color w:val="000000"/>
        </w:rPr>
        <w:t>123</w:t>
      </w:r>
      <w:r w:rsidRPr="00AE45FC">
        <w:rPr>
          <w:rFonts w:ascii="Arial" w:eastAsia="Arial" w:hAnsi="Arial" w:cs="Arial"/>
          <w:color w:val="000000"/>
        </w:rPr>
        <w:t>.</w:t>
      </w:r>
      <w:r w:rsidR="009C6316">
        <w:rPr>
          <w:rFonts w:ascii="Arial" w:eastAsia="Arial" w:hAnsi="Arial" w:cs="Arial"/>
          <w:color w:val="000000"/>
        </w:rPr>
        <w:t>0</w:t>
      </w:r>
      <w:r w:rsidRPr="00AE45FC">
        <w:rPr>
          <w:rFonts w:ascii="Arial" w:eastAsia="Arial" w:hAnsi="Arial" w:cs="Arial"/>
          <w:color w:val="000000"/>
        </w:rPr>
        <w:t>00€</w:t>
      </w:r>
      <w:r>
        <w:rPr>
          <w:rFonts w:ascii="Arial" w:eastAsia="Arial" w:hAnsi="Arial" w:cs="Arial"/>
          <w:color w:val="000000"/>
        </w:rPr>
        <w:t>.</w:t>
      </w:r>
    </w:p>
    <w:p w14:paraId="4E47D45A" w14:textId="2E4D2272" w:rsidR="0034480C" w:rsidRDefault="0034480C" w:rsidP="0034480C">
      <w:pPr>
        <w:spacing w:after="0"/>
        <w:ind w:left="567"/>
        <w:jc w:val="both"/>
      </w:pPr>
      <w:r>
        <w:rPr>
          <w:rFonts w:ascii="Arial" w:eastAsia="Arial" w:hAnsi="Arial" w:cs="Arial"/>
          <w:b/>
          <w:i/>
          <w:color w:val="000000"/>
          <w:highlight w:val="white"/>
        </w:rPr>
        <w:t>ATIVIDADE</w:t>
      </w:r>
      <w:r w:rsidRPr="0054473C">
        <w:rPr>
          <w:rFonts w:ascii="Arial" w:eastAsia="Arial" w:hAnsi="Arial" w:cs="Arial"/>
          <w:b/>
          <w:i/>
          <w:color w:val="000000"/>
          <w:highlight w:val="white"/>
        </w:rPr>
        <w:t xml:space="preserve"> </w:t>
      </w:r>
      <w:r>
        <w:rPr>
          <w:rFonts w:ascii="Arial" w:eastAsia="Arial" w:hAnsi="Arial" w:cs="Arial"/>
          <w:b/>
          <w:i/>
          <w:color w:val="000000"/>
          <w:highlight w:val="white"/>
        </w:rPr>
        <w:t>4</w:t>
      </w:r>
      <w:r w:rsidRPr="0054473C">
        <w:rPr>
          <w:rFonts w:ascii="Arial" w:eastAsia="Arial" w:hAnsi="Arial" w:cs="Arial"/>
          <w:b/>
          <w:i/>
          <w:color w:val="000000"/>
          <w:highlight w:val="white"/>
        </w:rPr>
        <w:t xml:space="preserve"> –</w:t>
      </w:r>
      <w:r>
        <w:rPr>
          <w:rFonts w:ascii="Arial" w:eastAsia="Arial" w:hAnsi="Arial" w:cs="Arial"/>
          <w:b/>
          <w:i/>
          <w:color w:val="000000"/>
        </w:rPr>
        <w:t xml:space="preserve"> Implementação e Capacitação </w:t>
      </w:r>
      <w:proofErr w:type="spellStart"/>
      <w:r>
        <w:rPr>
          <w:rFonts w:ascii="Arial" w:eastAsia="Arial" w:hAnsi="Arial" w:cs="Arial"/>
          <w:b/>
          <w:i/>
          <w:color w:val="000000"/>
        </w:rPr>
        <w:t>on</w:t>
      </w:r>
      <w:proofErr w:type="spellEnd"/>
      <w:r>
        <w:rPr>
          <w:rFonts w:ascii="Arial" w:eastAsia="Arial" w:hAnsi="Arial" w:cs="Arial"/>
          <w:b/>
          <w:i/>
          <w:color w:val="000000"/>
        </w:rPr>
        <w:t xml:space="preserve"> Job</w:t>
      </w:r>
    </w:p>
    <w:p w14:paraId="34AA5D62" w14:textId="0EFB8AAA" w:rsidR="0034480C" w:rsidRDefault="0034480C" w:rsidP="0034480C">
      <w:pPr>
        <w:spacing w:after="0"/>
        <w:ind w:left="567"/>
        <w:jc w:val="both"/>
      </w:pPr>
      <w:r w:rsidRPr="00AE45FC">
        <w:rPr>
          <w:rFonts w:ascii="Arial" w:eastAsia="Arial" w:hAnsi="Arial" w:cs="Arial"/>
          <w:color w:val="000000"/>
        </w:rPr>
        <w:t>Data de Início: 202</w:t>
      </w:r>
      <w:r w:rsidR="009C6316">
        <w:rPr>
          <w:rFonts w:ascii="Arial" w:eastAsia="Arial" w:hAnsi="Arial" w:cs="Arial"/>
          <w:color w:val="000000"/>
        </w:rPr>
        <w:t>1</w:t>
      </w:r>
      <w:r w:rsidRPr="00AE45FC">
        <w:rPr>
          <w:rFonts w:ascii="Arial" w:eastAsia="Arial" w:hAnsi="Arial" w:cs="Arial"/>
          <w:color w:val="000000"/>
        </w:rPr>
        <w:t>-</w:t>
      </w:r>
      <w:r w:rsidR="009C6316">
        <w:rPr>
          <w:rFonts w:ascii="Arial" w:eastAsia="Arial" w:hAnsi="Arial" w:cs="Arial"/>
          <w:color w:val="000000"/>
        </w:rPr>
        <w:t>12</w:t>
      </w:r>
      <w:r w:rsidRPr="00AE45FC">
        <w:rPr>
          <w:rFonts w:ascii="Arial" w:eastAsia="Arial" w:hAnsi="Arial" w:cs="Arial"/>
          <w:color w:val="000000"/>
        </w:rPr>
        <w:t>-0</w:t>
      </w:r>
      <w:r>
        <w:rPr>
          <w:rFonts w:ascii="Arial" w:eastAsia="Arial" w:hAnsi="Arial" w:cs="Arial"/>
          <w:color w:val="000000"/>
        </w:rPr>
        <w:t>1</w:t>
      </w:r>
    </w:p>
    <w:p w14:paraId="11C8B506" w14:textId="44AB5AC9" w:rsidR="0034480C" w:rsidRDefault="0034480C" w:rsidP="0034480C">
      <w:pPr>
        <w:shd w:val="clear" w:color="auto" w:fill="FFFFFF"/>
        <w:ind w:left="567"/>
        <w:jc w:val="both"/>
        <w:rPr>
          <w:rFonts w:ascii="Arial" w:eastAsia="Arial" w:hAnsi="Arial" w:cs="Arial"/>
          <w:color w:val="000000"/>
        </w:rPr>
      </w:pPr>
      <w:r w:rsidRPr="00AE45FC">
        <w:rPr>
          <w:rFonts w:ascii="Arial" w:eastAsia="Arial" w:hAnsi="Arial" w:cs="Arial"/>
          <w:color w:val="000000"/>
        </w:rPr>
        <w:t>Data Final: 202</w:t>
      </w:r>
      <w:r>
        <w:rPr>
          <w:rFonts w:ascii="Arial" w:eastAsia="Arial" w:hAnsi="Arial" w:cs="Arial"/>
          <w:color w:val="000000"/>
        </w:rPr>
        <w:t>2</w:t>
      </w:r>
      <w:r w:rsidRPr="00AE45FC">
        <w:rPr>
          <w:rFonts w:ascii="Arial" w:eastAsia="Arial" w:hAnsi="Arial" w:cs="Arial"/>
          <w:color w:val="000000"/>
        </w:rPr>
        <w:t>-</w:t>
      </w:r>
      <w:r>
        <w:rPr>
          <w:rFonts w:ascii="Arial" w:eastAsia="Arial" w:hAnsi="Arial" w:cs="Arial"/>
          <w:color w:val="000000"/>
        </w:rPr>
        <w:t>10</w:t>
      </w:r>
      <w:r w:rsidRPr="00AE45FC">
        <w:rPr>
          <w:rFonts w:ascii="Arial" w:eastAsia="Arial" w:hAnsi="Arial" w:cs="Arial"/>
          <w:color w:val="000000"/>
        </w:rPr>
        <w:t>-3</w:t>
      </w:r>
      <w:r>
        <w:rPr>
          <w:rFonts w:ascii="Arial" w:eastAsia="Arial" w:hAnsi="Arial" w:cs="Arial"/>
          <w:color w:val="000000"/>
        </w:rPr>
        <w:t>1</w:t>
      </w:r>
    </w:p>
    <w:p w14:paraId="22B1AA51" w14:textId="7402DB85" w:rsidR="0034480C" w:rsidRDefault="0034480C" w:rsidP="0034480C">
      <w:pPr>
        <w:spacing w:after="0"/>
        <w:ind w:left="567"/>
        <w:jc w:val="both"/>
      </w:pPr>
      <w:r w:rsidRPr="00AE45FC">
        <w:rPr>
          <w:rFonts w:ascii="Arial" w:eastAsia="Arial" w:hAnsi="Arial" w:cs="Arial"/>
          <w:color w:val="000000"/>
        </w:rPr>
        <w:t>Esta atividade será constituída p</w:t>
      </w:r>
      <w:r>
        <w:rPr>
          <w:rFonts w:ascii="Arial" w:eastAsia="Arial" w:hAnsi="Arial" w:cs="Arial"/>
          <w:color w:val="000000"/>
        </w:rPr>
        <w:t>elas</w:t>
      </w:r>
      <w:r w:rsidRPr="00AE45FC"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</w:rPr>
        <w:t>seguintes</w:t>
      </w:r>
      <w:r w:rsidRPr="00AE45FC">
        <w:rPr>
          <w:rFonts w:ascii="Arial" w:eastAsia="Arial" w:hAnsi="Arial" w:cs="Arial"/>
          <w:color w:val="000000"/>
        </w:rPr>
        <w:t xml:space="preserve"> fases</w:t>
      </w:r>
      <w:r>
        <w:rPr>
          <w:rFonts w:ascii="Arial" w:eastAsia="Arial" w:hAnsi="Arial" w:cs="Arial"/>
          <w:color w:val="000000"/>
        </w:rPr>
        <w:t>:</w:t>
      </w:r>
    </w:p>
    <w:p w14:paraId="14DF9CA7" w14:textId="5D86E1AE" w:rsidR="0034480C" w:rsidRPr="009C6316" w:rsidRDefault="008D0134" w:rsidP="001E3871">
      <w:pPr>
        <w:pStyle w:val="PargrafodaLista"/>
        <w:numPr>
          <w:ilvl w:val="0"/>
          <w:numId w:val="23"/>
        </w:numPr>
        <w:spacing w:after="0"/>
        <w:ind w:left="1134" w:hanging="283"/>
        <w:jc w:val="both"/>
        <w:rPr>
          <w:rFonts w:ascii="Arial" w:hAnsi="Arial" w:cs="Arial"/>
        </w:rPr>
      </w:pPr>
      <w:r w:rsidRPr="009C6316">
        <w:rPr>
          <w:rFonts w:ascii="Arial" w:hAnsi="Arial" w:cs="Arial"/>
        </w:rPr>
        <w:t>Integração</w:t>
      </w:r>
      <w:r>
        <w:rPr>
          <w:rFonts w:ascii="Arial" w:hAnsi="Arial" w:cs="Arial"/>
        </w:rPr>
        <w:t xml:space="preserve"> e interoperabilidade com os sistemas existentes</w:t>
      </w:r>
    </w:p>
    <w:p w14:paraId="544CC296" w14:textId="1E54A725" w:rsidR="009C6316" w:rsidRPr="009C6316" w:rsidRDefault="008D0134" w:rsidP="001E3871">
      <w:pPr>
        <w:pStyle w:val="PargrafodaLista"/>
        <w:numPr>
          <w:ilvl w:val="0"/>
          <w:numId w:val="23"/>
        </w:numPr>
        <w:spacing w:after="0"/>
        <w:ind w:left="1134" w:hanging="283"/>
        <w:jc w:val="both"/>
        <w:rPr>
          <w:rFonts w:ascii="Arial" w:hAnsi="Arial" w:cs="Arial"/>
        </w:rPr>
      </w:pPr>
      <w:r w:rsidRPr="00AE45FC">
        <w:rPr>
          <w:rFonts w:ascii="Arial" w:eastAsia="Arial" w:hAnsi="Arial" w:cs="Arial"/>
          <w:color w:val="000000"/>
        </w:rPr>
        <w:t>Realizaçã</w:t>
      </w:r>
      <w:r w:rsidRPr="009C6316">
        <w:rPr>
          <w:rFonts w:ascii="Arial" w:eastAsia="Arial" w:hAnsi="Arial" w:cs="Arial"/>
          <w:color w:val="000000"/>
        </w:rPr>
        <w:t>o de testes</w:t>
      </w:r>
    </w:p>
    <w:p w14:paraId="6D4C5A3F" w14:textId="416B8150" w:rsidR="0034480C" w:rsidRPr="0034480C" w:rsidRDefault="0034480C" w:rsidP="001E3871">
      <w:pPr>
        <w:pStyle w:val="PargrafodaLista"/>
        <w:numPr>
          <w:ilvl w:val="0"/>
          <w:numId w:val="23"/>
        </w:numPr>
        <w:spacing w:after="0"/>
        <w:ind w:left="1134" w:hanging="283"/>
        <w:jc w:val="both"/>
      </w:pPr>
      <w:r w:rsidRPr="009C6316">
        <w:rPr>
          <w:rFonts w:ascii="Arial" w:eastAsia="Roboto" w:hAnsi="Arial" w:cs="Arial"/>
          <w:highlight w:val="white"/>
        </w:rPr>
        <w:t>Levantam</w:t>
      </w:r>
      <w:r>
        <w:rPr>
          <w:rFonts w:ascii="Arial" w:eastAsia="Roboto" w:hAnsi="Arial" w:cs="Arial"/>
          <w:highlight w:val="white"/>
        </w:rPr>
        <w:t>ento d</w:t>
      </w:r>
      <w:r w:rsidR="009C6316">
        <w:rPr>
          <w:rFonts w:ascii="Arial" w:eastAsia="Roboto" w:hAnsi="Arial" w:cs="Arial"/>
          <w:highlight w:val="white"/>
        </w:rPr>
        <w:t>e</w:t>
      </w:r>
      <w:r>
        <w:rPr>
          <w:rFonts w:ascii="Arial" w:eastAsia="Roboto" w:hAnsi="Arial" w:cs="Arial"/>
          <w:highlight w:val="white"/>
        </w:rPr>
        <w:t xml:space="preserve"> </w:t>
      </w:r>
      <w:r w:rsidR="009C6316">
        <w:rPr>
          <w:rFonts w:ascii="Arial" w:eastAsia="Roboto" w:hAnsi="Arial" w:cs="Arial"/>
        </w:rPr>
        <w:t>processos</w:t>
      </w:r>
    </w:p>
    <w:p w14:paraId="4EAA7508" w14:textId="6F02041D" w:rsidR="0034480C" w:rsidRPr="0034480C" w:rsidRDefault="009C6316" w:rsidP="001E3871">
      <w:pPr>
        <w:pStyle w:val="PargrafodaLista"/>
        <w:numPr>
          <w:ilvl w:val="0"/>
          <w:numId w:val="23"/>
        </w:numPr>
        <w:spacing w:after="0"/>
        <w:ind w:left="1134" w:hanging="283"/>
        <w:jc w:val="both"/>
        <w:rPr>
          <w:rFonts w:ascii="Arial" w:hAnsi="Arial" w:cs="Arial"/>
        </w:rPr>
      </w:pPr>
      <w:r>
        <w:rPr>
          <w:rFonts w:ascii="Arial" w:eastAsia="Roboto" w:hAnsi="Arial" w:cs="Arial"/>
        </w:rPr>
        <w:t xml:space="preserve">Integração dos processos no </w:t>
      </w:r>
      <w:proofErr w:type="spellStart"/>
      <w:r>
        <w:rPr>
          <w:rFonts w:ascii="Arial" w:eastAsia="Roboto" w:hAnsi="Arial" w:cs="Arial"/>
        </w:rPr>
        <w:t>workflow</w:t>
      </w:r>
      <w:proofErr w:type="spellEnd"/>
    </w:p>
    <w:p w14:paraId="4658D2B8" w14:textId="4F86B3E3" w:rsidR="0034480C" w:rsidRDefault="0034480C" w:rsidP="001E3871">
      <w:pPr>
        <w:pStyle w:val="PargrafodaLista"/>
        <w:numPr>
          <w:ilvl w:val="0"/>
          <w:numId w:val="23"/>
        </w:numPr>
        <w:spacing w:after="0"/>
        <w:ind w:left="1134" w:hanging="283"/>
        <w:jc w:val="both"/>
        <w:rPr>
          <w:rFonts w:ascii="Arial" w:hAnsi="Arial" w:cs="Arial"/>
        </w:rPr>
      </w:pPr>
      <w:r w:rsidRPr="0034480C">
        <w:rPr>
          <w:rFonts w:ascii="Arial" w:hAnsi="Arial" w:cs="Arial"/>
        </w:rPr>
        <w:t>Capacita</w:t>
      </w:r>
      <w:r>
        <w:rPr>
          <w:rFonts w:ascii="Arial" w:hAnsi="Arial" w:cs="Arial"/>
        </w:rPr>
        <w:t>ção</w:t>
      </w:r>
    </w:p>
    <w:p w14:paraId="2217FB4F" w14:textId="26B0208E" w:rsidR="0034480C" w:rsidRPr="0034480C" w:rsidRDefault="0034480C" w:rsidP="001E3871">
      <w:pPr>
        <w:pStyle w:val="PargrafodaLista"/>
        <w:numPr>
          <w:ilvl w:val="0"/>
          <w:numId w:val="23"/>
        </w:numPr>
        <w:ind w:left="1134" w:hanging="283"/>
        <w:jc w:val="both"/>
        <w:rPr>
          <w:rFonts w:ascii="Arial" w:hAnsi="Arial" w:cs="Arial"/>
        </w:rPr>
      </w:pPr>
      <w:r w:rsidRPr="00AE45FC">
        <w:rPr>
          <w:rFonts w:ascii="Arial" w:hAnsi="Arial" w:cs="Arial"/>
        </w:rPr>
        <w:t>Implementação da solução</w:t>
      </w:r>
      <w:r w:rsidR="008D0134">
        <w:rPr>
          <w:rFonts w:ascii="Arial" w:hAnsi="Arial" w:cs="Arial"/>
        </w:rPr>
        <w:t xml:space="preserve"> e testes finais</w:t>
      </w:r>
    </w:p>
    <w:p w14:paraId="12A2BD1C" w14:textId="77777777" w:rsidR="0034480C" w:rsidRPr="0034480C" w:rsidRDefault="0034480C" w:rsidP="0034480C">
      <w:pPr>
        <w:shd w:val="clear" w:color="auto" w:fill="FFFFFF"/>
        <w:spacing w:after="0"/>
        <w:ind w:left="567"/>
        <w:jc w:val="both"/>
        <w:rPr>
          <w:rFonts w:ascii="Arial" w:eastAsia="Arial" w:hAnsi="Arial" w:cs="Arial"/>
        </w:rPr>
      </w:pPr>
      <w:r w:rsidRPr="00AE45FC">
        <w:rPr>
          <w:rFonts w:ascii="Arial" w:eastAsia="Arial" w:hAnsi="Arial" w:cs="Arial"/>
          <w:bCs/>
          <w:iCs/>
          <w:color w:val="000000"/>
          <w:u w:val="single"/>
        </w:rPr>
        <w:t>Investimentos a realiza</w:t>
      </w:r>
      <w:r>
        <w:rPr>
          <w:rFonts w:ascii="Arial" w:eastAsia="Arial" w:hAnsi="Arial" w:cs="Arial"/>
          <w:bCs/>
          <w:iCs/>
          <w:color w:val="000000"/>
          <w:u w:val="single"/>
        </w:rPr>
        <w:t>r</w:t>
      </w:r>
    </w:p>
    <w:p w14:paraId="083DA488" w14:textId="51A0EF6C" w:rsidR="0034480C" w:rsidRDefault="0034480C" w:rsidP="0034480C">
      <w:pPr>
        <w:shd w:val="clear" w:color="auto" w:fill="FFFFFF"/>
        <w:ind w:left="567"/>
        <w:jc w:val="both"/>
        <w:rPr>
          <w:rFonts w:ascii="Arial" w:eastAsia="Arial" w:hAnsi="Arial" w:cs="Arial"/>
          <w:color w:val="000000"/>
        </w:rPr>
      </w:pPr>
      <w:r w:rsidRPr="00AE45FC">
        <w:rPr>
          <w:rFonts w:ascii="Arial" w:eastAsia="Arial" w:hAnsi="Arial" w:cs="Arial"/>
          <w:color w:val="000000"/>
        </w:rPr>
        <w:t xml:space="preserve">Serviços de consultoria para implementação da solução, </w:t>
      </w:r>
      <w:r w:rsidRPr="00AE45FC">
        <w:rPr>
          <w:rFonts w:ascii="Arial" w:eastAsia="Arial" w:hAnsi="Arial" w:cs="Arial"/>
        </w:rPr>
        <w:t xml:space="preserve">incluindo </w:t>
      </w:r>
      <w:r>
        <w:rPr>
          <w:rFonts w:ascii="Arial" w:eastAsia="Arial" w:hAnsi="Arial" w:cs="Arial"/>
        </w:rPr>
        <w:t>testes,</w:t>
      </w:r>
      <w:r w:rsidRPr="00AE45FC">
        <w:rPr>
          <w:rFonts w:ascii="Arial" w:eastAsia="Arial" w:hAnsi="Arial" w:cs="Arial"/>
        </w:rPr>
        <w:t xml:space="preserve"> integração e interoperabilidade da solução</w:t>
      </w:r>
      <w:r w:rsidRPr="00AE45FC">
        <w:rPr>
          <w:rFonts w:ascii="Arial" w:eastAsia="Arial" w:hAnsi="Arial" w:cs="Arial"/>
          <w:color w:val="000000"/>
        </w:rPr>
        <w:t xml:space="preserve"> </w:t>
      </w:r>
      <w:r w:rsidR="009C6316">
        <w:rPr>
          <w:rFonts w:ascii="Arial" w:eastAsia="Arial" w:hAnsi="Arial" w:cs="Arial"/>
          <w:color w:val="000000"/>
        </w:rPr>
        <w:t>de Gestão Documental</w:t>
      </w:r>
      <w:r w:rsidRPr="00AE45FC">
        <w:rPr>
          <w:rFonts w:ascii="Arial" w:eastAsia="Arial" w:hAnsi="Arial" w:cs="Arial"/>
          <w:color w:val="000000"/>
        </w:rPr>
        <w:t xml:space="preserve"> com todos os sistemas intervenientes</w:t>
      </w:r>
      <w:r>
        <w:rPr>
          <w:rFonts w:ascii="Arial" w:eastAsia="Arial" w:hAnsi="Arial" w:cs="Arial"/>
          <w:color w:val="000000"/>
        </w:rPr>
        <w:t xml:space="preserve">, levantamento </w:t>
      </w:r>
      <w:r w:rsidR="009C6316">
        <w:rPr>
          <w:rFonts w:ascii="Arial" w:eastAsia="Arial" w:hAnsi="Arial" w:cs="Arial"/>
          <w:color w:val="000000"/>
        </w:rPr>
        <w:t xml:space="preserve">e integração dos processos no </w:t>
      </w:r>
      <w:proofErr w:type="spellStart"/>
      <w:r w:rsidR="009C6316">
        <w:rPr>
          <w:rFonts w:ascii="Arial" w:eastAsia="Arial" w:hAnsi="Arial" w:cs="Arial"/>
          <w:color w:val="000000"/>
        </w:rPr>
        <w:t>workflow</w:t>
      </w:r>
      <w:proofErr w:type="spellEnd"/>
      <w:r>
        <w:rPr>
          <w:rFonts w:ascii="Arial" w:eastAsia="Arial" w:hAnsi="Arial" w:cs="Arial"/>
          <w:color w:val="000000"/>
        </w:rPr>
        <w:t xml:space="preserve"> e </w:t>
      </w:r>
      <w:r w:rsidR="008245A7">
        <w:rPr>
          <w:rFonts w:ascii="Arial" w:eastAsia="Arial" w:hAnsi="Arial" w:cs="Arial"/>
          <w:color w:val="000000"/>
        </w:rPr>
        <w:t xml:space="preserve">ações de capacitação, </w:t>
      </w:r>
      <w:r w:rsidR="008245A7" w:rsidRPr="00AE45FC">
        <w:rPr>
          <w:rFonts w:ascii="Arial" w:eastAsia="Arial" w:hAnsi="Arial" w:cs="Arial"/>
          <w:color w:val="000000"/>
        </w:rPr>
        <w:t>com o valor de</w:t>
      </w:r>
      <w:r w:rsidR="008245A7">
        <w:rPr>
          <w:rFonts w:ascii="Arial" w:eastAsia="Arial" w:hAnsi="Arial" w:cs="Arial"/>
          <w:color w:val="000000"/>
        </w:rPr>
        <w:t xml:space="preserve"> </w:t>
      </w:r>
      <w:r w:rsidR="009C6316">
        <w:rPr>
          <w:rFonts w:ascii="Arial" w:eastAsia="Arial" w:hAnsi="Arial" w:cs="Arial"/>
          <w:color w:val="000000"/>
        </w:rPr>
        <w:t>319</w:t>
      </w:r>
      <w:r w:rsidRPr="00AE45FC">
        <w:rPr>
          <w:rFonts w:ascii="Arial" w:eastAsia="Arial" w:hAnsi="Arial" w:cs="Arial"/>
          <w:color w:val="000000"/>
        </w:rPr>
        <w:t>.</w:t>
      </w:r>
      <w:r w:rsidR="009C6316">
        <w:rPr>
          <w:rFonts w:ascii="Arial" w:eastAsia="Arial" w:hAnsi="Arial" w:cs="Arial"/>
          <w:color w:val="000000"/>
        </w:rPr>
        <w:t>8</w:t>
      </w:r>
      <w:r w:rsidRPr="00AE45FC">
        <w:rPr>
          <w:rFonts w:ascii="Arial" w:eastAsia="Arial" w:hAnsi="Arial" w:cs="Arial"/>
          <w:color w:val="000000"/>
        </w:rPr>
        <w:t>00€</w:t>
      </w:r>
      <w:r>
        <w:rPr>
          <w:rFonts w:ascii="Arial" w:eastAsia="Arial" w:hAnsi="Arial" w:cs="Arial"/>
          <w:color w:val="000000"/>
        </w:rPr>
        <w:t>.</w:t>
      </w:r>
    </w:p>
    <w:p w14:paraId="70C6B88C" w14:textId="7AB50DF0" w:rsidR="0034480C" w:rsidRPr="0034480C" w:rsidRDefault="008245A7" w:rsidP="008245A7">
      <w:pPr>
        <w:shd w:val="clear" w:color="auto" w:fill="FFFFFF"/>
        <w:spacing w:after="0"/>
        <w:ind w:left="567"/>
        <w:jc w:val="both"/>
        <w:rPr>
          <w:rFonts w:ascii="Arial" w:eastAsia="Arial" w:hAnsi="Arial" w:cs="Arial"/>
          <w:color w:val="000000"/>
        </w:rPr>
      </w:pPr>
      <w:r w:rsidRPr="00AE45FC">
        <w:rPr>
          <w:rFonts w:ascii="Arial" w:eastAsia="Arial" w:hAnsi="Arial" w:cs="Arial"/>
          <w:b/>
          <w:i/>
          <w:color w:val="000000"/>
        </w:rPr>
        <w:t>ATIVIDADE 5 – Comunicação e divulgação da operaçã</w:t>
      </w:r>
      <w:r>
        <w:rPr>
          <w:rFonts w:ascii="Arial" w:eastAsia="Arial" w:hAnsi="Arial" w:cs="Arial"/>
          <w:b/>
          <w:i/>
          <w:color w:val="000000"/>
        </w:rPr>
        <w:t>o</w:t>
      </w:r>
    </w:p>
    <w:p w14:paraId="5D2FB456" w14:textId="00E5145C" w:rsidR="008245A7" w:rsidRDefault="008245A7" w:rsidP="008245A7">
      <w:pPr>
        <w:spacing w:after="0"/>
        <w:ind w:left="567"/>
        <w:jc w:val="both"/>
      </w:pPr>
      <w:r w:rsidRPr="00AE45FC">
        <w:rPr>
          <w:rFonts w:ascii="Arial" w:eastAsia="Arial" w:hAnsi="Arial" w:cs="Arial"/>
          <w:color w:val="000000"/>
        </w:rPr>
        <w:t>Data de Início: 202</w:t>
      </w:r>
      <w:r>
        <w:rPr>
          <w:rFonts w:ascii="Arial" w:eastAsia="Arial" w:hAnsi="Arial" w:cs="Arial"/>
          <w:color w:val="000000"/>
        </w:rPr>
        <w:t>0</w:t>
      </w:r>
      <w:r w:rsidRPr="00AE45FC">
        <w:rPr>
          <w:rFonts w:ascii="Arial" w:eastAsia="Arial" w:hAnsi="Arial" w:cs="Arial"/>
          <w:color w:val="000000"/>
        </w:rPr>
        <w:t>-</w:t>
      </w:r>
      <w:r>
        <w:rPr>
          <w:rFonts w:ascii="Arial" w:eastAsia="Arial" w:hAnsi="Arial" w:cs="Arial"/>
          <w:color w:val="000000"/>
        </w:rPr>
        <w:t>11</w:t>
      </w:r>
      <w:r w:rsidRPr="00AE45FC">
        <w:rPr>
          <w:rFonts w:ascii="Arial" w:eastAsia="Arial" w:hAnsi="Arial" w:cs="Arial"/>
          <w:color w:val="000000"/>
        </w:rPr>
        <w:t>-0</w:t>
      </w:r>
      <w:r>
        <w:rPr>
          <w:rFonts w:ascii="Arial" w:eastAsia="Arial" w:hAnsi="Arial" w:cs="Arial"/>
          <w:color w:val="000000"/>
        </w:rPr>
        <w:t>1</w:t>
      </w:r>
    </w:p>
    <w:p w14:paraId="6E16AB06" w14:textId="0A262894" w:rsidR="0002267F" w:rsidRPr="004D4619" w:rsidRDefault="008245A7" w:rsidP="008245A7">
      <w:pPr>
        <w:ind w:left="567"/>
        <w:jc w:val="both"/>
        <w:rPr>
          <w:rFonts w:ascii="Arial" w:eastAsia="Arial" w:hAnsi="Arial" w:cs="Arial"/>
          <w:color w:val="000000"/>
        </w:rPr>
      </w:pPr>
      <w:r w:rsidRPr="00AE45FC">
        <w:rPr>
          <w:rFonts w:ascii="Arial" w:eastAsia="Arial" w:hAnsi="Arial" w:cs="Arial"/>
          <w:color w:val="000000"/>
        </w:rPr>
        <w:t>Data Final: 202</w:t>
      </w:r>
      <w:r>
        <w:rPr>
          <w:rFonts w:ascii="Arial" w:eastAsia="Arial" w:hAnsi="Arial" w:cs="Arial"/>
          <w:color w:val="000000"/>
        </w:rPr>
        <w:t>2</w:t>
      </w:r>
      <w:r w:rsidRPr="00AE45FC">
        <w:rPr>
          <w:rFonts w:ascii="Arial" w:eastAsia="Arial" w:hAnsi="Arial" w:cs="Arial"/>
          <w:color w:val="000000"/>
        </w:rPr>
        <w:t>-</w:t>
      </w:r>
      <w:r>
        <w:rPr>
          <w:rFonts w:ascii="Arial" w:eastAsia="Arial" w:hAnsi="Arial" w:cs="Arial"/>
          <w:color w:val="000000"/>
        </w:rPr>
        <w:t>10</w:t>
      </w:r>
      <w:r w:rsidRPr="00AE45FC">
        <w:rPr>
          <w:rFonts w:ascii="Arial" w:eastAsia="Arial" w:hAnsi="Arial" w:cs="Arial"/>
          <w:color w:val="000000"/>
        </w:rPr>
        <w:t>-3</w:t>
      </w:r>
      <w:r>
        <w:rPr>
          <w:rFonts w:ascii="Arial" w:eastAsia="Arial" w:hAnsi="Arial" w:cs="Arial"/>
          <w:color w:val="000000"/>
        </w:rPr>
        <w:t>1</w:t>
      </w:r>
    </w:p>
    <w:p w14:paraId="22BA1F03" w14:textId="17EC0C59" w:rsidR="008245A7" w:rsidRDefault="008245A7" w:rsidP="001D13BA">
      <w:pPr>
        <w:ind w:left="567"/>
        <w:jc w:val="both"/>
      </w:pPr>
      <w:r w:rsidRPr="00AE45FC">
        <w:rPr>
          <w:rFonts w:ascii="Arial" w:eastAsia="Arial" w:hAnsi="Arial" w:cs="Arial"/>
          <w:color w:val="000000"/>
        </w:rPr>
        <w:t xml:space="preserve">Esta atividade decorrerá durante toda a operação e irá apostar num conjunto de meios e ferramentas de comunicação e de difusão da informação, para manter </w:t>
      </w:r>
      <w:r>
        <w:rPr>
          <w:rFonts w:ascii="Arial" w:eastAsia="Arial" w:hAnsi="Arial" w:cs="Arial"/>
          <w:color w:val="000000"/>
        </w:rPr>
        <w:t xml:space="preserve">os </w:t>
      </w:r>
      <w:proofErr w:type="spellStart"/>
      <w:r>
        <w:rPr>
          <w:rFonts w:ascii="Arial" w:eastAsia="Arial" w:hAnsi="Arial" w:cs="Arial"/>
          <w:color w:val="000000"/>
        </w:rPr>
        <w:t>stakeholders</w:t>
      </w:r>
      <w:proofErr w:type="spellEnd"/>
      <w:r>
        <w:rPr>
          <w:rFonts w:ascii="Arial" w:eastAsia="Arial" w:hAnsi="Arial" w:cs="Arial"/>
          <w:color w:val="000000"/>
        </w:rPr>
        <w:t xml:space="preserve"> do ISEG </w:t>
      </w:r>
      <w:r w:rsidRPr="00AE45FC">
        <w:rPr>
          <w:rFonts w:ascii="Arial" w:eastAsia="Arial" w:hAnsi="Arial" w:cs="Arial"/>
          <w:color w:val="000000"/>
        </w:rPr>
        <w:t xml:space="preserve">a par </w:t>
      </w:r>
      <w:r>
        <w:rPr>
          <w:rFonts w:ascii="Arial" w:eastAsia="Arial" w:hAnsi="Arial" w:cs="Arial"/>
          <w:color w:val="000000"/>
        </w:rPr>
        <w:t xml:space="preserve">da evolução do projeto </w:t>
      </w:r>
      <w:r w:rsidRPr="00AE45FC">
        <w:rPr>
          <w:rFonts w:ascii="Arial" w:eastAsia="Arial" w:hAnsi="Arial" w:cs="Arial"/>
          <w:color w:val="000000"/>
        </w:rPr>
        <w:t>e dar a conhecer os resultados atingidos</w:t>
      </w:r>
      <w:r>
        <w:rPr>
          <w:rFonts w:ascii="Arial" w:eastAsia="Arial" w:hAnsi="Arial" w:cs="Arial"/>
          <w:color w:val="000000"/>
        </w:rPr>
        <w:t>.</w:t>
      </w:r>
    </w:p>
    <w:p w14:paraId="6534080B" w14:textId="05BAFAEF" w:rsidR="00F24866" w:rsidRPr="00AE45FC" w:rsidRDefault="008245A7" w:rsidP="001D13BA">
      <w:pPr>
        <w:ind w:left="567"/>
        <w:jc w:val="both"/>
        <w:rPr>
          <w:rFonts w:ascii="Arial" w:eastAsia="Arial" w:hAnsi="Arial" w:cs="Arial"/>
          <w:color w:val="000000"/>
        </w:rPr>
      </w:pPr>
      <w:r w:rsidRPr="00AE45FC">
        <w:rPr>
          <w:rFonts w:ascii="Arial" w:eastAsia="Arial" w:hAnsi="Arial" w:cs="Arial"/>
          <w:bCs/>
          <w:iCs/>
          <w:color w:val="000000"/>
          <w:u w:val="single"/>
        </w:rPr>
        <w:t>Investimentos a realiza</w:t>
      </w:r>
      <w:r>
        <w:rPr>
          <w:rFonts w:ascii="Arial" w:eastAsia="Arial" w:hAnsi="Arial" w:cs="Arial"/>
          <w:bCs/>
          <w:iCs/>
          <w:color w:val="000000"/>
          <w:u w:val="single"/>
        </w:rPr>
        <w:t>r</w:t>
      </w:r>
    </w:p>
    <w:p w14:paraId="42B0B4B7" w14:textId="4E5969C7" w:rsidR="00B771F7" w:rsidRDefault="00F24866" w:rsidP="004D7672">
      <w:pPr>
        <w:ind w:left="567"/>
        <w:jc w:val="both"/>
        <w:rPr>
          <w:rFonts w:ascii="Arial" w:eastAsia="Arial" w:hAnsi="Arial" w:cs="Arial"/>
          <w:color w:val="000000"/>
        </w:rPr>
      </w:pPr>
      <w:r w:rsidRPr="00AE45FC">
        <w:rPr>
          <w:rFonts w:ascii="Arial" w:eastAsia="Arial" w:hAnsi="Arial" w:cs="Arial"/>
          <w:color w:val="000000"/>
        </w:rPr>
        <w:lastRenderedPageBreak/>
        <w:t xml:space="preserve">Tendo por base o Plano de Comunicação apresentado está previsto o investimento de </w:t>
      </w:r>
      <w:r w:rsidR="009C6316">
        <w:rPr>
          <w:rFonts w:ascii="Arial" w:eastAsia="Arial" w:hAnsi="Arial" w:cs="Arial"/>
          <w:color w:val="000000"/>
        </w:rPr>
        <w:t>6</w:t>
      </w:r>
      <w:r w:rsidR="00345E81" w:rsidRPr="00AE45FC">
        <w:rPr>
          <w:rFonts w:ascii="Arial" w:eastAsia="Arial" w:hAnsi="Arial" w:cs="Arial"/>
          <w:color w:val="000000"/>
        </w:rPr>
        <w:t>1</w:t>
      </w:r>
      <w:r w:rsidRPr="00AE45FC">
        <w:rPr>
          <w:rFonts w:ascii="Arial" w:eastAsia="Arial" w:hAnsi="Arial" w:cs="Arial"/>
          <w:color w:val="000000"/>
        </w:rPr>
        <w:t>.</w:t>
      </w:r>
      <w:r w:rsidR="00345E81" w:rsidRPr="00AE45FC">
        <w:rPr>
          <w:rFonts w:ascii="Arial" w:eastAsia="Arial" w:hAnsi="Arial" w:cs="Arial"/>
          <w:color w:val="000000"/>
        </w:rPr>
        <w:t>5</w:t>
      </w:r>
      <w:r w:rsidR="009C6316">
        <w:rPr>
          <w:rFonts w:ascii="Arial" w:eastAsia="Arial" w:hAnsi="Arial" w:cs="Arial"/>
          <w:color w:val="000000"/>
        </w:rPr>
        <w:t>0</w:t>
      </w:r>
      <w:r w:rsidRPr="00AE45FC">
        <w:rPr>
          <w:rFonts w:ascii="Arial" w:eastAsia="Arial" w:hAnsi="Arial" w:cs="Arial"/>
          <w:color w:val="000000"/>
        </w:rPr>
        <w:t>0€ na Divulgação e Comunicação do Projeto.</w:t>
      </w:r>
    </w:p>
    <w:p w14:paraId="073BBDC0" w14:textId="77777777" w:rsidR="0002267F" w:rsidRPr="00B771F7" w:rsidRDefault="0002267F" w:rsidP="001D13BA">
      <w:pPr>
        <w:ind w:left="567"/>
      </w:pPr>
    </w:p>
    <w:p w14:paraId="085A899A" w14:textId="77777777" w:rsidR="008508B3" w:rsidRPr="007766BE" w:rsidRDefault="00340FBE" w:rsidP="00FF513A">
      <w:pPr>
        <w:pStyle w:val="Ttulo1"/>
        <w:numPr>
          <w:ilvl w:val="0"/>
          <w:numId w:val="1"/>
        </w:numPr>
        <w:spacing w:after="120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759" w:name="_Toc42356452"/>
      <w:r>
        <w:rPr>
          <w:rFonts w:ascii="Trebuchet MS" w:hAnsi="Trebuchet MS"/>
          <w:color w:val="1F497D" w:themeColor="text2"/>
          <w:sz w:val="24"/>
          <w:szCs w:val="24"/>
        </w:rPr>
        <w:t>Caracterização da atividade da(s) entidade(s) parceira(s)</w:t>
      </w:r>
      <w:bookmarkEnd w:id="759"/>
    </w:p>
    <w:p w14:paraId="0130BF27" w14:textId="14BA6EB2" w:rsidR="004C365F" w:rsidRPr="003E2BBD" w:rsidRDefault="003E2BBD" w:rsidP="004C365F">
      <w:pPr>
        <w:spacing w:after="120" w:line="281" w:lineRule="auto"/>
        <w:jc w:val="both"/>
        <w:rPr>
          <w:rFonts w:ascii="Arial" w:hAnsi="Arial" w:cs="Arial"/>
        </w:rPr>
      </w:pPr>
      <w:r w:rsidRPr="003E2BBD">
        <w:rPr>
          <w:rFonts w:ascii="Arial" w:hAnsi="Arial" w:cs="Arial"/>
        </w:rPr>
        <w:t>Não Aplicável</w:t>
      </w:r>
    </w:p>
    <w:p w14:paraId="4621E37B" w14:textId="77777777" w:rsidR="004C365F" w:rsidRDefault="004C365F" w:rsidP="004C365F">
      <w:pPr>
        <w:spacing w:after="120" w:line="281" w:lineRule="auto"/>
        <w:jc w:val="both"/>
        <w:rPr>
          <w:rFonts w:ascii="Trebuchet MS" w:hAnsi="Trebuchet MS"/>
        </w:rPr>
      </w:pPr>
    </w:p>
    <w:p w14:paraId="236B689F" w14:textId="79E5AEF4" w:rsidR="00261CD8" w:rsidRPr="004D4619" w:rsidRDefault="00532686" w:rsidP="004D4619">
      <w:pPr>
        <w:pStyle w:val="Ttulo1"/>
        <w:numPr>
          <w:ilvl w:val="0"/>
          <w:numId w:val="1"/>
        </w:numPr>
        <w:spacing w:after="120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760" w:name="_Toc42356453"/>
      <w:r>
        <w:rPr>
          <w:rFonts w:ascii="Trebuchet MS" w:hAnsi="Trebuchet MS"/>
          <w:color w:val="1F497D" w:themeColor="text2"/>
          <w:sz w:val="24"/>
          <w:szCs w:val="24"/>
        </w:rPr>
        <w:t>Articulação entre atividades</w:t>
      </w:r>
      <w:bookmarkEnd w:id="760"/>
    </w:p>
    <w:p w14:paraId="531C0923" w14:textId="77777777" w:rsidR="00BC6D8D" w:rsidRDefault="00BC6D8D" w:rsidP="004D4619">
      <w:pPr>
        <w:spacing w:after="0"/>
        <w:ind w:right="5414"/>
        <w:jc w:val="both"/>
        <w:rPr>
          <w:rFonts w:ascii="Arial" w:eastAsia="Times New Roman" w:hAnsi="Arial" w:cs="Arial"/>
          <w:color w:val="000000"/>
        </w:rPr>
      </w:pPr>
      <w:r w:rsidRPr="00CA5C23">
        <w:rPr>
          <w:rFonts w:ascii="Arial" w:eastAsia="Times New Roman" w:hAnsi="Arial" w:cs="Arial"/>
          <w:color w:val="000000"/>
        </w:rPr>
        <w:t>As atividades que constituem o projeto são:</w:t>
      </w:r>
    </w:p>
    <w:p w14:paraId="759770E2" w14:textId="38DC0D2B" w:rsidR="00BC6D8D" w:rsidRPr="00797AB5" w:rsidRDefault="00BC6D8D" w:rsidP="00BC6D8D">
      <w:pPr>
        <w:spacing w:after="0"/>
        <w:ind w:right="-1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1. </w:t>
      </w:r>
      <w:r w:rsidR="008245A7" w:rsidRPr="008245A7">
        <w:rPr>
          <w:rFonts w:ascii="Arial" w:eastAsia="Arial" w:hAnsi="Arial" w:cs="Arial"/>
          <w:bCs/>
          <w:iCs/>
          <w:color w:val="000000"/>
        </w:rPr>
        <w:t>Diagnóstico, definição de estratégia e plano operacional</w:t>
      </w:r>
    </w:p>
    <w:p w14:paraId="4DD280E4" w14:textId="2BDBA0B1" w:rsidR="00BC6D8D" w:rsidRDefault="00BC6D8D" w:rsidP="00BC6D8D">
      <w:pPr>
        <w:spacing w:after="0"/>
        <w:ind w:right="-1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2. </w:t>
      </w:r>
      <w:r w:rsidR="008245A7" w:rsidRPr="008245A7">
        <w:rPr>
          <w:rFonts w:ascii="Arial" w:eastAsia="Arial" w:hAnsi="Arial" w:cs="Arial"/>
          <w:bCs/>
          <w:iCs/>
          <w:color w:val="000000"/>
        </w:rPr>
        <w:t>Desenho da arquitetura funcional e técnica da plataforma</w:t>
      </w:r>
    </w:p>
    <w:p w14:paraId="1FA78F29" w14:textId="28D2EF83" w:rsidR="00BC6D8D" w:rsidRDefault="00BC6D8D" w:rsidP="00BC6D8D">
      <w:pPr>
        <w:spacing w:after="0"/>
        <w:ind w:right="-1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3. </w:t>
      </w:r>
      <w:r w:rsidRPr="00797AB5">
        <w:rPr>
          <w:rFonts w:ascii="Arial" w:hAnsi="Arial" w:cs="Arial"/>
        </w:rPr>
        <w:t xml:space="preserve">Desenvolvimento </w:t>
      </w:r>
      <w:r w:rsidR="008245A7">
        <w:rPr>
          <w:rFonts w:ascii="Arial" w:hAnsi="Arial" w:cs="Arial"/>
        </w:rPr>
        <w:t>da plataforma</w:t>
      </w:r>
    </w:p>
    <w:p w14:paraId="7A2BD3AF" w14:textId="7327E207" w:rsidR="00BC6D8D" w:rsidRDefault="008245A7" w:rsidP="00BC6D8D">
      <w:pPr>
        <w:spacing w:after="0"/>
        <w:ind w:right="-1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4. </w:t>
      </w:r>
      <w:r w:rsidRPr="008245A7">
        <w:rPr>
          <w:rFonts w:ascii="Arial" w:eastAsia="Arial" w:hAnsi="Arial" w:cs="Arial"/>
          <w:bCs/>
          <w:iCs/>
          <w:color w:val="000000"/>
        </w:rPr>
        <w:t xml:space="preserve">Implementação e Capacitação </w:t>
      </w:r>
      <w:proofErr w:type="spellStart"/>
      <w:r w:rsidRPr="008245A7">
        <w:rPr>
          <w:rFonts w:ascii="Arial" w:eastAsia="Arial" w:hAnsi="Arial" w:cs="Arial"/>
          <w:bCs/>
          <w:iCs/>
          <w:color w:val="000000"/>
        </w:rPr>
        <w:t>on</w:t>
      </w:r>
      <w:proofErr w:type="spellEnd"/>
      <w:r w:rsidRPr="008245A7">
        <w:rPr>
          <w:rFonts w:ascii="Arial" w:eastAsia="Arial" w:hAnsi="Arial" w:cs="Arial"/>
          <w:bCs/>
          <w:iCs/>
          <w:color w:val="000000"/>
        </w:rPr>
        <w:t xml:space="preserve"> Job</w:t>
      </w:r>
    </w:p>
    <w:p w14:paraId="2063ECAA" w14:textId="4CBFC815" w:rsidR="00B12FF3" w:rsidRDefault="00B12FF3" w:rsidP="00BC6D8D">
      <w:pPr>
        <w:spacing w:after="0"/>
        <w:ind w:right="140"/>
        <w:jc w:val="both"/>
        <w:rPr>
          <w:rFonts w:ascii="Arial" w:eastAsia="Times New Roman" w:hAnsi="Arial" w:cs="Arial"/>
          <w:color w:val="000000"/>
        </w:rPr>
      </w:pPr>
      <w:r>
        <w:rPr>
          <w:rFonts w:ascii="Arial" w:hAnsi="Arial" w:cs="Arial"/>
        </w:rPr>
        <w:t>4.a) Integração e interoperabilidade com os sistemas existentes</w:t>
      </w:r>
    </w:p>
    <w:p w14:paraId="7E64DED3" w14:textId="602A0218" w:rsidR="00BC6D8D" w:rsidRDefault="008245A7" w:rsidP="00BC6D8D">
      <w:pPr>
        <w:spacing w:after="0"/>
        <w:ind w:right="140"/>
        <w:jc w:val="both"/>
        <w:rPr>
          <w:rFonts w:ascii="Arial" w:hAnsi="Arial" w:cs="Arial"/>
        </w:rPr>
      </w:pPr>
      <w:r>
        <w:rPr>
          <w:rFonts w:ascii="Arial" w:eastAsia="Times New Roman" w:hAnsi="Arial" w:cs="Arial"/>
          <w:color w:val="000000"/>
        </w:rPr>
        <w:t>4</w:t>
      </w:r>
      <w:r w:rsidR="00BC6D8D">
        <w:rPr>
          <w:rFonts w:ascii="Arial" w:eastAsia="Times New Roman" w:hAnsi="Arial" w:cs="Arial"/>
          <w:color w:val="000000"/>
        </w:rPr>
        <w:t>.</w:t>
      </w:r>
      <w:r w:rsidR="00B12FF3">
        <w:rPr>
          <w:rFonts w:ascii="Arial" w:eastAsia="Times New Roman" w:hAnsi="Arial" w:cs="Arial"/>
          <w:color w:val="000000"/>
        </w:rPr>
        <w:t>b</w:t>
      </w:r>
      <w:r w:rsidR="00BC6D8D">
        <w:rPr>
          <w:rFonts w:ascii="Arial" w:eastAsia="Times New Roman" w:hAnsi="Arial" w:cs="Arial"/>
          <w:color w:val="000000"/>
        </w:rPr>
        <w:t>)</w:t>
      </w:r>
      <w:r w:rsidR="00060B12">
        <w:rPr>
          <w:rFonts w:ascii="Arial" w:eastAsia="Times New Roman" w:hAnsi="Arial" w:cs="Arial"/>
          <w:color w:val="000000"/>
        </w:rPr>
        <w:t xml:space="preserve"> </w:t>
      </w:r>
      <w:r w:rsidR="00060B12">
        <w:rPr>
          <w:rFonts w:ascii="Arial" w:hAnsi="Arial" w:cs="Arial"/>
        </w:rPr>
        <w:t>Testes</w:t>
      </w:r>
    </w:p>
    <w:p w14:paraId="6DBE032A" w14:textId="787C746C" w:rsidR="008D0134" w:rsidRDefault="008D0134" w:rsidP="00BC6D8D">
      <w:pPr>
        <w:spacing w:after="0"/>
        <w:ind w:right="140"/>
        <w:jc w:val="both"/>
        <w:rPr>
          <w:rFonts w:ascii="Arial" w:hAnsi="Arial" w:cs="Arial"/>
        </w:rPr>
      </w:pPr>
      <w:r>
        <w:rPr>
          <w:rFonts w:ascii="Arial" w:hAnsi="Arial" w:cs="Arial"/>
        </w:rPr>
        <w:t>4.c) Levantamento de processos</w:t>
      </w:r>
    </w:p>
    <w:p w14:paraId="598B3DA2" w14:textId="2D5D77F3" w:rsidR="008D0134" w:rsidRDefault="008D0134" w:rsidP="00BC6D8D">
      <w:pPr>
        <w:spacing w:after="0"/>
        <w:ind w:right="14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4.d) Integração dos processos no </w:t>
      </w:r>
      <w:proofErr w:type="spellStart"/>
      <w:r>
        <w:rPr>
          <w:rFonts w:ascii="Arial" w:hAnsi="Arial" w:cs="Arial"/>
        </w:rPr>
        <w:t>workflow</w:t>
      </w:r>
      <w:proofErr w:type="spellEnd"/>
    </w:p>
    <w:p w14:paraId="22A37170" w14:textId="4B9ACF13" w:rsidR="008245A7" w:rsidRDefault="008245A7" w:rsidP="00BC6D8D">
      <w:pPr>
        <w:spacing w:after="0"/>
        <w:ind w:right="140"/>
        <w:jc w:val="both"/>
        <w:rPr>
          <w:rFonts w:ascii="Arial" w:hAnsi="Arial" w:cs="Arial"/>
        </w:rPr>
      </w:pPr>
      <w:r>
        <w:rPr>
          <w:rFonts w:ascii="Arial" w:hAnsi="Arial" w:cs="Arial"/>
        </w:rPr>
        <w:t>4.</w:t>
      </w:r>
      <w:r w:rsidR="008D0134">
        <w:rPr>
          <w:rFonts w:ascii="Arial" w:hAnsi="Arial" w:cs="Arial"/>
        </w:rPr>
        <w:t>e</w:t>
      </w:r>
      <w:r>
        <w:rPr>
          <w:rFonts w:ascii="Arial" w:hAnsi="Arial" w:cs="Arial"/>
        </w:rPr>
        <w:t>) Capacitação</w:t>
      </w:r>
    </w:p>
    <w:p w14:paraId="58DC8BD0" w14:textId="099CC557" w:rsidR="00060B12" w:rsidRDefault="008245A7" w:rsidP="00BC6D8D">
      <w:pPr>
        <w:spacing w:after="0"/>
        <w:ind w:right="140"/>
        <w:jc w:val="both"/>
        <w:rPr>
          <w:rFonts w:ascii="Arial" w:eastAsia="Times New Roman" w:hAnsi="Arial" w:cs="Arial"/>
          <w:color w:val="000000"/>
        </w:rPr>
      </w:pPr>
      <w:r>
        <w:rPr>
          <w:rFonts w:ascii="Arial" w:hAnsi="Arial" w:cs="Arial"/>
        </w:rPr>
        <w:t>4</w:t>
      </w:r>
      <w:r w:rsidR="00060B12">
        <w:rPr>
          <w:rFonts w:ascii="Arial" w:hAnsi="Arial" w:cs="Arial"/>
        </w:rPr>
        <w:t>.</w:t>
      </w:r>
      <w:r w:rsidR="008D0134">
        <w:rPr>
          <w:rFonts w:ascii="Arial" w:hAnsi="Arial" w:cs="Arial"/>
        </w:rPr>
        <w:t>f</w:t>
      </w:r>
      <w:r w:rsidR="00060B12">
        <w:rPr>
          <w:rFonts w:ascii="Arial" w:hAnsi="Arial" w:cs="Arial"/>
        </w:rPr>
        <w:t>) Implementação</w:t>
      </w:r>
      <w:r w:rsidR="008D0134">
        <w:rPr>
          <w:rFonts w:ascii="Arial" w:hAnsi="Arial" w:cs="Arial"/>
        </w:rPr>
        <w:t xml:space="preserve"> da solução e testes finais</w:t>
      </w:r>
    </w:p>
    <w:p w14:paraId="715112E8" w14:textId="56DAABEC" w:rsidR="00BC6D8D" w:rsidRDefault="00060B12" w:rsidP="00BC6D8D">
      <w:pPr>
        <w:ind w:right="-1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5</w:t>
      </w:r>
      <w:r w:rsidR="00BC6D8D">
        <w:rPr>
          <w:rFonts w:ascii="Arial" w:eastAsia="Times New Roman" w:hAnsi="Arial" w:cs="Arial"/>
          <w:color w:val="000000"/>
        </w:rPr>
        <w:t>.</w:t>
      </w:r>
      <w:r>
        <w:rPr>
          <w:rFonts w:ascii="Arial" w:eastAsia="Times New Roman" w:hAnsi="Arial" w:cs="Arial"/>
          <w:color w:val="000000"/>
        </w:rPr>
        <w:t xml:space="preserve"> Comunicação</w:t>
      </w:r>
      <w:r w:rsidR="00BC6D8D" w:rsidRPr="00797AB5">
        <w:rPr>
          <w:rFonts w:ascii="Arial" w:eastAsia="Times New Roman" w:hAnsi="Arial" w:cs="Arial"/>
          <w:color w:val="000000"/>
        </w:rPr>
        <w:t xml:space="preserve"> e divulgação da operação</w:t>
      </w:r>
    </w:p>
    <w:p w14:paraId="4E4F3C0D" w14:textId="72AC426A" w:rsidR="00BC6D8D" w:rsidRDefault="00BC6D8D" w:rsidP="00BC6D8D">
      <w:pPr>
        <w:spacing w:after="0"/>
        <w:jc w:val="both"/>
        <w:rPr>
          <w:rFonts w:ascii="Arial" w:hAnsi="Arial" w:cs="Arial"/>
          <w:u w:val="single"/>
        </w:rPr>
      </w:pPr>
      <w:r>
        <w:rPr>
          <w:rFonts w:ascii="Arial" w:eastAsia="Times New Roman" w:hAnsi="Arial" w:cs="Arial"/>
          <w:color w:val="000000"/>
        </w:rPr>
        <w:t xml:space="preserve">1. </w:t>
      </w:r>
      <w:r w:rsidR="008245A7">
        <w:rPr>
          <w:rFonts w:ascii="Arial" w:hAnsi="Arial" w:cs="Arial"/>
          <w:u w:val="single"/>
        </w:rPr>
        <w:t>Diagnóstico, definição de estratégia e plano operacional</w:t>
      </w:r>
    </w:p>
    <w:p w14:paraId="50BF9C9B" w14:textId="75CDD8A8" w:rsidR="00BC6D8D" w:rsidRPr="00A57226" w:rsidRDefault="00BC6D8D" w:rsidP="00BC6D8D">
      <w:pPr>
        <w:spacing w:after="0"/>
        <w:jc w:val="both"/>
        <w:rPr>
          <w:rFonts w:ascii="Arial" w:hAnsi="Arial" w:cs="Arial"/>
        </w:rPr>
      </w:pPr>
      <w:r w:rsidRPr="00797AB5">
        <w:rPr>
          <w:rFonts w:ascii="Arial" w:hAnsi="Arial" w:cs="Arial"/>
        </w:rPr>
        <w:t xml:space="preserve">Data </w:t>
      </w:r>
      <w:r w:rsidR="0007051B">
        <w:rPr>
          <w:rFonts w:ascii="Arial" w:hAnsi="Arial" w:cs="Arial"/>
        </w:rPr>
        <w:t xml:space="preserve">de </w:t>
      </w:r>
      <w:r w:rsidRPr="00797AB5">
        <w:rPr>
          <w:rFonts w:ascii="Arial" w:hAnsi="Arial" w:cs="Arial"/>
        </w:rPr>
        <w:t>In</w:t>
      </w:r>
      <w:r>
        <w:rPr>
          <w:rFonts w:ascii="Arial" w:hAnsi="Arial" w:cs="Arial"/>
        </w:rPr>
        <w:t>í</w:t>
      </w:r>
      <w:r w:rsidRPr="00797AB5">
        <w:rPr>
          <w:rFonts w:ascii="Arial" w:hAnsi="Arial" w:cs="Arial"/>
        </w:rPr>
        <w:t>cio</w:t>
      </w:r>
      <w:r w:rsidRPr="00A57226">
        <w:rPr>
          <w:rFonts w:ascii="Arial" w:hAnsi="Arial" w:cs="Arial"/>
        </w:rPr>
        <w:t>: 01/1</w:t>
      </w:r>
      <w:r w:rsidR="00060B12" w:rsidRPr="00A57226">
        <w:rPr>
          <w:rFonts w:ascii="Arial" w:hAnsi="Arial" w:cs="Arial"/>
        </w:rPr>
        <w:t>1</w:t>
      </w:r>
      <w:r w:rsidRPr="00A57226">
        <w:rPr>
          <w:rFonts w:ascii="Arial" w:hAnsi="Arial" w:cs="Arial"/>
        </w:rPr>
        <w:t>/20</w:t>
      </w:r>
      <w:r w:rsidR="00060B12" w:rsidRPr="00A57226">
        <w:rPr>
          <w:rFonts w:ascii="Arial" w:hAnsi="Arial" w:cs="Arial"/>
        </w:rPr>
        <w:t>20</w:t>
      </w:r>
    </w:p>
    <w:p w14:paraId="61E7D700" w14:textId="5291B90B" w:rsidR="00BC6D8D" w:rsidRPr="00A57226" w:rsidRDefault="00BC6D8D" w:rsidP="00BC6D8D">
      <w:pPr>
        <w:jc w:val="both"/>
        <w:rPr>
          <w:rFonts w:ascii="Arial" w:hAnsi="Arial" w:cs="Arial"/>
        </w:rPr>
      </w:pPr>
      <w:r w:rsidRPr="00A57226">
        <w:rPr>
          <w:rFonts w:ascii="Arial" w:hAnsi="Arial" w:cs="Arial"/>
        </w:rPr>
        <w:t xml:space="preserve">Data </w:t>
      </w:r>
      <w:r w:rsidR="0007051B" w:rsidRPr="00A57226">
        <w:rPr>
          <w:rFonts w:ascii="Arial" w:hAnsi="Arial" w:cs="Arial"/>
        </w:rPr>
        <w:t>Final</w:t>
      </w:r>
      <w:r w:rsidRPr="00A57226">
        <w:rPr>
          <w:rFonts w:ascii="Arial" w:hAnsi="Arial" w:cs="Arial"/>
        </w:rPr>
        <w:t>: 31/03/202</w:t>
      </w:r>
      <w:r w:rsidR="00060B12" w:rsidRPr="00A57226">
        <w:rPr>
          <w:rFonts w:ascii="Arial" w:hAnsi="Arial" w:cs="Arial"/>
        </w:rPr>
        <w:t>1</w:t>
      </w:r>
    </w:p>
    <w:p w14:paraId="162FFC09" w14:textId="0C946149" w:rsidR="00BC6D8D" w:rsidRDefault="00BC6D8D" w:rsidP="00BC6D8D">
      <w:pPr>
        <w:jc w:val="both"/>
        <w:rPr>
          <w:rFonts w:ascii="Arial" w:hAnsi="Arial" w:cs="Arial"/>
        </w:rPr>
      </w:pPr>
      <w:r w:rsidRPr="00A57226">
        <w:rPr>
          <w:rFonts w:ascii="Arial" w:hAnsi="Arial" w:cs="Arial"/>
        </w:rPr>
        <w:t>Esta atividade marca o arranque</w:t>
      </w:r>
      <w:r>
        <w:rPr>
          <w:rFonts w:ascii="Arial" w:hAnsi="Arial" w:cs="Arial"/>
        </w:rPr>
        <w:t xml:space="preserve"> do projeto com a contratação de uma empresa externa especializada para proceder </w:t>
      </w:r>
      <w:r w:rsidR="008245A7">
        <w:rPr>
          <w:rFonts w:ascii="Arial" w:hAnsi="Arial" w:cs="Arial"/>
        </w:rPr>
        <w:t xml:space="preserve">ao diagnóstico situacional </w:t>
      </w:r>
      <w:r w:rsidR="008D0134">
        <w:rPr>
          <w:rFonts w:ascii="Arial" w:hAnsi="Arial" w:cs="Arial"/>
        </w:rPr>
        <w:t xml:space="preserve">dos sistemas de informação </w:t>
      </w:r>
      <w:r w:rsidR="008245A7">
        <w:rPr>
          <w:rFonts w:ascii="Arial" w:hAnsi="Arial" w:cs="Arial"/>
        </w:rPr>
        <w:t xml:space="preserve">e </w:t>
      </w:r>
      <w:r w:rsidR="008D0134">
        <w:rPr>
          <w:rFonts w:ascii="Arial" w:hAnsi="Arial" w:cs="Arial"/>
        </w:rPr>
        <w:t>identificação dos processos e procedimentos existentes</w:t>
      </w:r>
      <w:r>
        <w:rPr>
          <w:rFonts w:ascii="Arial" w:hAnsi="Arial" w:cs="Arial"/>
        </w:rPr>
        <w:t xml:space="preserve">. É com esta atividade que serão percecionados princípios e modos de atuação, conteúdos, determinações legais e demais aspetos que possuam constituir matéria de relevo </w:t>
      </w:r>
      <w:r w:rsidR="0007051B">
        <w:rPr>
          <w:rFonts w:ascii="Arial" w:hAnsi="Arial" w:cs="Arial"/>
        </w:rPr>
        <w:t xml:space="preserve">para </w:t>
      </w:r>
      <w:r w:rsidR="00936C25">
        <w:rPr>
          <w:rFonts w:ascii="Arial" w:hAnsi="Arial" w:cs="Arial"/>
        </w:rPr>
        <w:t>o plano operacional da</w:t>
      </w:r>
      <w:r w:rsidR="0007051B">
        <w:rPr>
          <w:rFonts w:ascii="Arial" w:hAnsi="Arial" w:cs="Arial"/>
        </w:rPr>
        <w:t xml:space="preserve"> plataforma</w:t>
      </w:r>
      <w:r>
        <w:rPr>
          <w:rFonts w:ascii="Arial" w:hAnsi="Arial" w:cs="Arial"/>
        </w:rPr>
        <w:t xml:space="preserve"> </w:t>
      </w:r>
      <w:r w:rsidR="008D0134">
        <w:rPr>
          <w:rFonts w:ascii="Arial" w:hAnsi="Arial" w:cs="Arial"/>
        </w:rPr>
        <w:t xml:space="preserve">de Gestão Documental </w:t>
      </w:r>
      <w:r>
        <w:rPr>
          <w:rFonts w:ascii="Arial" w:hAnsi="Arial" w:cs="Arial"/>
        </w:rPr>
        <w:t>e que, como tal, terão de ser acautelados ainda nesta fase.</w:t>
      </w:r>
    </w:p>
    <w:p w14:paraId="49E4A15D" w14:textId="4C8C7448" w:rsidR="00BC6D8D" w:rsidRDefault="00BC6D8D" w:rsidP="00BC6D8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atividade </w:t>
      </w:r>
      <w:r w:rsidR="0007051B">
        <w:rPr>
          <w:rFonts w:ascii="Arial" w:hAnsi="Arial" w:cs="Arial"/>
        </w:rPr>
        <w:t>5</w:t>
      </w:r>
      <w:r>
        <w:rPr>
          <w:rFonts w:ascii="Arial" w:hAnsi="Arial" w:cs="Arial"/>
        </w:rPr>
        <w:t xml:space="preserve">. </w:t>
      </w:r>
      <w:r w:rsidR="0007051B">
        <w:rPr>
          <w:rFonts w:ascii="Arial" w:hAnsi="Arial" w:cs="Arial"/>
        </w:rPr>
        <w:t>Comunica</w:t>
      </w:r>
      <w:r>
        <w:rPr>
          <w:rFonts w:ascii="Arial" w:hAnsi="Arial" w:cs="Arial"/>
        </w:rPr>
        <w:t>ção e divulgação da operação arrancar</w:t>
      </w:r>
      <w:r w:rsidR="008245A7">
        <w:rPr>
          <w:rFonts w:ascii="Arial" w:hAnsi="Arial" w:cs="Arial"/>
        </w:rPr>
        <w:t>á</w:t>
      </w:r>
      <w:r>
        <w:rPr>
          <w:rFonts w:ascii="Arial" w:hAnsi="Arial" w:cs="Arial"/>
        </w:rPr>
        <w:t xml:space="preserve"> em simultâneo e decorrer</w:t>
      </w:r>
      <w:r w:rsidR="008245A7">
        <w:rPr>
          <w:rFonts w:ascii="Arial" w:hAnsi="Arial" w:cs="Arial"/>
        </w:rPr>
        <w:t>á</w:t>
      </w:r>
      <w:r>
        <w:rPr>
          <w:rFonts w:ascii="Arial" w:hAnsi="Arial" w:cs="Arial"/>
        </w:rPr>
        <w:t xml:space="preserve"> ao longo de toda a operação paralelamente com todas as atividades, dada a sua natureza agregadora, de sensibilização e de divulgação dos seus objetivos e resultados.</w:t>
      </w:r>
    </w:p>
    <w:p w14:paraId="630F3A2F" w14:textId="77F9B0D1" w:rsidR="00BC6D8D" w:rsidRDefault="0007051B" w:rsidP="00BC6D8D">
      <w:pPr>
        <w:spacing w:after="0"/>
        <w:jc w:val="both"/>
        <w:rPr>
          <w:rFonts w:ascii="Arial" w:hAnsi="Arial" w:cs="Arial"/>
          <w:u w:val="single"/>
        </w:rPr>
      </w:pPr>
      <w:r>
        <w:rPr>
          <w:rFonts w:ascii="Arial" w:eastAsia="Times New Roman" w:hAnsi="Arial" w:cs="Arial"/>
          <w:color w:val="000000"/>
        </w:rPr>
        <w:t>2</w:t>
      </w:r>
      <w:r w:rsidR="00BC6D8D">
        <w:rPr>
          <w:rFonts w:ascii="Arial" w:eastAsia="Times New Roman" w:hAnsi="Arial" w:cs="Arial"/>
          <w:color w:val="000000"/>
        </w:rPr>
        <w:t xml:space="preserve">. </w:t>
      </w:r>
      <w:r w:rsidR="00BC6D8D">
        <w:rPr>
          <w:rFonts w:ascii="Arial" w:hAnsi="Arial" w:cs="Arial"/>
          <w:u w:val="single"/>
        </w:rPr>
        <w:t>D</w:t>
      </w:r>
      <w:r>
        <w:rPr>
          <w:rFonts w:ascii="Arial" w:hAnsi="Arial" w:cs="Arial"/>
          <w:u w:val="single"/>
        </w:rPr>
        <w:t xml:space="preserve">esenho da </w:t>
      </w:r>
      <w:r w:rsidR="008245A7">
        <w:rPr>
          <w:rFonts w:ascii="Arial" w:hAnsi="Arial" w:cs="Arial"/>
          <w:u w:val="single"/>
        </w:rPr>
        <w:t>arquitetura funcional e técnica da plataforma</w:t>
      </w:r>
    </w:p>
    <w:p w14:paraId="14198C8D" w14:textId="77777777" w:rsidR="008D0134" w:rsidRDefault="008D0134" w:rsidP="008D0134">
      <w:pPr>
        <w:spacing w:after="0"/>
        <w:jc w:val="both"/>
      </w:pPr>
      <w:r w:rsidRPr="00AE45FC">
        <w:rPr>
          <w:rFonts w:ascii="Arial" w:eastAsia="Arial" w:hAnsi="Arial" w:cs="Arial"/>
          <w:color w:val="000000"/>
        </w:rPr>
        <w:t>Data de Início: 202</w:t>
      </w:r>
      <w:r>
        <w:rPr>
          <w:rFonts w:ascii="Arial" w:eastAsia="Arial" w:hAnsi="Arial" w:cs="Arial"/>
          <w:color w:val="000000"/>
        </w:rPr>
        <w:t>1</w:t>
      </w:r>
      <w:r w:rsidRPr="00AE45FC">
        <w:rPr>
          <w:rFonts w:ascii="Arial" w:eastAsia="Arial" w:hAnsi="Arial" w:cs="Arial"/>
          <w:color w:val="000000"/>
        </w:rPr>
        <w:t>-</w:t>
      </w:r>
      <w:r>
        <w:rPr>
          <w:rFonts w:ascii="Arial" w:eastAsia="Arial" w:hAnsi="Arial" w:cs="Arial"/>
          <w:color w:val="000000"/>
        </w:rPr>
        <w:t>03</w:t>
      </w:r>
      <w:r w:rsidRPr="00AE45FC">
        <w:rPr>
          <w:rFonts w:ascii="Arial" w:eastAsia="Arial" w:hAnsi="Arial" w:cs="Arial"/>
          <w:color w:val="000000"/>
        </w:rPr>
        <w:t>-0</w:t>
      </w:r>
      <w:r>
        <w:rPr>
          <w:rFonts w:ascii="Arial" w:eastAsia="Arial" w:hAnsi="Arial" w:cs="Arial"/>
          <w:color w:val="000000"/>
        </w:rPr>
        <w:t>1</w:t>
      </w:r>
    </w:p>
    <w:p w14:paraId="33AE76A6" w14:textId="65DDF11E" w:rsidR="00BC6D8D" w:rsidRPr="008D0134" w:rsidRDefault="008D0134" w:rsidP="00BC6D8D">
      <w:pPr>
        <w:jc w:val="both"/>
      </w:pPr>
      <w:r w:rsidRPr="00AE45FC">
        <w:rPr>
          <w:rFonts w:ascii="Arial" w:eastAsia="Arial" w:hAnsi="Arial" w:cs="Arial"/>
          <w:color w:val="000000"/>
        </w:rPr>
        <w:t>Data Final: 2021-</w:t>
      </w:r>
      <w:r>
        <w:rPr>
          <w:rFonts w:ascii="Arial" w:eastAsia="Arial" w:hAnsi="Arial" w:cs="Arial"/>
          <w:color w:val="000000"/>
        </w:rPr>
        <w:t>06</w:t>
      </w:r>
      <w:r w:rsidRPr="00AE45FC">
        <w:rPr>
          <w:rFonts w:ascii="Arial" w:eastAsia="Arial" w:hAnsi="Arial" w:cs="Arial"/>
          <w:color w:val="000000"/>
        </w:rPr>
        <w:t>-3</w:t>
      </w:r>
      <w:r>
        <w:rPr>
          <w:rFonts w:ascii="Arial" w:eastAsia="Arial" w:hAnsi="Arial" w:cs="Arial"/>
          <w:color w:val="000000"/>
        </w:rPr>
        <w:t>0</w:t>
      </w:r>
    </w:p>
    <w:p w14:paraId="470A9B11" w14:textId="0E77FF37" w:rsidR="00BC6D8D" w:rsidRDefault="00BC6D8D" w:rsidP="00BC6D8D">
      <w:pPr>
        <w:jc w:val="both"/>
        <w:rPr>
          <w:rFonts w:ascii="Arial" w:eastAsia="Times New Roman" w:hAnsi="Arial" w:cs="Arial"/>
          <w:color w:val="000000"/>
        </w:rPr>
      </w:pPr>
      <w:r>
        <w:rPr>
          <w:rFonts w:ascii="Arial" w:hAnsi="Arial" w:cs="Arial"/>
        </w:rPr>
        <w:lastRenderedPageBreak/>
        <w:t>Esta atividade corresponde ao desenvolvimento do desenho da solução, em que o resultado esperado é o da conceção e a obtenção dos requisitos necessários</w:t>
      </w:r>
      <w:r w:rsidRPr="00F77FC1">
        <w:rPr>
          <w:rFonts w:ascii="Arial" w:eastAsia="Times New Roman" w:hAnsi="Arial" w:cs="Arial"/>
          <w:color w:val="000000"/>
        </w:rPr>
        <w:t xml:space="preserve"> </w:t>
      </w:r>
      <w:r>
        <w:rPr>
          <w:rFonts w:ascii="Arial" w:eastAsia="Times New Roman" w:hAnsi="Arial" w:cs="Arial"/>
          <w:color w:val="000000"/>
        </w:rPr>
        <w:t>para a sua implementação, nomeadamente o</w:t>
      </w:r>
      <w:r w:rsidRPr="00A67C04">
        <w:rPr>
          <w:rFonts w:ascii="Arial" w:eastAsia="Times New Roman" w:hAnsi="Arial" w:cs="Arial"/>
          <w:color w:val="000000"/>
        </w:rPr>
        <w:t xml:space="preserve"> estabelecimento dos requisitos técnicos/funcionais, de segurança e legais para garantir a interoperabilidade entre os vários sistemas</w:t>
      </w:r>
      <w:r w:rsidR="00BF2BEC">
        <w:rPr>
          <w:rFonts w:ascii="Arial" w:eastAsia="Times New Roman" w:hAnsi="Arial" w:cs="Arial"/>
          <w:color w:val="000000"/>
        </w:rPr>
        <w:t xml:space="preserve"> </w:t>
      </w:r>
      <w:r w:rsidR="00BF2BEC" w:rsidRPr="00BF2BEC">
        <w:rPr>
          <w:rFonts w:ascii="Arial" w:eastAsia="Times New Roman" w:hAnsi="Arial" w:cs="Arial"/>
          <w:color w:val="000000"/>
        </w:rPr>
        <w:t xml:space="preserve">e </w:t>
      </w:r>
      <w:r w:rsidR="00BF2BEC" w:rsidRPr="00BF2BEC">
        <w:rPr>
          <w:rFonts w:ascii="Arial" w:eastAsia="Arial" w:hAnsi="Arial" w:cs="Arial"/>
          <w:color w:val="000000"/>
        </w:rPr>
        <w:t>integração da solução com sistemas no âmbito desta e de outras candidaturas</w:t>
      </w:r>
      <w:r w:rsidRPr="00A67C04">
        <w:rPr>
          <w:rFonts w:ascii="Arial" w:eastAsia="Times New Roman" w:hAnsi="Arial" w:cs="Arial"/>
          <w:color w:val="000000"/>
        </w:rPr>
        <w:t>.</w:t>
      </w:r>
      <w:r>
        <w:rPr>
          <w:rFonts w:ascii="Arial" w:eastAsia="Times New Roman" w:hAnsi="Arial" w:cs="Arial"/>
          <w:color w:val="000000"/>
        </w:rPr>
        <w:t xml:space="preserve"> Esta atividade está estreitamente interligada com a atividade 1</w:t>
      </w:r>
      <w:r w:rsidR="0007051B">
        <w:rPr>
          <w:rFonts w:ascii="Arial" w:eastAsia="Times New Roman" w:hAnsi="Arial" w:cs="Arial"/>
          <w:color w:val="000000"/>
        </w:rPr>
        <w:t>.</w:t>
      </w:r>
      <w:r>
        <w:rPr>
          <w:rFonts w:ascii="Arial" w:eastAsia="Times New Roman" w:hAnsi="Arial" w:cs="Arial"/>
          <w:color w:val="000000"/>
        </w:rPr>
        <w:t xml:space="preserve"> </w:t>
      </w:r>
      <w:r w:rsidR="008245A7">
        <w:rPr>
          <w:rFonts w:ascii="Arial" w:eastAsia="Times New Roman" w:hAnsi="Arial" w:cs="Arial"/>
          <w:color w:val="000000"/>
        </w:rPr>
        <w:t>Diagnóstico, definição de estratégia e plano operacional</w:t>
      </w:r>
      <w:r>
        <w:rPr>
          <w:rFonts w:ascii="Arial" w:eastAsia="Times New Roman" w:hAnsi="Arial" w:cs="Arial"/>
          <w:color w:val="000000"/>
        </w:rPr>
        <w:t>, estando o seu arranque previsto para 1 mês antes da conclusão da mesma, dado que se considera como de extrema importante que a entidade que venha a ser contratada para a execução do desenho da solução e definição de requisitos acompanhe no terreno a fase de conclusões da anterior atividade.</w:t>
      </w:r>
    </w:p>
    <w:p w14:paraId="7CEBB011" w14:textId="5D5FED44" w:rsidR="00BC6D8D" w:rsidRDefault="00BC6D8D" w:rsidP="00BC6D8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atividade </w:t>
      </w:r>
      <w:r w:rsidR="0007051B">
        <w:rPr>
          <w:rFonts w:ascii="Arial" w:hAnsi="Arial" w:cs="Arial"/>
        </w:rPr>
        <w:t>3</w:t>
      </w:r>
      <w:r>
        <w:rPr>
          <w:rFonts w:ascii="Arial" w:hAnsi="Arial" w:cs="Arial"/>
        </w:rPr>
        <w:t xml:space="preserve">. Desenvolvimento </w:t>
      </w:r>
      <w:r w:rsidR="008245A7">
        <w:rPr>
          <w:rFonts w:ascii="Arial" w:hAnsi="Arial" w:cs="Arial"/>
        </w:rPr>
        <w:t>da plataforma</w:t>
      </w:r>
      <w:r>
        <w:rPr>
          <w:rFonts w:ascii="Arial" w:hAnsi="Arial" w:cs="Arial"/>
        </w:rPr>
        <w:t xml:space="preserve">, arrancará apenas quando esta atividade estiver concluída, existindo, portanto, uma profunda interligação </w:t>
      </w:r>
      <w:r w:rsidR="00A57226">
        <w:rPr>
          <w:rFonts w:ascii="Arial" w:hAnsi="Arial" w:cs="Arial"/>
        </w:rPr>
        <w:t xml:space="preserve">e dependência </w:t>
      </w:r>
      <w:r>
        <w:rPr>
          <w:rFonts w:ascii="Arial" w:hAnsi="Arial" w:cs="Arial"/>
        </w:rPr>
        <w:t>entre ambas.</w:t>
      </w:r>
    </w:p>
    <w:p w14:paraId="78CE74A8" w14:textId="707CA428" w:rsidR="00BC6D8D" w:rsidRDefault="00CC20D9" w:rsidP="00BC6D8D">
      <w:pPr>
        <w:spacing w:after="0"/>
        <w:jc w:val="both"/>
        <w:rPr>
          <w:rFonts w:ascii="Arial" w:hAnsi="Arial" w:cs="Arial"/>
          <w:u w:val="single"/>
        </w:rPr>
      </w:pPr>
      <w:r>
        <w:rPr>
          <w:rFonts w:ascii="Arial" w:hAnsi="Arial" w:cs="Arial"/>
        </w:rPr>
        <w:t>3</w:t>
      </w:r>
      <w:r w:rsidR="00BC6D8D">
        <w:rPr>
          <w:rFonts w:ascii="Arial" w:hAnsi="Arial" w:cs="Arial"/>
        </w:rPr>
        <w:t xml:space="preserve">. </w:t>
      </w:r>
      <w:r w:rsidR="00BC6D8D" w:rsidRPr="004A4240">
        <w:rPr>
          <w:rFonts w:ascii="Arial" w:hAnsi="Arial" w:cs="Arial"/>
          <w:u w:val="single"/>
        </w:rPr>
        <w:t xml:space="preserve">Desenvolvimento da </w:t>
      </w:r>
      <w:r w:rsidR="008245A7">
        <w:rPr>
          <w:rFonts w:ascii="Arial" w:hAnsi="Arial" w:cs="Arial"/>
          <w:u w:val="single"/>
        </w:rPr>
        <w:t>plataforma</w:t>
      </w:r>
    </w:p>
    <w:p w14:paraId="3D46A4E0" w14:textId="77777777" w:rsidR="008D0134" w:rsidRDefault="008D0134" w:rsidP="008D0134">
      <w:pPr>
        <w:spacing w:after="0"/>
        <w:jc w:val="both"/>
      </w:pPr>
      <w:r w:rsidRPr="00AE45FC">
        <w:rPr>
          <w:rFonts w:ascii="Arial" w:eastAsia="Arial" w:hAnsi="Arial" w:cs="Arial"/>
          <w:color w:val="000000"/>
        </w:rPr>
        <w:t>Data de Início: 202</w:t>
      </w:r>
      <w:r>
        <w:rPr>
          <w:rFonts w:ascii="Arial" w:eastAsia="Arial" w:hAnsi="Arial" w:cs="Arial"/>
          <w:color w:val="000000"/>
        </w:rPr>
        <w:t>1</w:t>
      </w:r>
      <w:r w:rsidRPr="00AE45FC">
        <w:rPr>
          <w:rFonts w:ascii="Arial" w:eastAsia="Arial" w:hAnsi="Arial" w:cs="Arial"/>
          <w:color w:val="000000"/>
        </w:rPr>
        <w:t>-</w:t>
      </w:r>
      <w:r>
        <w:rPr>
          <w:rFonts w:ascii="Arial" w:eastAsia="Arial" w:hAnsi="Arial" w:cs="Arial"/>
          <w:color w:val="000000"/>
        </w:rPr>
        <w:t>07</w:t>
      </w:r>
      <w:r w:rsidRPr="00AE45FC">
        <w:rPr>
          <w:rFonts w:ascii="Arial" w:eastAsia="Arial" w:hAnsi="Arial" w:cs="Arial"/>
          <w:color w:val="000000"/>
        </w:rPr>
        <w:t>-0</w:t>
      </w:r>
      <w:r>
        <w:rPr>
          <w:rFonts w:ascii="Arial" w:eastAsia="Arial" w:hAnsi="Arial" w:cs="Arial"/>
          <w:color w:val="000000"/>
        </w:rPr>
        <w:t>1</w:t>
      </w:r>
    </w:p>
    <w:p w14:paraId="74D2375E" w14:textId="5A2FF5FF" w:rsidR="00BC6D8D" w:rsidRPr="00A57226" w:rsidRDefault="008D0134" w:rsidP="008D0134">
      <w:pPr>
        <w:jc w:val="both"/>
        <w:rPr>
          <w:rFonts w:ascii="Arial" w:hAnsi="Arial" w:cs="Arial"/>
        </w:rPr>
      </w:pPr>
      <w:r w:rsidRPr="00AE45FC">
        <w:rPr>
          <w:rFonts w:ascii="Arial" w:eastAsia="Arial" w:hAnsi="Arial" w:cs="Arial"/>
          <w:color w:val="000000"/>
        </w:rPr>
        <w:t>Data Final: 202</w:t>
      </w:r>
      <w:r>
        <w:rPr>
          <w:rFonts w:ascii="Arial" w:eastAsia="Arial" w:hAnsi="Arial" w:cs="Arial"/>
          <w:color w:val="000000"/>
        </w:rPr>
        <w:t>1</w:t>
      </w:r>
      <w:r w:rsidRPr="00AE45FC">
        <w:rPr>
          <w:rFonts w:ascii="Arial" w:eastAsia="Arial" w:hAnsi="Arial" w:cs="Arial"/>
          <w:color w:val="000000"/>
        </w:rPr>
        <w:t>-</w:t>
      </w:r>
      <w:r>
        <w:rPr>
          <w:rFonts w:ascii="Arial" w:eastAsia="Arial" w:hAnsi="Arial" w:cs="Arial"/>
          <w:color w:val="000000"/>
        </w:rPr>
        <w:t>11</w:t>
      </w:r>
      <w:r w:rsidRPr="00AE45FC">
        <w:rPr>
          <w:rFonts w:ascii="Arial" w:eastAsia="Arial" w:hAnsi="Arial" w:cs="Arial"/>
          <w:color w:val="000000"/>
        </w:rPr>
        <w:t>-3</w:t>
      </w:r>
      <w:r>
        <w:rPr>
          <w:rFonts w:ascii="Arial" w:eastAsia="Arial" w:hAnsi="Arial" w:cs="Arial"/>
          <w:color w:val="000000"/>
        </w:rPr>
        <w:t>0</w:t>
      </w:r>
    </w:p>
    <w:p w14:paraId="6B807E91" w14:textId="08EE3997" w:rsidR="00BC6D8D" w:rsidRDefault="00BC6D8D" w:rsidP="00BF2BEC">
      <w:pPr>
        <w:ind w:right="-1"/>
        <w:jc w:val="both"/>
        <w:rPr>
          <w:rFonts w:ascii="Arial" w:eastAsia="Times New Roman" w:hAnsi="Arial" w:cs="Arial"/>
          <w:color w:val="000000"/>
        </w:rPr>
      </w:pPr>
      <w:r w:rsidRPr="00A57226">
        <w:rPr>
          <w:rFonts w:ascii="Arial" w:eastAsia="Times New Roman" w:hAnsi="Arial" w:cs="Arial"/>
          <w:color w:val="000000"/>
        </w:rPr>
        <w:t xml:space="preserve">Esta atividade encontra-se </w:t>
      </w:r>
      <w:r w:rsidR="008245A7">
        <w:rPr>
          <w:rFonts w:ascii="Arial" w:eastAsia="Times New Roman" w:hAnsi="Arial" w:cs="Arial"/>
          <w:color w:val="000000"/>
        </w:rPr>
        <w:t xml:space="preserve">marca o </w:t>
      </w:r>
      <w:r w:rsidR="008D0134">
        <w:rPr>
          <w:rFonts w:ascii="Arial" w:eastAsia="Times New Roman" w:hAnsi="Arial" w:cs="Arial"/>
          <w:color w:val="000000"/>
        </w:rPr>
        <w:t xml:space="preserve">início da instalação da solução de Gestão Documental e do </w:t>
      </w:r>
      <w:proofErr w:type="spellStart"/>
      <w:r w:rsidR="008D0134">
        <w:rPr>
          <w:rFonts w:ascii="Arial" w:eastAsia="Times New Roman" w:hAnsi="Arial" w:cs="Arial"/>
          <w:color w:val="000000"/>
        </w:rPr>
        <w:t>workflow</w:t>
      </w:r>
      <w:proofErr w:type="spellEnd"/>
      <w:r w:rsidR="008245A7">
        <w:rPr>
          <w:rFonts w:ascii="Arial" w:eastAsia="Times New Roman" w:hAnsi="Arial" w:cs="Arial"/>
          <w:color w:val="000000"/>
        </w:rPr>
        <w:t xml:space="preserve"> e encontra-se</w:t>
      </w:r>
      <w:r>
        <w:rPr>
          <w:rFonts w:ascii="Arial" w:eastAsia="Times New Roman" w:hAnsi="Arial" w:cs="Arial"/>
          <w:color w:val="000000"/>
        </w:rPr>
        <w:t xml:space="preserve"> está intrinsecamente interligada com a atividade </w:t>
      </w:r>
      <w:r w:rsidR="00CC20D9">
        <w:rPr>
          <w:rFonts w:ascii="Arial" w:eastAsia="Times New Roman" w:hAnsi="Arial" w:cs="Arial"/>
          <w:color w:val="000000"/>
        </w:rPr>
        <w:t>2.</w:t>
      </w:r>
      <w:r w:rsidRPr="00936C25">
        <w:rPr>
          <w:rFonts w:ascii="Arial" w:eastAsia="Times New Roman" w:hAnsi="Arial" w:cs="Arial"/>
          <w:color w:val="000000"/>
        </w:rPr>
        <w:t xml:space="preserve"> </w:t>
      </w:r>
      <w:r w:rsidR="00936C25" w:rsidRPr="00936C25">
        <w:rPr>
          <w:rFonts w:ascii="Arial" w:hAnsi="Arial" w:cs="Arial"/>
        </w:rPr>
        <w:t>Desenho da arquitetura funcional e técnica da plataforma</w:t>
      </w:r>
      <w:r>
        <w:rPr>
          <w:rFonts w:ascii="Arial" w:eastAsia="Times New Roman" w:hAnsi="Arial" w:cs="Arial"/>
          <w:color w:val="000000"/>
        </w:rPr>
        <w:t>, pois depende da conclusão desta para o seu arranque.</w:t>
      </w:r>
    </w:p>
    <w:p w14:paraId="3B8479FC" w14:textId="303C1668" w:rsidR="00BC6D8D" w:rsidRPr="00A57226" w:rsidRDefault="00CC20D9" w:rsidP="00BC6D8D">
      <w:pPr>
        <w:spacing w:after="0"/>
        <w:ind w:right="-302"/>
        <w:jc w:val="both"/>
        <w:rPr>
          <w:rFonts w:ascii="Arial" w:eastAsia="Times New Roman" w:hAnsi="Arial" w:cs="Arial"/>
          <w:color w:val="000000"/>
          <w:u w:val="single"/>
        </w:rPr>
      </w:pPr>
      <w:r>
        <w:rPr>
          <w:rFonts w:ascii="Arial" w:eastAsia="Times New Roman" w:hAnsi="Arial" w:cs="Arial"/>
          <w:color w:val="000000"/>
        </w:rPr>
        <w:t>4.</w:t>
      </w:r>
      <w:r w:rsidR="00BC6D8D" w:rsidRPr="00C852D5">
        <w:rPr>
          <w:rFonts w:ascii="Arial" w:eastAsia="Times New Roman" w:hAnsi="Arial" w:cs="Arial"/>
          <w:color w:val="000000"/>
        </w:rPr>
        <w:t xml:space="preserve"> </w:t>
      </w:r>
      <w:r w:rsidR="00936C25">
        <w:rPr>
          <w:rFonts w:ascii="Arial" w:eastAsia="Times New Roman" w:hAnsi="Arial" w:cs="Arial"/>
          <w:color w:val="000000"/>
          <w:u w:val="single"/>
        </w:rPr>
        <w:t xml:space="preserve">Implementação e Capacitação </w:t>
      </w:r>
      <w:proofErr w:type="spellStart"/>
      <w:r w:rsidR="00936C25">
        <w:rPr>
          <w:rFonts w:ascii="Arial" w:eastAsia="Times New Roman" w:hAnsi="Arial" w:cs="Arial"/>
          <w:color w:val="000000"/>
          <w:u w:val="single"/>
        </w:rPr>
        <w:t>on</w:t>
      </w:r>
      <w:proofErr w:type="spellEnd"/>
      <w:r w:rsidR="00936C25">
        <w:rPr>
          <w:rFonts w:ascii="Arial" w:eastAsia="Times New Roman" w:hAnsi="Arial" w:cs="Arial"/>
          <w:color w:val="000000"/>
          <w:u w:val="single"/>
        </w:rPr>
        <w:t xml:space="preserve"> Job</w:t>
      </w:r>
    </w:p>
    <w:p w14:paraId="64489562" w14:textId="664241E3" w:rsidR="00BC6D8D" w:rsidRPr="00A57226" w:rsidRDefault="00BC6D8D" w:rsidP="00BC6D8D">
      <w:pPr>
        <w:spacing w:after="0"/>
        <w:jc w:val="both"/>
        <w:rPr>
          <w:rFonts w:ascii="Arial" w:hAnsi="Arial" w:cs="Arial"/>
        </w:rPr>
      </w:pPr>
      <w:r w:rsidRPr="00A57226">
        <w:rPr>
          <w:rFonts w:ascii="Arial" w:hAnsi="Arial" w:cs="Arial"/>
        </w:rPr>
        <w:t xml:space="preserve">Data </w:t>
      </w:r>
      <w:r w:rsidR="00CC20D9" w:rsidRPr="00A57226">
        <w:rPr>
          <w:rFonts w:ascii="Arial" w:hAnsi="Arial" w:cs="Arial"/>
        </w:rPr>
        <w:t xml:space="preserve">de </w:t>
      </w:r>
      <w:r w:rsidRPr="00A57226">
        <w:rPr>
          <w:rFonts w:ascii="Arial" w:hAnsi="Arial" w:cs="Arial"/>
        </w:rPr>
        <w:t>Início: 01/</w:t>
      </w:r>
      <w:r w:rsidR="00B12FF3">
        <w:rPr>
          <w:rFonts w:ascii="Arial" w:hAnsi="Arial" w:cs="Arial"/>
        </w:rPr>
        <w:t>12</w:t>
      </w:r>
      <w:r w:rsidRPr="00A57226">
        <w:rPr>
          <w:rFonts w:ascii="Arial" w:hAnsi="Arial" w:cs="Arial"/>
        </w:rPr>
        <w:t>/20</w:t>
      </w:r>
      <w:r w:rsidR="00CC20D9" w:rsidRPr="00A57226">
        <w:rPr>
          <w:rFonts w:ascii="Arial" w:hAnsi="Arial" w:cs="Arial"/>
        </w:rPr>
        <w:t>2</w:t>
      </w:r>
      <w:r w:rsidR="00B12FF3">
        <w:rPr>
          <w:rFonts w:ascii="Arial" w:hAnsi="Arial" w:cs="Arial"/>
        </w:rPr>
        <w:t>1</w:t>
      </w:r>
    </w:p>
    <w:p w14:paraId="4F97AC77" w14:textId="417B0AB7" w:rsidR="00BC6D8D" w:rsidRPr="00A57226" w:rsidRDefault="00BC6D8D" w:rsidP="00BC6D8D">
      <w:pPr>
        <w:jc w:val="both"/>
        <w:rPr>
          <w:rFonts w:ascii="Arial" w:hAnsi="Arial" w:cs="Arial"/>
        </w:rPr>
      </w:pPr>
      <w:r w:rsidRPr="00A57226">
        <w:rPr>
          <w:rFonts w:ascii="Arial" w:hAnsi="Arial" w:cs="Arial"/>
        </w:rPr>
        <w:t>Data Fi</w:t>
      </w:r>
      <w:r w:rsidR="00CC20D9" w:rsidRPr="00A57226">
        <w:rPr>
          <w:rFonts w:ascii="Arial" w:hAnsi="Arial" w:cs="Arial"/>
        </w:rPr>
        <w:t>nal</w:t>
      </w:r>
      <w:r w:rsidRPr="00A57226">
        <w:rPr>
          <w:rFonts w:ascii="Arial" w:hAnsi="Arial" w:cs="Arial"/>
        </w:rPr>
        <w:t>: 3</w:t>
      </w:r>
      <w:r w:rsidR="00CC20D9" w:rsidRPr="00A57226">
        <w:rPr>
          <w:rFonts w:ascii="Arial" w:hAnsi="Arial" w:cs="Arial"/>
        </w:rPr>
        <w:t>1</w:t>
      </w:r>
      <w:r w:rsidRPr="00A57226">
        <w:rPr>
          <w:rFonts w:ascii="Arial" w:hAnsi="Arial" w:cs="Arial"/>
        </w:rPr>
        <w:t>/1</w:t>
      </w:r>
      <w:r w:rsidR="00CC20D9" w:rsidRPr="00A57226">
        <w:rPr>
          <w:rFonts w:ascii="Arial" w:hAnsi="Arial" w:cs="Arial"/>
        </w:rPr>
        <w:t>0</w:t>
      </w:r>
      <w:r w:rsidRPr="00A57226">
        <w:rPr>
          <w:rFonts w:ascii="Arial" w:hAnsi="Arial" w:cs="Arial"/>
        </w:rPr>
        <w:t>/202</w:t>
      </w:r>
      <w:r w:rsidR="00CC20D9" w:rsidRPr="00A57226">
        <w:rPr>
          <w:rFonts w:ascii="Arial" w:hAnsi="Arial" w:cs="Arial"/>
        </w:rPr>
        <w:t>2</w:t>
      </w:r>
    </w:p>
    <w:p w14:paraId="08C01F3C" w14:textId="362410C0" w:rsidR="00BC6D8D" w:rsidRDefault="00BC6D8D" w:rsidP="00BC6D8D">
      <w:pPr>
        <w:ind w:right="-302"/>
        <w:jc w:val="both"/>
        <w:rPr>
          <w:rFonts w:ascii="Arial" w:hAnsi="Arial" w:cs="Arial"/>
        </w:rPr>
      </w:pPr>
      <w:r w:rsidRPr="00A57226">
        <w:rPr>
          <w:rFonts w:ascii="Arial" w:hAnsi="Arial" w:cs="Arial"/>
        </w:rPr>
        <w:t xml:space="preserve">Esta atividade </w:t>
      </w:r>
      <w:r w:rsidR="00936C25">
        <w:rPr>
          <w:rFonts w:ascii="Arial" w:hAnsi="Arial" w:cs="Arial"/>
        </w:rPr>
        <w:t xml:space="preserve">depende da conclusão da atividade 3. Desenvolvimento da plataforma e o seu </w:t>
      </w:r>
      <w:r w:rsidRPr="00A57226">
        <w:rPr>
          <w:rFonts w:ascii="Arial" w:hAnsi="Arial" w:cs="Arial"/>
        </w:rPr>
        <w:t>arran</w:t>
      </w:r>
      <w:r w:rsidR="00936C25">
        <w:rPr>
          <w:rFonts w:ascii="Arial" w:hAnsi="Arial" w:cs="Arial"/>
        </w:rPr>
        <w:t>que</w:t>
      </w:r>
      <w:r w:rsidRPr="00A57226">
        <w:rPr>
          <w:rFonts w:ascii="Arial" w:hAnsi="Arial" w:cs="Arial"/>
        </w:rPr>
        <w:t xml:space="preserve"> </w:t>
      </w:r>
      <w:r w:rsidR="00936C25">
        <w:rPr>
          <w:rFonts w:ascii="Arial" w:hAnsi="Arial" w:cs="Arial"/>
        </w:rPr>
        <w:t>marca a fase final da</w:t>
      </w:r>
      <w:r w:rsidRPr="00A57226">
        <w:rPr>
          <w:rFonts w:ascii="Arial" w:hAnsi="Arial" w:cs="Arial"/>
        </w:rPr>
        <w:t xml:space="preserve"> operação</w:t>
      </w:r>
      <w:r w:rsidR="00936C25">
        <w:rPr>
          <w:rFonts w:ascii="Arial" w:hAnsi="Arial" w:cs="Arial"/>
        </w:rPr>
        <w:t>,</w:t>
      </w:r>
      <w:r w:rsidRPr="00A57226">
        <w:rPr>
          <w:rFonts w:ascii="Arial" w:hAnsi="Arial" w:cs="Arial"/>
        </w:rPr>
        <w:t xml:space="preserve"> decorre</w:t>
      </w:r>
      <w:r w:rsidR="00936C25">
        <w:rPr>
          <w:rFonts w:ascii="Arial" w:hAnsi="Arial" w:cs="Arial"/>
        </w:rPr>
        <w:t>ndo</w:t>
      </w:r>
      <w:r w:rsidRPr="00A57226">
        <w:rPr>
          <w:rFonts w:ascii="Arial" w:hAnsi="Arial" w:cs="Arial"/>
        </w:rPr>
        <w:t xml:space="preserve"> permanentemente até ao seu final.</w:t>
      </w:r>
    </w:p>
    <w:p w14:paraId="20A366C0" w14:textId="10227D40" w:rsidR="008D0134" w:rsidRDefault="008D0134" w:rsidP="00BC6D8D">
      <w:pPr>
        <w:ind w:right="-302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As </w:t>
      </w:r>
      <w:proofErr w:type="spellStart"/>
      <w:r>
        <w:rPr>
          <w:rFonts w:ascii="Arial" w:hAnsi="Arial" w:cs="Arial"/>
        </w:rPr>
        <w:t>sub</w:t>
      </w:r>
      <w:proofErr w:type="spellEnd"/>
      <w:r>
        <w:rPr>
          <w:rFonts w:ascii="Arial" w:hAnsi="Arial" w:cs="Arial"/>
        </w:rPr>
        <w:t xml:space="preserve"> atividades 4.a), 4.c) e 4.e) arrancarão em simultâneo.</w:t>
      </w:r>
      <w:r w:rsidR="00B12FF3">
        <w:rPr>
          <w:rFonts w:ascii="Arial" w:hAnsi="Arial" w:cs="Arial"/>
        </w:rPr>
        <w:t xml:space="preserve"> O início da atividade 4.b) está dependente da conclusão da atividade 4.a) e o arranque da atividade 4.d) decorrerá paralelamente com a atividade 4.b) mas sempre dependente da evolução desta. A atividade 4.f) só ocorrerá quando todas as restantes atividades forem dadas como concluídas.</w:t>
      </w:r>
    </w:p>
    <w:p w14:paraId="4D7AF7A5" w14:textId="26B43F23" w:rsidR="00BC6D8D" w:rsidRPr="00A57226" w:rsidRDefault="00CC20D9" w:rsidP="00BC6D8D">
      <w:pPr>
        <w:spacing w:after="0"/>
        <w:ind w:right="-302"/>
        <w:jc w:val="both"/>
        <w:rPr>
          <w:rFonts w:ascii="Arial" w:eastAsia="Times New Roman" w:hAnsi="Arial" w:cs="Arial"/>
          <w:color w:val="000000"/>
          <w:u w:val="single"/>
        </w:rPr>
      </w:pPr>
      <w:r w:rsidRPr="00A57226">
        <w:rPr>
          <w:rFonts w:ascii="Arial" w:eastAsia="Times New Roman" w:hAnsi="Arial" w:cs="Arial"/>
          <w:color w:val="000000"/>
        </w:rPr>
        <w:t>5</w:t>
      </w:r>
      <w:r w:rsidR="00BC6D8D" w:rsidRPr="00A57226">
        <w:rPr>
          <w:rFonts w:ascii="Arial" w:eastAsia="Times New Roman" w:hAnsi="Arial" w:cs="Arial"/>
          <w:color w:val="000000"/>
        </w:rPr>
        <w:t xml:space="preserve">. </w:t>
      </w:r>
      <w:r w:rsidRPr="00A57226">
        <w:rPr>
          <w:rFonts w:ascii="Arial" w:eastAsia="Times New Roman" w:hAnsi="Arial" w:cs="Arial"/>
          <w:color w:val="000000"/>
          <w:u w:val="single"/>
        </w:rPr>
        <w:t>Comunica</w:t>
      </w:r>
      <w:r w:rsidR="00BC6D8D" w:rsidRPr="00A57226">
        <w:rPr>
          <w:rFonts w:ascii="Arial" w:eastAsia="Times New Roman" w:hAnsi="Arial" w:cs="Arial"/>
          <w:color w:val="000000"/>
          <w:u w:val="single"/>
        </w:rPr>
        <w:t>ção e divulgação da operação</w:t>
      </w:r>
    </w:p>
    <w:p w14:paraId="017B4D49" w14:textId="1497EA4A" w:rsidR="00BC6D8D" w:rsidRPr="00A57226" w:rsidRDefault="00BC6D8D" w:rsidP="00BC6D8D">
      <w:pPr>
        <w:spacing w:after="0"/>
        <w:jc w:val="both"/>
        <w:rPr>
          <w:rFonts w:ascii="Arial" w:hAnsi="Arial" w:cs="Arial"/>
        </w:rPr>
      </w:pPr>
      <w:r w:rsidRPr="00A57226">
        <w:rPr>
          <w:rFonts w:ascii="Arial" w:hAnsi="Arial" w:cs="Arial"/>
        </w:rPr>
        <w:t xml:space="preserve">Data </w:t>
      </w:r>
      <w:r w:rsidR="00CC20D9" w:rsidRPr="00A57226">
        <w:rPr>
          <w:rFonts w:ascii="Arial" w:hAnsi="Arial" w:cs="Arial"/>
        </w:rPr>
        <w:t xml:space="preserve">de </w:t>
      </w:r>
      <w:r w:rsidRPr="00A57226">
        <w:rPr>
          <w:rFonts w:ascii="Arial" w:hAnsi="Arial" w:cs="Arial"/>
        </w:rPr>
        <w:t>Início: 01/1</w:t>
      </w:r>
      <w:r w:rsidR="00CC20D9" w:rsidRPr="00A57226">
        <w:rPr>
          <w:rFonts w:ascii="Arial" w:hAnsi="Arial" w:cs="Arial"/>
        </w:rPr>
        <w:t>1</w:t>
      </w:r>
      <w:r w:rsidRPr="00A57226">
        <w:rPr>
          <w:rFonts w:ascii="Arial" w:hAnsi="Arial" w:cs="Arial"/>
        </w:rPr>
        <w:t>/20</w:t>
      </w:r>
      <w:r w:rsidR="00CC20D9" w:rsidRPr="00A57226">
        <w:rPr>
          <w:rFonts w:ascii="Arial" w:hAnsi="Arial" w:cs="Arial"/>
        </w:rPr>
        <w:t>20</w:t>
      </w:r>
    </w:p>
    <w:p w14:paraId="7250A2E9" w14:textId="1B3DD5FA" w:rsidR="00BC6D8D" w:rsidRPr="00C852D5" w:rsidRDefault="00BC6D8D" w:rsidP="00BC6D8D">
      <w:pPr>
        <w:jc w:val="both"/>
        <w:rPr>
          <w:rFonts w:ascii="Arial" w:hAnsi="Arial" w:cs="Arial"/>
        </w:rPr>
      </w:pPr>
      <w:r w:rsidRPr="00A57226">
        <w:rPr>
          <w:rFonts w:ascii="Arial" w:hAnsi="Arial" w:cs="Arial"/>
        </w:rPr>
        <w:t>Data Fi</w:t>
      </w:r>
      <w:r w:rsidR="00CC20D9" w:rsidRPr="00A57226">
        <w:rPr>
          <w:rFonts w:ascii="Arial" w:hAnsi="Arial" w:cs="Arial"/>
        </w:rPr>
        <w:t>nal</w:t>
      </w:r>
      <w:r w:rsidRPr="00A57226">
        <w:rPr>
          <w:rFonts w:ascii="Arial" w:hAnsi="Arial" w:cs="Arial"/>
        </w:rPr>
        <w:t>: 3</w:t>
      </w:r>
      <w:r w:rsidR="00CC20D9" w:rsidRPr="00A57226">
        <w:rPr>
          <w:rFonts w:ascii="Arial" w:hAnsi="Arial" w:cs="Arial"/>
        </w:rPr>
        <w:t>1</w:t>
      </w:r>
      <w:r w:rsidRPr="00A57226">
        <w:rPr>
          <w:rFonts w:ascii="Arial" w:hAnsi="Arial" w:cs="Arial"/>
        </w:rPr>
        <w:t>/1</w:t>
      </w:r>
      <w:r w:rsidR="00CC20D9" w:rsidRPr="00A57226">
        <w:rPr>
          <w:rFonts w:ascii="Arial" w:hAnsi="Arial" w:cs="Arial"/>
        </w:rPr>
        <w:t>0</w:t>
      </w:r>
      <w:r w:rsidRPr="00A57226">
        <w:rPr>
          <w:rFonts w:ascii="Arial" w:hAnsi="Arial" w:cs="Arial"/>
        </w:rPr>
        <w:t>/202</w:t>
      </w:r>
      <w:r w:rsidR="00CC20D9" w:rsidRPr="00A57226">
        <w:rPr>
          <w:rFonts w:ascii="Arial" w:hAnsi="Arial" w:cs="Arial"/>
        </w:rPr>
        <w:t>2</w:t>
      </w:r>
    </w:p>
    <w:p w14:paraId="1A86CA18" w14:textId="77777777" w:rsidR="00BC6D8D" w:rsidRDefault="00BC6D8D" w:rsidP="00BC6D8D">
      <w:pPr>
        <w:ind w:right="-302"/>
        <w:jc w:val="both"/>
        <w:rPr>
          <w:rFonts w:ascii="Arial" w:eastAsia="Times New Roman" w:hAnsi="Arial" w:cs="Arial"/>
          <w:color w:val="000000"/>
        </w:rPr>
      </w:pPr>
      <w:r>
        <w:rPr>
          <w:rFonts w:ascii="Arial" w:hAnsi="Arial" w:cs="Arial"/>
        </w:rPr>
        <w:t>Esta atividade arrancará no início da operação e decorrerá permanentemente até ao seu final. Trata-se de uma atividade que embora decorra paralelamente a todas as outras, funcionará de forma independente.</w:t>
      </w:r>
    </w:p>
    <w:p w14:paraId="2D2EA623" w14:textId="46AD4D03" w:rsidR="00787A53" w:rsidRDefault="00BC6D8D" w:rsidP="00936C25">
      <w:pPr>
        <w:ind w:right="-302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Em resumo, a</w:t>
      </w:r>
      <w:r w:rsidRPr="00C852D5">
        <w:rPr>
          <w:rFonts w:ascii="Arial" w:eastAsia="Times New Roman" w:hAnsi="Arial" w:cs="Arial"/>
          <w:color w:val="000000"/>
        </w:rPr>
        <w:t xml:space="preserve"> </w:t>
      </w:r>
      <w:r>
        <w:rPr>
          <w:rFonts w:ascii="Arial" w:eastAsia="Times New Roman" w:hAnsi="Arial" w:cs="Arial"/>
          <w:color w:val="000000"/>
        </w:rPr>
        <w:t>operação</w:t>
      </w:r>
      <w:r w:rsidRPr="00C852D5">
        <w:rPr>
          <w:rFonts w:ascii="Arial" w:eastAsia="Times New Roman" w:hAnsi="Arial" w:cs="Arial"/>
          <w:color w:val="000000"/>
        </w:rPr>
        <w:t xml:space="preserve"> decorrerá entre </w:t>
      </w:r>
      <w:r w:rsidR="00CC20D9">
        <w:rPr>
          <w:rFonts w:ascii="Arial" w:eastAsia="Times New Roman" w:hAnsi="Arial" w:cs="Arial"/>
          <w:color w:val="000000"/>
        </w:rPr>
        <w:t>nov</w:t>
      </w:r>
      <w:r>
        <w:rPr>
          <w:rFonts w:ascii="Arial" w:eastAsia="Times New Roman" w:hAnsi="Arial" w:cs="Arial"/>
          <w:color w:val="000000"/>
        </w:rPr>
        <w:t>embro</w:t>
      </w:r>
      <w:r w:rsidRPr="00C852D5">
        <w:rPr>
          <w:rFonts w:ascii="Arial" w:eastAsia="Times New Roman" w:hAnsi="Arial" w:cs="Arial"/>
          <w:color w:val="000000"/>
        </w:rPr>
        <w:t xml:space="preserve"> de 20</w:t>
      </w:r>
      <w:r w:rsidR="00CC20D9">
        <w:rPr>
          <w:rFonts w:ascii="Arial" w:eastAsia="Times New Roman" w:hAnsi="Arial" w:cs="Arial"/>
          <w:color w:val="000000"/>
        </w:rPr>
        <w:t>20</w:t>
      </w:r>
      <w:r w:rsidRPr="00C852D5">
        <w:rPr>
          <w:rFonts w:ascii="Arial" w:eastAsia="Times New Roman" w:hAnsi="Arial" w:cs="Arial"/>
          <w:color w:val="000000"/>
        </w:rPr>
        <w:t xml:space="preserve"> e </w:t>
      </w:r>
      <w:r w:rsidR="00CC20D9">
        <w:rPr>
          <w:rFonts w:ascii="Arial" w:eastAsia="Times New Roman" w:hAnsi="Arial" w:cs="Arial"/>
          <w:color w:val="000000"/>
        </w:rPr>
        <w:t>outu</w:t>
      </w:r>
      <w:r>
        <w:rPr>
          <w:rFonts w:ascii="Arial" w:eastAsia="Times New Roman" w:hAnsi="Arial" w:cs="Arial"/>
          <w:color w:val="000000"/>
        </w:rPr>
        <w:t>bro</w:t>
      </w:r>
      <w:r w:rsidRPr="00C852D5">
        <w:rPr>
          <w:rFonts w:ascii="Arial" w:eastAsia="Times New Roman" w:hAnsi="Arial" w:cs="Arial"/>
          <w:color w:val="000000"/>
        </w:rPr>
        <w:t xml:space="preserve"> de 202</w:t>
      </w:r>
      <w:r w:rsidR="00CC20D9">
        <w:rPr>
          <w:rFonts w:ascii="Arial" w:eastAsia="Times New Roman" w:hAnsi="Arial" w:cs="Arial"/>
          <w:color w:val="000000"/>
        </w:rPr>
        <w:t>2</w:t>
      </w:r>
      <w:r w:rsidRPr="00C852D5">
        <w:rPr>
          <w:rFonts w:ascii="Arial" w:eastAsia="Times New Roman" w:hAnsi="Arial" w:cs="Arial"/>
          <w:color w:val="000000"/>
        </w:rPr>
        <w:t xml:space="preserve"> e as atividades independentes </w:t>
      </w:r>
      <w:r>
        <w:rPr>
          <w:rFonts w:ascii="Arial" w:eastAsia="Times New Roman" w:hAnsi="Arial" w:cs="Arial"/>
          <w:color w:val="000000"/>
        </w:rPr>
        <w:t>1</w:t>
      </w:r>
      <w:r w:rsidR="00CC20D9">
        <w:rPr>
          <w:rFonts w:ascii="Arial" w:eastAsia="Times New Roman" w:hAnsi="Arial" w:cs="Arial"/>
          <w:color w:val="000000"/>
        </w:rPr>
        <w:t>.</w:t>
      </w:r>
      <w:r w:rsidRPr="00C852D5">
        <w:rPr>
          <w:rFonts w:ascii="Arial" w:eastAsia="Times New Roman" w:hAnsi="Arial" w:cs="Arial"/>
          <w:color w:val="000000"/>
        </w:rPr>
        <w:t xml:space="preserve"> e </w:t>
      </w:r>
      <w:r w:rsidR="00CC20D9">
        <w:rPr>
          <w:rFonts w:ascii="Arial" w:eastAsia="Times New Roman" w:hAnsi="Arial" w:cs="Arial"/>
          <w:color w:val="000000"/>
        </w:rPr>
        <w:t>5</w:t>
      </w:r>
      <w:r>
        <w:rPr>
          <w:rFonts w:ascii="Arial" w:eastAsia="Times New Roman" w:hAnsi="Arial" w:cs="Arial"/>
          <w:color w:val="000000"/>
        </w:rPr>
        <w:t>.</w:t>
      </w:r>
      <w:r w:rsidRPr="00C852D5">
        <w:rPr>
          <w:rFonts w:ascii="Arial" w:eastAsia="Times New Roman" w:hAnsi="Arial" w:cs="Arial"/>
          <w:color w:val="000000"/>
        </w:rPr>
        <w:t xml:space="preserve"> iniciar-se-ão simultaneamente na mesma data. As restantes atividades são sequenciais em relação à atividade </w:t>
      </w:r>
      <w:r w:rsidR="00CC20D9">
        <w:rPr>
          <w:rFonts w:ascii="Arial" w:eastAsia="Times New Roman" w:hAnsi="Arial" w:cs="Arial"/>
          <w:color w:val="000000"/>
        </w:rPr>
        <w:t>1.</w:t>
      </w:r>
    </w:p>
    <w:p w14:paraId="01704B2E" w14:textId="77777777" w:rsidR="00936C25" w:rsidRPr="00936C25" w:rsidRDefault="00936C25" w:rsidP="00936C25">
      <w:pPr>
        <w:ind w:right="-302"/>
        <w:jc w:val="both"/>
        <w:rPr>
          <w:rFonts w:ascii="Arial" w:eastAsia="Times New Roman" w:hAnsi="Arial" w:cs="Arial"/>
          <w:color w:val="000000"/>
        </w:rPr>
      </w:pPr>
    </w:p>
    <w:p w14:paraId="5873C37C" w14:textId="0161AC5C" w:rsidR="00936C25" w:rsidRPr="00B12FF3" w:rsidRDefault="00A50C82" w:rsidP="00936C25">
      <w:pPr>
        <w:pStyle w:val="Ttulo1"/>
        <w:numPr>
          <w:ilvl w:val="0"/>
          <w:numId w:val="1"/>
        </w:numPr>
        <w:spacing w:before="0" w:after="120"/>
        <w:jc w:val="both"/>
        <w:rPr>
          <w:rFonts w:ascii="Trebuchet MS" w:hAnsi="Trebuchet MS"/>
          <w:color w:val="auto"/>
          <w:sz w:val="24"/>
          <w:szCs w:val="24"/>
        </w:rPr>
      </w:pPr>
      <w:bookmarkStart w:id="761" w:name="_Toc42356454"/>
      <w:r w:rsidRPr="001D13BA">
        <w:rPr>
          <w:rFonts w:ascii="Trebuchet MS" w:hAnsi="Trebuchet MS"/>
          <w:color w:val="1F497D" w:themeColor="text2"/>
          <w:sz w:val="24"/>
          <w:szCs w:val="24"/>
        </w:rPr>
        <w:lastRenderedPageBreak/>
        <w:t>Resultados esperados e</w:t>
      </w:r>
      <w:r w:rsidRPr="00870EAD">
        <w:rPr>
          <w:rFonts w:ascii="Trebuchet MS" w:hAnsi="Trebuchet MS"/>
          <w:color w:val="1F497D" w:themeColor="text2"/>
          <w:sz w:val="24"/>
          <w:szCs w:val="24"/>
        </w:rPr>
        <w:t xml:space="preserve"> calendário </w:t>
      </w:r>
      <w:r w:rsidR="006A26F6" w:rsidRPr="00870EAD">
        <w:rPr>
          <w:rFonts w:ascii="Trebuchet MS" w:hAnsi="Trebuchet MS"/>
          <w:color w:val="1F497D" w:themeColor="text2"/>
          <w:sz w:val="24"/>
          <w:szCs w:val="24"/>
        </w:rPr>
        <w:t>de cada</w:t>
      </w:r>
      <w:r w:rsidRPr="00870EAD">
        <w:rPr>
          <w:rFonts w:ascii="Trebuchet MS" w:hAnsi="Trebuchet MS"/>
          <w:color w:val="1F497D" w:themeColor="text2"/>
          <w:sz w:val="24"/>
          <w:szCs w:val="24"/>
        </w:rPr>
        <w:t xml:space="preserve"> atividade</w:t>
      </w:r>
      <w:r w:rsidR="006A26F6" w:rsidRPr="00870EAD">
        <w:rPr>
          <w:rFonts w:ascii="Trebuchet MS" w:hAnsi="Trebuchet MS"/>
          <w:color w:val="1F497D" w:themeColor="text2"/>
          <w:sz w:val="24"/>
          <w:szCs w:val="24"/>
        </w:rPr>
        <w:t xml:space="preserve"> da operação</w:t>
      </w:r>
      <w:bookmarkEnd w:id="761"/>
    </w:p>
    <w:p w14:paraId="6A2E6A66" w14:textId="77777777" w:rsidR="00936C25" w:rsidRPr="009E0C89" w:rsidRDefault="00936C25" w:rsidP="00936C25">
      <w:pPr>
        <w:spacing w:after="0"/>
        <w:jc w:val="both"/>
      </w:pPr>
      <w:r>
        <w:rPr>
          <w:rFonts w:ascii="Arial" w:eastAsia="Arial" w:hAnsi="Arial" w:cs="Arial"/>
          <w:b/>
          <w:i/>
          <w:color w:val="000000"/>
          <w:highlight w:val="white"/>
        </w:rPr>
        <w:t>ATIVIDADE</w:t>
      </w:r>
      <w:r w:rsidRPr="0054473C">
        <w:rPr>
          <w:rFonts w:ascii="Arial" w:eastAsia="Arial" w:hAnsi="Arial" w:cs="Arial"/>
          <w:b/>
          <w:i/>
          <w:color w:val="000000"/>
          <w:highlight w:val="white"/>
        </w:rPr>
        <w:t xml:space="preserve"> 1 –</w:t>
      </w:r>
      <w:r>
        <w:rPr>
          <w:rFonts w:ascii="Arial" w:eastAsia="Arial" w:hAnsi="Arial" w:cs="Arial"/>
          <w:b/>
          <w:i/>
          <w:color w:val="000000"/>
        </w:rPr>
        <w:t xml:space="preserve"> Diagnóstico, definição de estratégia e plano operacional</w:t>
      </w:r>
    </w:p>
    <w:p w14:paraId="11B4B515" w14:textId="77777777" w:rsidR="00936C25" w:rsidRDefault="00936C25" w:rsidP="00936C25">
      <w:pPr>
        <w:spacing w:after="0"/>
        <w:jc w:val="both"/>
      </w:pPr>
      <w:r w:rsidRPr="00AE45FC">
        <w:rPr>
          <w:rFonts w:ascii="Arial" w:eastAsia="Arial" w:hAnsi="Arial" w:cs="Arial"/>
          <w:color w:val="000000"/>
        </w:rPr>
        <w:t>Data de Início: 2020-11-0</w:t>
      </w:r>
      <w:r>
        <w:rPr>
          <w:rFonts w:ascii="Arial" w:eastAsia="Arial" w:hAnsi="Arial" w:cs="Arial"/>
          <w:color w:val="000000"/>
        </w:rPr>
        <w:t>1</w:t>
      </w:r>
    </w:p>
    <w:p w14:paraId="7D84C960" w14:textId="5C939AED" w:rsidR="00936C25" w:rsidRDefault="00936C25" w:rsidP="00936C25">
      <w:pPr>
        <w:jc w:val="both"/>
      </w:pPr>
      <w:r w:rsidRPr="00AE45FC">
        <w:rPr>
          <w:rFonts w:ascii="Arial" w:eastAsia="Arial" w:hAnsi="Arial" w:cs="Arial"/>
          <w:color w:val="000000"/>
        </w:rPr>
        <w:t>Data Final: 2021-03-3</w:t>
      </w:r>
      <w:r>
        <w:rPr>
          <w:rFonts w:ascii="Arial" w:eastAsia="Arial" w:hAnsi="Arial" w:cs="Arial"/>
          <w:color w:val="000000"/>
        </w:rPr>
        <w:t>1</w:t>
      </w:r>
    </w:p>
    <w:p w14:paraId="7571B7BC" w14:textId="0ED5243D" w:rsidR="00FC5C4D" w:rsidRPr="00936C25" w:rsidRDefault="00936C25" w:rsidP="00B86F58">
      <w:pPr>
        <w:spacing w:after="0"/>
        <w:jc w:val="both"/>
      </w:pPr>
      <w:r>
        <w:rPr>
          <w:rFonts w:ascii="Arial" w:eastAsia="Arial" w:hAnsi="Arial" w:cs="Arial"/>
          <w:b/>
          <w:i/>
          <w:color w:val="000000"/>
          <w:highlight w:val="white"/>
        </w:rPr>
        <w:t>Resultados esperado</w:t>
      </w:r>
      <w:r>
        <w:rPr>
          <w:rFonts w:ascii="Arial" w:eastAsia="Arial" w:hAnsi="Arial" w:cs="Arial"/>
          <w:b/>
          <w:i/>
          <w:color w:val="000000"/>
        </w:rPr>
        <w:t>s</w:t>
      </w:r>
    </w:p>
    <w:p w14:paraId="0B6A6F38" w14:textId="0C96C657" w:rsidR="00936C25" w:rsidRDefault="00936C25" w:rsidP="00B86F58">
      <w:pPr>
        <w:spacing w:after="0"/>
        <w:jc w:val="both"/>
      </w:pPr>
      <w:r>
        <w:rPr>
          <w:rFonts w:ascii="Arial" w:eastAsia="Arial" w:hAnsi="Arial" w:cs="Arial"/>
          <w:color w:val="000000"/>
        </w:rPr>
        <w:t>Na data de finalização desta atividade planeia-se obter os seguintes resultados:</w:t>
      </w:r>
    </w:p>
    <w:p w14:paraId="3382853B" w14:textId="63670BBF" w:rsidR="00936C25" w:rsidRPr="00936C25" w:rsidRDefault="00936C25" w:rsidP="001E3871">
      <w:pPr>
        <w:pStyle w:val="PargrafodaLista"/>
        <w:numPr>
          <w:ilvl w:val="0"/>
          <w:numId w:val="24"/>
        </w:numPr>
        <w:spacing w:after="0"/>
        <w:ind w:left="851" w:hanging="284"/>
        <w:jc w:val="both"/>
        <w:rPr>
          <w:rFonts w:ascii="Arial" w:eastAsia="Arial" w:hAnsi="Arial" w:cs="Arial"/>
          <w:color w:val="000000"/>
        </w:rPr>
      </w:pPr>
      <w:r w:rsidRPr="00936C25">
        <w:rPr>
          <w:rFonts w:ascii="Arial" w:eastAsia="Arial" w:hAnsi="Arial" w:cs="Arial"/>
          <w:color w:val="000000"/>
        </w:rPr>
        <w:t>Obter um diagnóstico da situação atual</w:t>
      </w:r>
    </w:p>
    <w:p w14:paraId="7E297571" w14:textId="3364EA70" w:rsidR="00FC5C4D" w:rsidRPr="00936C25" w:rsidRDefault="00B12FF3" w:rsidP="001E3871">
      <w:pPr>
        <w:pStyle w:val="PargrafodaLista"/>
        <w:numPr>
          <w:ilvl w:val="0"/>
          <w:numId w:val="24"/>
        </w:numPr>
        <w:spacing w:after="0"/>
        <w:ind w:left="851" w:hanging="284"/>
        <w:jc w:val="both"/>
        <w:rPr>
          <w:rFonts w:ascii="Arial" w:eastAsia="Arial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Identificar todos os processos e procedimentos existentes</w:t>
      </w:r>
    </w:p>
    <w:p w14:paraId="29245768" w14:textId="5E001818" w:rsidR="00936C25" w:rsidRPr="00936C25" w:rsidRDefault="00936C25" w:rsidP="00B12FF3">
      <w:pPr>
        <w:pStyle w:val="PargrafodaLista"/>
        <w:numPr>
          <w:ilvl w:val="0"/>
          <w:numId w:val="24"/>
        </w:numPr>
        <w:spacing w:after="0"/>
        <w:ind w:left="851" w:hanging="284"/>
        <w:jc w:val="both"/>
        <w:rPr>
          <w:rFonts w:ascii="Arial" w:eastAsia="Arial" w:hAnsi="Arial" w:cs="Arial"/>
          <w:color w:val="000000"/>
        </w:rPr>
      </w:pPr>
      <w:r w:rsidRPr="00936C25">
        <w:rPr>
          <w:rFonts w:ascii="Arial" w:eastAsia="Arial" w:hAnsi="Arial" w:cs="Arial"/>
          <w:color w:val="000000"/>
        </w:rPr>
        <w:t>Definir o plano operacional do projeto</w:t>
      </w:r>
    </w:p>
    <w:p w14:paraId="43AD45DD" w14:textId="77777777" w:rsidR="00B12FF3" w:rsidRDefault="00B12FF3" w:rsidP="00936C25">
      <w:pPr>
        <w:pStyle w:val="PargrafodaLista"/>
        <w:spacing w:after="0"/>
        <w:ind w:left="0"/>
        <w:jc w:val="both"/>
        <w:rPr>
          <w:rFonts w:ascii="Arial" w:eastAsia="Arial" w:hAnsi="Arial" w:cs="Arial"/>
          <w:b/>
          <w:i/>
          <w:color w:val="000000"/>
          <w:highlight w:val="white"/>
        </w:rPr>
      </w:pPr>
    </w:p>
    <w:p w14:paraId="07D35ADC" w14:textId="150A3559" w:rsidR="00936C25" w:rsidRPr="009E0C89" w:rsidRDefault="00936C25" w:rsidP="00936C25">
      <w:pPr>
        <w:pStyle w:val="PargrafodaLista"/>
        <w:spacing w:after="0"/>
        <w:ind w:left="0"/>
        <w:jc w:val="both"/>
      </w:pPr>
      <w:r w:rsidRPr="00936C25">
        <w:rPr>
          <w:rFonts w:ascii="Arial" w:eastAsia="Arial" w:hAnsi="Arial" w:cs="Arial"/>
          <w:b/>
          <w:i/>
          <w:color w:val="000000"/>
          <w:highlight w:val="white"/>
        </w:rPr>
        <w:t>ATIVIDADE 2 –</w:t>
      </w:r>
      <w:r w:rsidRPr="00936C25">
        <w:rPr>
          <w:rFonts w:ascii="Arial" w:eastAsia="Arial" w:hAnsi="Arial" w:cs="Arial"/>
          <w:b/>
          <w:i/>
          <w:color w:val="000000"/>
        </w:rPr>
        <w:t xml:space="preserve"> Desenho da arquitetura funcional e técnica da plataforma</w:t>
      </w:r>
    </w:p>
    <w:p w14:paraId="525152FB" w14:textId="77777777" w:rsidR="00936C25" w:rsidRDefault="00936C25" w:rsidP="00936C25">
      <w:pPr>
        <w:pStyle w:val="PargrafodaLista"/>
        <w:spacing w:after="0"/>
        <w:ind w:left="0"/>
        <w:jc w:val="both"/>
      </w:pPr>
      <w:r w:rsidRPr="00936C25">
        <w:rPr>
          <w:rFonts w:ascii="Arial" w:eastAsia="Arial" w:hAnsi="Arial" w:cs="Arial"/>
          <w:color w:val="000000"/>
        </w:rPr>
        <w:t>Data de Início: 2021-03-01</w:t>
      </w:r>
    </w:p>
    <w:p w14:paraId="29177E85" w14:textId="0DD02458" w:rsidR="00936C25" w:rsidRDefault="00936C25" w:rsidP="00936C25">
      <w:pPr>
        <w:pStyle w:val="PargrafodaLista"/>
        <w:ind w:left="0"/>
        <w:jc w:val="both"/>
      </w:pPr>
      <w:r w:rsidRPr="00936C25">
        <w:rPr>
          <w:rFonts w:ascii="Arial" w:eastAsia="Arial" w:hAnsi="Arial" w:cs="Arial"/>
          <w:color w:val="000000"/>
        </w:rPr>
        <w:t>Data Final: 2021-</w:t>
      </w:r>
      <w:r w:rsidR="00B12FF3">
        <w:rPr>
          <w:rFonts w:ascii="Arial" w:eastAsia="Arial" w:hAnsi="Arial" w:cs="Arial"/>
          <w:color w:val="000000"/>
        </w:rPr>
        <w:t>06</w:t>
      </w:r>
      <w:r w:rsidRPr="00936C25">
        <w:rPr>
          <w:rFonts w:ascii="Arial" w:eastAsia="Arial" w:hAnsi="Arial" w:cs="Arial"/>
          <w:color w:val="000000"/>
        </w:rPr>
        <w:t>-30</w:t>
      </w:r>
    </w:p>
    <w:p w14:paraId="6DBF4D42" w14:textId="194BAA06" w:rsidR="00936C25" w:rsidRDefault="00936C25" w:rsidP="009E5991">
      <w:pPr>
        <w:spacing w:after="0"/>
        <w:jc w:val="both"/>
      </w:pPr>
      <w:r>
        <w:rPr>
          <w:rFonts w:ascii="Arial" w:eastAsia="Arial" w:hAnsi="Arial" w:cs="Arial"/>
          <w:b/>
          <w:i/>
          <w:color w:val="000000"/>
          <w:highlight w:val="white"/>
        </w:rPr>
        <w:t>Resultados esperado</w:t>
      </w:r>
      <w:r>
        <w:rPr>
          <w:rFonts w:ascii="Arial" w:eastAsia="Arial" w:hAnsi="Arial" w:cs="Arial"/>
          <w:b/>
          <w:i/>
          <w:color w:val="000000"/>
        </w:rPr>
        <w:t>s</w:t>
      </w:r>
    </w:p>
    <w:p w14:paraId="2F01A539" w14:textId="4848F266" w:rsidR="00936C25" w:rsidRDefault="00936C25" w:rsidP="009E5991">
      <w:pPr>
        <w:spacing w:after="0"/>
        <w:jc w:val="both"/>
      </w:pPr>
      <w:r w:rsidRPr="0055354B">
        <w:rPr>
          <w:rFonts w:ascii="Arial" w:eastAsia="Arial" w:hAnsi="Arial" w:cs="Arial"/>
          <w:color w:val="000000"/>
        </w:rPr>
        <w:t>Na data de finalização desta atividade planeia-se obter os seguintes resultados</w:t>
      </w:r>
      <w:r>
        <w:rPr>
          <w:rFonts w:ascii="Arial" w:eastAsia="Arial" w:hAnsi="Arial" w:cs="Arial"/>
          <w:color w:val="000000"/>
        </w:rPr>
        <w:t>:</w:t>
      </w:r>
    </w:p>
    <w:p w14:paraId="56316C2E" w14:textId="3550C371" w:rsidR="00936C25" w:rsidRPr="008B6B5C" w:rsidRDefault="00936C25" w:rsidP="001E3871">
      <w:pPr>
        <w:pStyle w:val="PargrafodaLista"/>
        <w:numPr>
          <w:ilvl w:val="0"/>
          <w:numId w:val="25"/>
        </w:numPr>
        <w:spacing w:after="0"/>
        <w:ind w:left="851" w:hanging="284"/>
        <w:jc w:val="both"/>
      </w:pPr>
      <w:r w:rsidRPr="008B6B5C">
        <w:rPr>
          <w:rFonts w:ascii="Arial" w:eastAsia="Arial" w:hAnsi="Arial" w:cs="Arial"/>
          <w:color w:val="000000"/>
        </w:rPr>
        <w:t>E</w:t>
      </w:r>
      <w:r w:rsidRPr="008B6B5C">
        <w:rPr>
          <w:rFonts w:ascii="Arial" w:hAnsi="Arial" w:cs="Arial"/>
        </w:rPr>
        <w:t>stabelecer os requisitos técnicos/funcionais, de segurança e legais para garantir a interoperabilidade entre os vários sistemas</w:t>
      </w:r>
    </w:p>
    <w:p w14:paraId="1854D95E" w14:textId="26BEA824" w:rsidR="00FC5C4D" w:rsidRPr="008B6B5C" w:rsidRDefault="008B6B5C" w:rsidP="001E3871">
      <w:pPr>
        <w:pStyle w:val="PargrafodaLista"/>
        <w:numPr>
          <w:ilvl w:val="0"/>
          <w:numId w:val="25"/>
        </w:numPr>
        <w:ind w:left="851" w:hanging="284"/>
        <w:jc w:val="both"/>
      </w:pPr>
      <w:r>
        <w:rPr>
          <w:rFonts w:ascii="Arial" w:eastAsia="Arial" w:hAnsi="Arial" w:cs="Arial"/>
          <w:color w:val="000000"/>
        </w:rPr>
        <w:t>Obter o desenho e conceptualização da solução a implementar</w:t>
      </w:r>
    </w:p>
    <w:p w14:paraId="725879F0" w14:textId="77777777" w:rsidR="008B6B5C" w:rsidRDefault="008B6B5C" w:rsidP="008B6B5C">
      <w:pPr>
        <w:spacing w:after="0"/>
        <w:jc w:val="both"/>
      </w:pPr>
      <w:r>
        <w:rPr>
          <w:rFonts w:ascii="Arial" w:eastAsia="Arial" w:hAnsi="Arial" w:cs="Arial"/>
          <w:b/>
          <w:i/>
          <w:color w:val="000000"/>
          <w:highlight w:val="white"/>
        </w:rPr>
        <w:t>ATIVIDADE</w:t>
      </w:r>
      <w:r w:rsidRPr="0054473C">
        <w:rPr>
          <w:rFonts w:ascii="Arial" w:eastAsia="Arial" w:hAnsi="Arial" w:cs="Arial"/>
          <w:b/>
          <w:i/>
          <w:color w:val="000000"/>
          <w:highlight w:val="white"/>
        </w:rPr>
        <w:t xml:space="preserve"> </w:t>
      </w:r>
      <w:r>
        <w:rPr>
          <w:rFonts w:ascii="Arial" w:eastAsia="Arial" w:hAnsi="Arial" w:cs="Arial"/>
          <w:b/>
          <w:i/>
          <w:color w:val="000000"/>
          <w:highlight w:val="white"/>
        </w:rPr>
        <w:t>3</w:t>
      </w:r>
      <w:r w:rsidRPr="0054473C">
        <w:rPr>
          <w:rFonts w:ascii="Arial" w:eastAsia="Arial" w:hAnsi="Arial" w:cs="Arial"/>
          <w:b/>
          <w:i/>
          <w:color w:val="000000"/>
          <w:highlight w:val="white"/>
        </w:rPr>
        <w:t xml:space="preserve"> –</w:t>
      </w:r>
      <w:r>
        <w:rPr>
          <w:rFonts w:ascii="Arial" w:eastAsia="Arial" w:hAnsi="Arial" w:cs="Arial"/>
          <w:b/>
          <w:i/>
          <w:color w:val="000000"/>
        </w:rPr>
        <w:t xml:space="preserve"> Desenvolvimento da Plataforma</w:t>
      </w:r>
    </w:p>
    <w:p w14:paraId="474AF169" w14:textId="002939F5" w:rsidR="008B6B5C" w:rsidRDefault="008B6B5C" w:rsidP="008B6B5C">
      <w:pPr>
        <w:spacing w:after="0"/>
        <w:jc w:val="both"/>
      </w:pPr>
      <w:r w:rsidRPr="00AE45FC">
        <w:rPr>
          <w:rFonts w:ascii="Arial" w:eastAsia="Arial" w:hAnsi="Arial" w:cs="Arial"/>
          <w:color w:val="000000"/>
        </w:rPr>
        <w:t>Data de Início: 202</w:t>
      </w:r>
      <w:r>
        <w:rPr>
          <w:rFonts w:ascii="Arial" w:eastAsia="Arial" w:hAnsi="Arial" w:cs="Arial"/>
          <w:color w:val="000000"/>
        </w:rPr>
        <w:t>1</w:t>
      </w:r>
      <w:r w:rsidRPr="00AE45FC">
        <w:rPr>
          <w:rFonts w:ascii="Arial" w:eastAsia="Arial" w:hAnsi="Arial" w:cs="Arial"/>
          <w:color w:val="000000"/>
        </w:rPr>
        <w:t>-</w:t>
      </w:r>
      <w:r w:rsidR="00B12FF3">
        <w:rPr>
          <w:rFonts w:ascii="Arial" w:eastAsia="Arial" w:hAnsi="Arial" w:cs="Arial"/>
          <w:color w:val="000000"/>
        </w:rPr>
        <w:t>07</w:t>
      </w:r>
      <w:r w:rsidRPr="00AE45FC">
        <w:rPr>
          <w:rFonts w:ascii="Arial" w:eastAsia="Arial" w:hAnsi="Arial" w:cs="Arial"/>
          <w:color w:val="000000"/>
        </w:rPr>
        <w:t>-0</w:t>
      </w:r>
      <w:r>
        <w:rPr>
          <w:rFonts w:ascii="Arial" w:eastAsia="Arial" w:hAnsi="Arial" w:cs="Arial"/>
          <w:color w:val="000000"/>
        </w:rPr>
        <w:t>1</w:t>
      </w:r>
    </w:p>
    <w:p w14:paraId="5FF5805F" w14:textId="699DEFAA" w:rsidR="008B6B5C" w:rsidRDefault="008B6B5C" w:rsidP="008B6B5C">
      <w:pPr>
        <w:jc w:val="both"/>
      </w:pPr>
      <w:r w:rsidRPr="00AE45FC">
        <w:rPr>
          <w:rFonts w:ascii="Arial" w:eastAsia="Arial" w:hAnsi="Arial" w:cs="Arial"/>
          <w:color w:val="000000"/>
        </w:rPr>
        <w:t>Data Final: 202</w:t>
      </w:r>
      <w:r w:rsidR="00B12FF3">
        <w:rPr>
          <w:rFonts w:ascii="Arial" w:eastAsia="Arial" w:hAnsi="Arial" w:cs="Arial"/>
          <w:color w:val="000000"/>
        </w:rPr>
        <w:t>1</w:t>
      </w:r>
      <w:r w:rsidRPr="00AE45FC">
        <w:rPr>
          <w:rFonts w:ascii="Arial" w:eastAsia="Arial" w:hAnsi="Arial" w:cs="Arial"/>
          <w:color w:val="000000"/>
        </w:rPr>
        <w:t>-</w:t>
      </w:r>
      <w:r w:rsidR="00B12FF3">
        <w:rPr>
          <w:rFonts w:ascii="Arial" w:eastAsia="Arial" w:hAnsi="Arial" w:cs="Arial"/>
          <w:color w:val="000000"/>
        </w:rPr>
        <w:t>11</w:t>
      </w:r>
      <w:r w:rsidRPr="00AE45FC">
        <w:rPr>
          <w:rFonts w:ascii="Arial" w:eastAsia="Arial" w:hAnsi="Arial" w:cs="Arial"/>
          <w:color w:val="000000"/>
        </w:rPr>
        <w:t>-3</w:t>
      </w:r>
      <w:r>
        <w:rPr>
          <w:rFonts w:ascii="Arial" w:eastAsia="Arial" w:hAnsi="Arial" w:cs="Arial"/>
          <w:color w:val="000000"/>
        </w:rPr>
        <w:t>0</w:t>
      </w:r>
    </w:p>
    <w:p w14:paraId="3F706F19" w14:textId="11D8DB9E" w:rsidR="008B6B5C" w:rsidRDefault="008B6B5C" w:rsidP="008B6B5C">
      <w:pPr>
        <w:spacing w:after="0"/>
        <w:jc w:val="both"/>
      </w:pPr>
      <w:r>
        <w:rPr>
          <w:rFonts w:ascii="Arial" w:eastAsia="Arial" w:hAnsi="Arial" w:cs="Arial"/>
          <w:b/>
          <w:i/>
          <w:color w:val="000000"/>
          <w:highlight w:val="white"/>
        </w:rPr>
        <w:t xml:space="preserve">Resultados </w:t>
      </w:r>
      <w:r>
        <w:rPr>
          <w:rFonts w:ascii="Arial" w:eastAsia="Arial" w:hAnsi="Arial" w:cs="Arial"/>
          <w:b/>
          <w:i/>
          <w:color w:val="000000"/>
        </w:rPr>
        <w:t>esperados</w:t>
      </w:r>
    </w:p>
    <w:p w14:paraId="13006F24" w14:textId="203DE365" w:rsidR="008B6B5C" w:rsidRPr="008B6B5C" w:rsidRDefault="008B6B5C" w:rsidP="00375716">
      <w:pPr>
        <w:spacing w:after="0"/>
        <w:jc w:val="both"/>
        <w:rPr>
          <w:rFonts w:ascii="Arial" w:hAnsi="Arial" w:cs="Arial"/>
        </w:rPr>
      </w:pPr>
      <w:r w:rsidRPr="008B6B5C">
        <w:rPr>
          <w:rFonts w:ascii="Arial" w:hAnsi="Arial" w:cs="Arial"/>
        </w:rPr>
        <w:t>No final d</w:t>
      </w:r>
      <w:r>
        <w:rPr>
          <w:rFonts w:ascii="Arial" w:hAnsi="Arial" w:cs="Arial"/>
        </w:rPr>
        <w:t xml:space="preserve">esta atividade a Plataforma </w:t>
      </w:r>
      <w:r w:rsidR="00B12FF3">
        <w:rPr>
          <w:rFonts w:ascii="Arial" w:hAnsi="Arial" w:cs="Arial"/>
        </w:rPr>
        <w:t xml:space="preserve">de Gestão Documental </w:t>
      </w:r>
      <w:r>
        <w:rPr>
          <w:rFonts w:ascii="Arial" w:hAnsi="Arial" w:cs="Arial"/>
        </w:rPr>
        <w:t>estará concluída e pronta a entrar na fase de testes.</w:t>
      </w:r>
    </w:p>
    <w:p w14:paraId="39BDF492" w14:textId="475C5EBA" w:rsidR="008B6B5C" w:rsidRPr="008B6B5C" w:rsidRDefault="008B6B5C" w:rsidP="00375716">
      <w:pPr>
        <w:spacing w:after="0"/>
        <w:jc w:val="both"/>
        <w:rPr>
          <w:rFonts w:ascii="Arial" w:hAnsi="Arial" w:cs="Arial"/>
        </w:rPr>
      </w:pPr>
    </w:p>
    <w:p w14:paraId="051530AA" w14:textId="3D3BE00C" w:rsidR="008B6B5C" w:rsidRDefault="008B6B5C" w:rsidP="008B6B5C">
      <w:pPr>
        <w:spacing w:after="0"/>
        <w:jc w:val="both"/>
      </w:pPr>
      <w:r>
        <w:rPr>
          <w:rFonts w:ascii="Arial" w:eastAsia="Arial" w:hAnsi="Arial" w:cs="Arial"/>
          <w:b/>
          <w:i/>
          <w:color w:val="000000"/>
          <w:highlight w:val="white"/>
        </w:rPr>
        <w:t>ATIVIDADE</w:t>
      </w:r>
      <w:r w:rsidRPr="0054473C">
        <w:rPr>
          <w:rFonts w:ascii="Arial" w:eastAsia="Arial" w:hAnsi="Arial" w:cs="Arial"/>
          <w:b/>
          <w:i/>
          <w:color w:val="000000"/>
          <w:highlight w:val="white"/>
        </w:rPr>
        <w:t xml:space="preserve"> </w:t>
      </w:r>
      <w:r>
        <w:rPr>
          <w:rFonts w:ascii="Arial" w:eastAsia="Arial" w:hAnsi="Arial" w:cs="Arial"/>
          <w:b/>
          <w:i/>
          <w:color w:val="000000"/>
          <w:highlight w:val="white"/>
        </w:rPr>
        <w:t>4</w:t>
      </w:r>
      <w:r w:rsidRPr="0054473C">
        <w:rPr>
          <w:rFonts w:ascii="Arial" w:eastAsia="Arial" w:hAnsi="Arial" w:cs="Arial"/>
          <w:b/>
          <w:i/>
          <w:color w:val="000000"/>
          <w:highlight w:val="white"/>
        </w:rPr>
        <w:t xml:space="preserve"> –</w:t>
      </w:r>
      <w:r>
        <w:rPr>
          <w:rFonts w:ascii="Arial" w:eastAsia="Arial" w:hAnsi="Arial" w:cs="Arial"/>
          <w:b/>
          <w:i/>
          <w:color w:val="000000"/>
        </w:rPr>
        <w:t xml:space="preserve"> Implementação e Capacitação </w:t>
      </w:r>
      <w:proofErr w:type="spellStart"/>
      <w:r>
        <w:rPr>
          <w:rFonts w:ascii="Arial" w:eastAsia="Arial" w:hAnsi="Arial" w:cs="Arial"/>
          <w:b/>
          <w:i/>
          <w:color w:val="000000"/>
        </w:rPr>
        <w:t>on</w:t>
      </w:r>
      <w:proofErr w:type="spellEnd"/>
      <w:r>
        <w:rPr>
          <w:rFonts w:ascii="Arial" w:eastAsia="Arial" w:hAnsi="Arial" w:cs="Arial"/>
          <w:b/>
          <w:i/>
          <w:color w:val="000000"/>
        </w:rPr>
        <w:t xml:space="preserve"> Job</w:t>
      </w:r>
    </w:p>
    <w:p w14:paraId="18F8996A" w14:textId="3CB273C3" w:rsidR="008B6B5C" w:rsidRDefault="008B6B5C" w:rsidP="008B6B5C">
      <w:pPr>
        <w:spacing w:after="0"/>
        <w:jc w:val="both"/>
      </w:pPr>
      <w:r w:rsidRPr="00AE45FC">
        <w:rPr>
          <w:rFonts w:ascii="Arial" w:eastAsia="Arial" w:hAnsi="Arial" w:cs="Arial"/>
          <w:color w:val="000000"/>
        </w:rPr>
        <w:t>Data de Início: 202</w:t>
      </w:r>
      <w:r w:rsidR="005168BC">
        <w:rPr>
          <w:rFonts w:ascii="Arial" w:eastAsia="Arial" w:hAnsi="Arial" w:cs="Arial"/>
          <w:color w:val="000000"/>
        </w:rPr>
        <w:t>1</w:t>
      </w:r>
      <w:r w:rsidRPr="00AE45FC">
        <w:rPr>
          <w:rFonts w:ascii="Arial" w:eastAsia="Arial" w:hAnsi="Arial" w:cs="Arial"/>
          <w:color w:val="000000"/>
        </w:rPr>
        <w:t>-</w:t>
      </w:r>
      <w:r w:rsidR="005168BC">
        <w:rPr>
          <w:rFonts w:ascii="Arial" w:eastAsia="Arial" w:hAnsi="Arial" w:cs="Arial"/>
          <w:color w:val="000000"/>
        </w:rPr>
        <w:t>12</w:t>
      </w:r>
      <w:r w:rsidRPr="00AE45FC">
        <w:rPr>
          <w:rFonts w:ascii="Arial" w:eastAsia="Arial" w:hAnsi="Arial" w:cs="Arial"/>
          <w:color w:val="000000"/>
        </w:rPr>
        <w:t>-0</w:t>
      </w:r>
      <w:r>
        <w:rPr>
          <w:rFonts w:ascii="Arial" w:eastAsia="Arial" w:hAnsi="Arial" w:cs="Arial"/>
          <w:color w:val="000000"/>
        </w:rPr>
        <w:t>1</w:t>
      </w:r>
    </w:p>
    <w:p w14:paraId="3DAAEFAB" w14:textId="14223F11" w:rsidR="008B6B5C" w:rsidRDefault="008B6B5C" w:rsidP="008B6B5C">
      <w:pPr>
        <w:jc w:val="both"/>
      </w:pPr>
      <w:r w:rsidRPr="00AE45FC">
        <w:rPr>
          <w:rFonts w:ascii="Arial" w:eastAsia="Arial" w:hAnsi="Arial" w:cs="Arial"/>
          <w:color w:val="000000"/>
        </w:rPr>
        <w:t>Data Final: 202</w:t>
      </w:r>
      <w:r>
        <w:rPr>
          <w:rFonts w:ascii="Arial" w:eastAsia="Arial" w:hAnsi="Arial" w:cs="Arial"/>
          <w:color w:val="000000"/>
        </w:rPr>
        <w:t>2</w:t>
      </w:r>
      <w:r w:rsidRPr="00AE45FC">
        <w:rPr>
          <w:rFonts w:ascii="Arial" w:eastAsia="Arial" w:hAnsi="Arial" w:cs="Arial"/>
          <w:color w:val="000000"/>
        </w:rPr>
        <w:t>-</w:t>
      </w:r>
      <w:r>
        <w:rPr>
          <w:rFonts w:ascii="Arial" w:eastAsia="Arial" w:hAnsi="Arial" w:cs="Arial"/>
          <w:color w:val="000000"/>
        </w:rPr>
        <w:t>10</w:t>
      </w:r>
      <w:r w:rsidRPr="00AE45FC">
        <w:rPr>
          <w:rFonts w:ascii="Arial" w:eastAsia="Arial" w:hAnsi="Arial" w:cs="Arial"/>
          <w:color w:val="000000"/>
        </w:rPr>
        <w:t>-3</w:t>
      </w:r>
      <w:r>
        <w:rPr>
          <w:rFonts w:ascii="Arial" w:eastAsia="Arial" w:hAnsi="Arial" w:cs="Arial"/>
          <w:color w:val="000000"/>
        </w:rPr>
        <w:t>1</w:t>
      </w:r>
    </w:p>
    <w:p w14:paraId="36876698" w14:textId="77777777" w:rsidR="008B6B5C" w:rsidRDefault="008B6B5C" w:rsidP="008B6B5C">
      <w:pPr>
        <w:spacing w:after="0"/>
        <w:jc w:val="both"/>
      </w:pPr>
      <w:r>
        <w:rPr>
          <w:rFonts w:ascii="Arial" w:eastAsia="Arial" w:hAnsi="Arial" w:cs="Arial"/>
          <w:b/>
          <w:i/>
          <w:color w:val="000000"/>
          <w:highlight w:val="white"/>
        </w:rPr>
        <w:t xml:space="preserve">Resultados </w:t>
      </w:r>
      <w:r>
        <w:rPr>
          <w:rFonts w:ascii="Arial" w:eastAsia="Arial" w:hAnsi="Arial" w:cs="Arial"/>
          <w:b/>
          <w:i/>
          <w:color w:val="000000"/>
        </w:rPr>
        <w:t>esperados</w:t>
      </w:r>
    </w:p>
    <w:p w14:paraId="61BA5D79" w14:textId="11826968" w:rsidR="008B6B5C" w:rsidRDefault="008B6B5C" w:rsidP="008B6B5C">
      <w:pPr>
        <w:jc w:val="both"/>
        <w:rPr>
          <w:rFonts w:ascii="Arial" w:eastAsia="Times New Roman" w:hAnsi="Arial" w:cs="Arial"/>
          <w:color w:val="000000"/>
        </w:rPr>
      </w:pPr>
      <w:r w:rsidRPr="000D6ABB">
        <w:rPr>
          <w:rFonts w:ascii="Arial" w:eastAsia="Times New Roman" w:hAnsi="Arial" w:cs="Arial"/>
          <w:color w:val="000000"/>
        </w:rPr>
        <w:t>Espera-se obter como resultado</w:t>
      </w:r>
      <w:r>
        <w:rPr>
          <w:rFonts w:ascii="Arial" w:eastAsia="Times New Roman" w:hAnsi="Arial" w:cs="Arial"/>
          <w:color w:val="000000"/>
        </w:rPr>
        <w:t>,</w:t>
      </w:r>
      <w:r w:rsidRPr="000D6ABB">
        <w:rPr>
          <w:rFonts w:ascii="Arial" w:eastAsia="Times New Roman" w:hAnsi="Arial" w:cs="Arial"/>
          <w:color w:val="000000"/>
        </w:rPr>
        <w:t xml:space="preserve"> em </w:t>
      </w:r>
      <w:r>
        <w:rPr>
          <w:rFonts w:ascii="Arial" w:eastAsia="Times New Roman" w:hAnsi="Arial" w:cs="Arial"/>
          <w:color w:val="000000"/>
        </w:rPr>
        <w:t>outu</w:t>
      </w:r>
      <w:r w:rsidRPr="000D6ABB">
        <w:rPr>
          <w:rFonts w:ascii="Arial" w:eastAsia="Times New Roman" w:hAnsi="Arial" w:cs="Arial"/>
          <w:color w:val="000000"/>
        </w:rPr>
        <w:t>bro de 202</w:t>
      </w:r>
      <w:r>
        <w:rPr>
          <w:rFonts w:ascii="Arial" w:eastAsia="Times New Roman" w:hAnsi="Arial" w:cs="Arial"/>
          <w:color w:val="000000"/>
        </w:rPr>
        <w:t>2,</w:t>
      </w:r>
      <w:r w:rsidRPr="000D6ABB">
        <w:rPr>
          <w:rFonts w:ascii="Arial" w:eastAsia="Times New Roman" w:hAnsi="Arial" w:cs="Arial"/>
          <w:color w:val="000000"/>
        </w:rPr>
        <w:t xml:space="preserve"> a implementação da solução desenhada de acordo com os pressupostos definidos, com os testes concluídos</w:t>
      </w:r>
      <w:r>
        <w:rPr>
          <w:rFonts w:ascii="Arial" w:eastAsia="Times New Roman" w:hAnsi="Arial" w:cs="Arial"/>
          <w:color w:val="000000"/>
        </w:rPr>
        <w:t>,</w:t>
      </w:r>
      <w:r w:rsidRPr="000D6ABB">
        <w:rPr>
          <w:rFonts w:ascii="Arial" w:eastAsia="Times New Roman" w:hAnsi="Arial" w:cs="Arial"/>
          <w:color w:val="000000"/>
        </w:rPr>
        <w:t xml:space="preserve"> e os utilizadores devidamente capacitados e </w:t>
      </w:r>
      <w:r w:rsidR="005168BC">
        <w:rPr>
          <w:rFonts w:ascii="Arial" w:eastAsia="Times New Roman" w:hAnsi="Arial" w:cs="Arial"/>
          <w:color w:val="000000"/>
        </w:rPr>
        <w:t>a solução de Gestão Documental</w:t>
      </w:r>
      <w:r w:rsidRPr="000D6ABB">
        <w:rPr>
          <w:rFonts w:ascii="Arial" w:eastAsia="Times New Roman" w:hAnsi="Arial" w:cs="Arial"/>
          <w:color w:val="000000"/>
        </w:rPr>
        <w:t xml:space="preserve"> pronta a funcionar</w:t>
      </w:r>
      <w:r>
        <w:rPr>
          <w:rFonts w:ascii="Arial" w:eastAsia="Times New Roman" w:hAnsi="Arial" w:cs="Arial"/>
          <w:color w:val="000000"/>
        </w:rPr>
        <w:t xml:space="preserve">, </w:t>
      </w:r>
      <w:r w:rsidR="005168BC">
        <w:rPr>
          <w:rFonts w:ascii="Arial" w:eastAsia="Times New Roman" w:hAnsi="Arial" w:cs="Arial"/>
          <w:color w:val="000000"/>
        </w:rPr>
        <w:t xml:space="preserve">já com todos os processos devidamente redesenhados e integrados, </w:t>
      </w:r>
      <w:r>
        <w:rPr>
          <w:rFonts w:ascii="Arial" w:eastAsia="Times New Roman" w:hAnsi="Arial" w:cs="Arial"/>
          <w:color w:val="000000"/>
        </w:rPr>
        <w:t xml:space="preserve">e que </w:t>
      </w:r>
      <w:r>
        <w:rPr>
          <w:rFonts w:ascii="Arial" w:hAnsi="Arial" w:cs="Arial"/>
        </w:rPr>
        <w:t>todo o universo d</w:t>
      </w:r>
      <w:r w:rsidRPr="005168BC">
        <w:rPr>
          <w:rFonts w:ascii="Arial" w:hAnsi="Arial" w:cs="Arial"/>
        </w:rPr>
        <w:t xml:space="preserve">e </w:t>
      </w:r>
      <w:r w:rsidR="005168BC" w:rsidRPr="005168BC">
        <w:rPr>
          <w:rFonts w:ascii="Arial" w:hAnsi="Arial" w:cs="Arial"/>
        </w:rPr>
        <w:t>utilizadores</w:t>
      </w:r>
      <w:r w:rsidRPr="005168BC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esteja devidamente sensibilizado e informado para as potencialidades e vantagens da utilização desta ferramenta</w:t>
      </w:r>
      <w:r w:rsidRPr="000D6ABB">
        <w:rPr>
          <w:rFonts w:ascii="Arial" w:eastAsia="Times New Roman" w:hAnsi="Arial" w:cs="Arial"/>
          <w:color w:val="000000"/>
        </w:rPr>
        <w:t>.</w:t>
      </w:r>
    </w:p>
    <w:p w14:paraId="0F31FE66" w14:textId="77777777" w:rsidR="008B6B5C" w:rsidRPr="0034480C" w:rsidRDefault="008B6B5C" w:rsidP="008B6B5C">
      <w:pPr>
        <w:shd w:val="clear" w:color="auto" w:fill="FFFFFF"/>
        <w:spacing w:after="0"/>
        <w:jc w:val="both"/>
        <w:rPr>
          <w:rFonts w:ascii="Arial" w:eastAsia="Arial" w:hAnsi="Arial" w:cs="Arial"/>
          <w:color w:val="000000"/>
        </w:rPr>
      </w:pPr>
      <w:r w:rsidRPr="00AE45FC">
        <w:rPr>
          <w:rFonts w:ascii="Arial" w:eastAsia="Arial" w:hAnsi="Arial" w:cs="Arial"/>
          <w:b/>
          <w:i/>
          <w:color w:val="000000"/>
        </w:rPr>
        <w:t>ATIVIDADE 5 – Comunicação e divulgação da operaçã</w:t>
      </w:r>
      <w:r>
        <w:rPr>
          <w:rFonts w:ascii="Arial" w:eastAsia="Arial" w:hAnsi="Arial" w:cs="Arial"/>
          <w:b/>
          <w:i/>
          <w:color w:val="000000"/>
        </w:rPr>
        <w:t>o</w:t>
      </w:r>
    </w:p>
    <w:p w14:paraId="0BF954BE" w14:textId="77777777" w:rsidR="008B6B5C" w:rsidRDefault="008B6B5C" w:rsidP="008B6B5C">
      <w:pPr>
        <w:spacing w:after="0"/>
        <w:jc w:val="both"/>
      </w:pPr>
      <w:r w:rsidRPr="00AE45FC">
        <w:rPr>
          <w:rFonts w:ascii="Arial" w:eastAsia="Arial" w:hAnsi="Arial" w:cs="Arial"/>
          <w:color w:val="000000"/>
        </w:rPr>
        <w:t>Data de Início: 202</w:t>
      </w:r>
      <w:r>
        <w:rPr>
          <w:rFonts w:ascii="Arial" w:eastAsia="Arial" w:hAnsi="Arial" w:cs="Arial"/>
          <w:color w:val="000000"/>
        </w:rPr>
        <w:t>0</w:t>
      </w:r>
      <w:r w:rsidRPr="00AE45FC">
        <w:rPr>
          <w:rFonts w:ascii="Arial" w:eastAsia="Arial" w:hAnsi="Arial" w:cs="Arial"/>
          <w:color w:val="000000"/>
        </w:rPr>
        <w:t>-</w:t>
      </w:r>
      <w:r>
        <w:rPr>
          <w:rFonts w:ascii="Arial" w:eastAsia="Arial" w:hAnsi="Arial" w:cs="Arial"/>
          <w:color w:val="000000"/>
        </w:rPr>
        <w:t>11</w:t>
      </w:r>
      <w:r w:rsidRPr="00AE45FC">
        <w:rPr>
          <w:rFonts w:ascii="Arial" w:eastAsia="Arial" w:hAnsi="Arial" w:cs="Arial"/>
          <w:color w:val="000000"/>
        </w:rPr>
        <w:t>-0</w:t>
      </w:r>
      <w:r>
        <w:rPr>
          <w:rFonts w:ascii="Arial" w:eastAsia="Arial" w:hAnsi="Arial" w:cs="Arial"/>
          <w:color w:val="000000"/>
        </w:rPr>
        <w:t>1</w:t>
      </w:r>
    </w:p>
    <w:p w14:paraId="7D6D6420" w14:textId="7734ADA6" w:rsidR="008B6B5C" w:rsidRDefault="008B6B5C" w:rsidP="008B6B5C">
      <w:pPr>
        <w:jc w:val="both"/>
        <w:rPr>
          <w:rFonts w:ascii="Arial" w:eastAsia="Times New Roman" w:hAnsi="Arial" w:cs="Arial"/>
          <w:color w:val="000000"/>
        </w:rPr>
      </w:pPr>
      <w:r w:rsidRPr="00AE45FC">
        <w:rPr>
          <w:rFonts w:ascii="Arial" w:eastAsia="Arial" w:hAnsi="Arial" w:cs="Arial"/>
          <w:color w:val="000000"/>
        </w:rPr>
        <w:t>Data Final: 202</w:t>
      </w:r>
      <w:r>
        <w:rPr>
          <w:rFonts w:ascii="Arial" w:eastAsia="Arial" w:hAnsi="Arial" w:cs="Arial"/>
          <w:color w:val="000000"/>
        </w:rPr>
        <w:t>2</w:t>
      </w:r>
      <w:r w:rsidRPr="00AE45FC">
        <w:rPr>
          <w:rFonts w:ascii="Arial" w:eastAsia="Arial" w:hAnsi="Arial" w:cs="Arial"/>
          <w:color w:val="000000"/>
        </w:rPr>
        <w:t>-</w:t>
      </w:r>
      <w:r>
        <w:rPr>
          <w:rFonts w:ascii="Arial" w:eastAsia="Arial" w:hAnsi="Arial" w:cs="Arial"/>
          <w:color w:val="000000"/>
        </w:rPr>
        <w:t>10</w:t>
      </w:r>
      <w:r w:rsidRPr="00AE45FC">
        <w:rPr>
          <w:rFonts w:ascii="Arial" w:eastAsia="Arial" w:hAnsi="Arial" w:cs="Arial"/>
          <w:color w:val="000000"/>
        </w:rPr>
        <w:t>-3</w:t>
      </w:r>
      <w:r>
        <w:rPr>
          <w:rFonts w:ascii="Arial" w:eastAsia="Arial" w:hAnsi="Arial" w:cs="Arial"/>
          <w:color w:val="000000"/>
        </w:rPr>
        <w:t>1</w:t>
      </w:r>
    </w:p>
    <w:p w14:paraId="61FAC95E" w14:textId="16194B8C" w:rsidR="00FC5C4D" w:rsidRPr="008B6B5C" w:rsidRDefault="008B6B5C" w:rsidP="0002267F">
      <w:pPr>
        <w:spacing w:after="0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Arial" w:hAnsi="Arial" w:cs="Arial"/>
          <w:b/>
          <w:i/>
          <w:color w:val="000000"/>
          <w:highlight w:val="white"/>
        </w:rPr>
        <w:t xml:space="preserve">Resultados </w:t>
      </w:r>
      <w:r>
        <w:rPr>
          <w:rFonts w:ascii="Arial" w:eastAsia="Arial" w:hAnsi="Arial" w:cs="Arial"/>
          <w:b/>
          <w:i/>
          <w:color w:val="000000"/>
        </w:rPr>
        <w:t>esperados</w:t>
      </w:r>
    </w:p>
    <w:p w14:paraId="755E6021" w14:textId="0E44F623" w:rsidR="008B6B5C" w:rsidRDefault="008B6B5C" w:rsidP="00CC149A">
      <w:pPr>
        <w:jc w:val="both"/>
      </w:pPr>
      <w:r w:rsidRPr="0002267F">
        <w:rPr>
          <w:rFonts w:ascii="Arial" w:eastAsia="Arial" w:hAnsi="Arial" w:cs="Arial"/>
          <w:color w:val="000000"/>
        </w:rPr>
        <w:lastRenderedPageBreak/>
        <w:t xml:space="preserve">Esta atividade tem como objetivo sensibilizar toda a comunidade de </w:t>
      </w:r>
      <w:proofErr w:type="spellStart"/>
      <w:r>
        <w:rPr>
          <w:rFonts w:ascii="Arial" w:eastAsia="Arial" w:hAnsi="Arial" w:cs="Arial"/>
          <w:i/>
          <w:color w:val="000000"/>
        </w:rPr>
        <w:t>s</w:t>
      </w:r>
      <w:r w:rsidRPr="00277BD8">
        <w:rPr>
          <w:rFonts w:ascii="Arial" w:eastAsia="Arial" w:hAnsi="Arial" w:cs="Arial"/>
          <w:i/>
          <w:color w:val="000000"/>
        </w:rPr>
        <w:t>takeholders</w:t>
      </w:r>
      <w:proofErr w:type="spellEnd"/>
      <w:r w:rsidRPr="0002267F">
        <w:rPr>
          <w:rFonts w:ascii="Arial" w:eastAsia="Arial" w:hAnsi="Arial" w:cs="Arial"/>
          <w:color w:val="000000"/>
        </w:rPr>
        <w:t>, para a importância da solução implementada e a forma como a utilização da mesma poderá ser útil e vantajosa em termos de rapidez e eficácia na racionalização da informação disponibilizada aos utilizadores. Pretende-se de igual modo dar a conhecer e sensibilizar junto de outras instituições do Ensino Superior dos benefícios e vantagens do novo modelo prescrito no presente projeto de forma a que possam adotar uma réplica do mesmo</w:t>
      </w:r>
      <w:r>
        <w:rPr>
          <w:rFonts w:ascii="Arial" w:eastAsia="Arial" w:hAnsi="Arial" w:cs="Arial"/>
          <w:color w:val="000000"/>
        </w:rPr>
        <w:t>.</w:t>
      </w:r>
    </w:p>
    <w:p w14:paraId="7EE4AE22" w14:textId="77777777" w:rsidR="00D92D40" w:rsidRPr="00D92D40" w:rsidRDefault="00D92D40" w:rsidP="00CC149A">
      <w:pPr>
        <w:jc w:val="both"/>
        <w:rPr>
          <w:rFonts w:ascii="Arial" w:eastAsia="Arial" w:hAnsi="Arial" w:cs="Arial"/>
          <w:color w:val="000000"/>
        </w:rPr>
      </w:pPr>
    </w:p>
    <w:p w14:paraId="7D92DF58" w14:textId="523A5C2C" w:rsidR="00CC149A" w:rsidRPr="00D92D40" w:rsidRDefault="00A50C82" w:rsidP="00D92D40">
      <w:pPr>
        <w:pStyle w:val="Ttulo1"/>
        <w:numPr>
          <w:ilvl w:val="0"/>
          <w:numId w:val="1"/>
        </w:numPr>
        <w:spacing w:after="120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762" w:name="_Toc42356455"/>
      <w:r w:rsidRPr="00870EAD">
        <w:rPr>
          <w:rFonts w:ascii="Trebuchet MS" w:hAnsi="Trebuchet MS"/>
          <w:color w:val="1F497D" w:themeColor="text2"/>
          <w:sz w:val="24"/>
          <w:szCs w:val="24"/>
        </w:rPr>
        <w:t>Justificação da calendarização</w:t>
      </w:r>
      <w:r w:rsidR="006A26F6" w:rsidRPr="00870EAD">
        <w:rPr>
          <w:rFonts w:ascii="Trebuchet MS" w:hAnsi="Trebuchet MS"/>
          <w:color w:val="1F497D" w:themeColor="text2"/>
          <w:sz w:val="24"/>
          <w:szCs w:val="24"/>
        </w:rPr>
        <w:t xml:space="preserve"> de cada atividade</w:t>
      </w:r>
      <w:bookmarkEnd w:id="762"/>
    </w:p>
    <w:p w14:paraId="260BB79B" w14:textId="77777777" w:rsidR="008B6B5C" w:rsidRDefault="008B6B5C" w:rsidP="000325E0">
      <w:pPr>
        <w:spacing w:after="0"/>
        <w:ind w:right="5414"/>
        <w:jc w:val="both"/>
        <w:rPr>
          <w:rFonts w:ascii="Arial" w:eastAsia="Times New Roman" w:hAnsi="Arial" w:cs="Arial"/>
          <w:color w:val="000000"/>
        </w:rPr>
      </w:pPr>
      <w:r w:rsidRPr="00CA5C23">
        <w:rPr>
          <w:rFonts w:ascii="Arial" w:eastAsia="Times New Roman" w:hAnsi="Arial" w:cs="Arial"/>
          <w:color w:val="000000"/>
        </w:rPr>
        <w:t>As atividades que constituem o projeto são:</w:t>
      </w:r>
    </w:p>
    <w:p w14:paraId="7BA6ECB1" w14:textId="77777777" w:rsidR="000325E0" w:rsidRPr="00797AB5" w:rsidRDefault="000325E0" w:rsidP="000325E0">
      <w:pPr>
        <w:spacing w:after="0"/>
        <w:ind w:right="-1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1. </w:t>
      </w:r>
      <w:r w:rsidRPr="008245A7">
        <w:rPr>
          <w:rFonts w:ascii="Arial" w:eastAsia="Arial" w:hAnsi="Arial" w:cs="Arial"/>
          <w:bCs/>
          <w:iCs/>
          <w:color w:val="000000"/>
        </w:rPr>
        <w:t>Diagnóstico, definição de estratégia e plano operacional</w:t>
      </w:r>
    </w:p>
    <w:p w14:paraId="4DD3456D" w14:textId="77777777" w:rsidR="000325E0" w:rsidRDefault="000325E0" w:rsidP="000325E0">
      <w:pPr>
        <w:spacing w:after="0"/>
        <w:ind w:right="-1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2. </w:t>
      </w:r>
      <w:r w:rsidRPr="008245A7">
        <w:rPr>
          <w:rFonts w:ascii="Arial" w:eastAsia="Arial" w:hAnsi="Arial" w:cs="Arial"/>
          <w:bCs/>
          <w:iCs/>
          <w:color w:val="000000"/>
        </w:rPr>
        <w:t>Desenho da arquitetura funcional e técnica da plataforma</w:t>
      </w:r>
    </w:p>
    <w:p w14:paraId="3D1B3BA4" w14:textId="77777777" w:rsidR="000325E0" w:rsidRDefault="000325E0" w:rsidP="000325E0">
      <w:pPr>
        <w:spacing w:after="0"/>
        <w:ind w:right="-1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3. </w:t>
      </w:r>
      <w:r w:rsidRPr="00797AB5">
        <w:rPr>
          <w:rFonts w:ascii="Arial" w:hAnsi="Arial" w:cs="Arial"/>
        </w:rPr>
        <w:t xml:space="preserve">Desenvolvimento </w:t>
      </w:r>
      <w:r>
        <w:rPr>
          <w:rFonts w:ascii="Arial" w:hAnsi="Arial" w:cs="Arial"/>
        </w:rPr>
        <w:t>da plataforma</w:t>
      </w:r>
    </w:p>
    <w:p w14:paraId="58CBE2A3" w14:textId="77777777" w:rsidR="000325E0" w:rsidRDefault="000325E0" w:rsidP="000325E0">
      <w:pPr>
        <w:spacing w:after="0"/>
        <w:ind w:right="-1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4. </w:t>
      </w:r>
      <w:r w:rsidRPr="008245A7">
        <w:rPr>
          <w:rFonts w:ascii="Arial" w:eastAsia="Arial" w:hAnsi="Arial" w:cs="Arial"/>
          <w:bCs/>
          <w:iCs/>
          <w:color w:val="000000"/>
        </w:rPr>
        <w:t xml:space="preserve">Implementação e Capacitação </w:t>
      </w:r>
      <w:proofErr w:type="spellStart"/>
      <w:r w:rsidRPr="008245A7">
        <w:rPr>
          <w:rFonts w:ascii="Arial" w:eastAsia="Arial" w:hAnsi="Arial" w:cs="Arial"/>
          <w:bCs/>
          <w:iCs/>
          <w:color w:val="000000"/>
        </w:rPr>
        <w:t>on</w:t>
      </w:r>
      <w:proofErr w:type="spellEnd"/>
      <w:r w:rsidRPr="008245A7">
        <w:rPr>
          <w:rFonts w:ascii="Arial" w:eastAsia="Arial" w:hAnsi="Arial" w:cs="Arial"/>
          <w:bCs/>
          <w:iCs/>
          <w:color w:val="000000"/>
        </w:rPr>
        <w:t xml:space="preserve"> Job</w:t>
      </w:r>
    </w:p>
    <w:p w14:paraId="20C25BD0" w14:textId="77777777" w:rsidR="000325E0" w:rsidRDefault="000325E0" w:rsidP="000325E0">
      <w:pPr>
        <w:spacing w:after="0"/>
        <w:ind w:right="140"/>
        <w:jc w:val="both"/>
        <w:rPr>
          <w:rFonts w:ascii="Arial" w:eastAsia="Times New Roman" w:hAnsi="Arial" w:cs="Arial"/>
          <w:color w:val="000000"/>
        </w:rPr>
      </w:pPr>
      <w:r>
        <w:rPr>
          <w:rFonts w:ascii="Arial" w:hAnsi="Arial" w:cs="Arial"/>
        </w:rPr>
        <w:t>4.a) Integração e interoperabilidade com os sistemas existentes</w:t>
      </w:r>
    </w:p>
    <w:p w14:paraId="5B48F0CF" w14:textId="77777777" w:rsidR="000325E0" w:rsidRDefault="000325E0" w:rsidP="000325E0">
      <w:pPr>
        <w:spacing w:after="0"/>
        <w:ind w:right="140"/>
        <w:jc w:val="both"/>
        <w:rPr>
          <w:rFonts w:ascii="Arial" w:hAnsi="Arial" w:cs="Arial"/>
        </w:rPr>
      </w:pPr>
      <w:r>
        <w:rPr>
          <w:rFonts w:ascii="Arial" w:eastAsia="Times New Roman" w:hAnsi="Arial" w:cs="Arial"/>
          <w:color w:val="000000"/>
        </w:rPr>
        <w:t xml:space="preserve">4.b) </w:t>
      </w:r>
      <w:r>
        <w:rPr>
          <w:rFonts w:ascii="Arial" w:hAnsi="Arial" w:cs="Arial"/>
        </w:rPr>
        <w:t>Testes</w:t>
      </w:r>
    </w:p>
    <w:p w14:paraId="184B2286" w14:textId="77777777" w:rsidR="000325E0" w:rsidRDefault="000325E0" w:rsidP="000325E0">
      <w:pPr>
        <w:spacing w:after="0"/>
        <w:ind w:right="140"/>
        <w:jc w:val="both"/>
        <w:rPr>
          <w:rFonts w:ascii="Arial" w:hAnsi="Arial" w:cs="Arial"/>
        </w:rPr>
      </w:pPr>
      <w:r>
        <w:rPr>
          <w:rFonts w:ascii="Arial" w:hAnsi="Arial" w:cs="Arial"/>
        </w:rPr>
        <w:t>4.c) Levantamento de processos</w:t>
      </w:r>
    </w:p>
    <w:p w14:paraId="157822AF" w14:textId="77777777" w:rsidR="000325E0" w:rsidRDefault="000325E0" w:rsidP="000325E0">
      <w:pPr>
        <w:spacing w:after="0"/>
        <w:ind w:right="14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4.d) Integração dos processos no </w:t>
      </w:r>
      <w:proofErr w:type="spellStart"/>
      <w:r>
        <w:rPr>
          <w:rFonts w:ascii="Arial" w:hAnsi="Arial" w:cs="Arial"/>
        </w:rPr>
        <w:t>workflow</w:t>
      </w:r>
      <w:proofErr w:type="spellEnd"/>
    </w:p>
    <w:p w14:paraId="3CD7494C" w14:textId="77777777" w:rsidR="000325E0" w:rsidRDefault="000325E0" w:rsidP="000325E0">
      <w:pPr>
        <w:spacing w:after="0"/>
        <w:ind w:right="140"/>
        <w:jc w:val="both"/>
        <w:rPr>
          <w:rFonts w:ascii="Arial" w:hAnsi="Arial" w:cs="Arial"/>
        </w:rPr>
      </w:pPr>
      <w:r>
        <w:rPr>
          <w:rFonts w:ascii="Arial" w:hAnsi="Arial" w:cs="Arial"/>
        </w:rPr>
        <w:t>4.e) Capacitação</w:t>
      </w:r>
    </w:p>
    <w:p w14:paraId="2A23CB84" w14:textId="77777777" w:rsidR="000325E0" w:rsidRDefault="000325E0" w:rsidP="000325E0">
      <w:pPr>
        <w:spacing w:after="0"/>
        <w:ind w:right="140"/>
        <w:jc w:val="both"/>
        <w:rPr>
          <w:rFonts w:ascii="Arial" w:eastAsia="Times New Roman" w:hAnsi="Arial" w:cs="Arial"/>
          <w:color w:val="000000"/>
        </w:rPr>
      </w:pPr>
      <w:r>
        <w:rPr>
          <w:rFonts w:ascii="Arial" w:hAnsi="Arial" w:cs="Arial"/>
        </w:rPr>
        <w:t>4.f) Implementação da solução e testes finais</w:t>
      </w:r>
    </w:p>
    <w:p w14:paraId="38C30D26" w14:textId="77777777" w:rsidR="000325E0" w:rsidRDefault="000325E0" w:rsidP="000325E0">
      <w:pPr>
        <w:ind w:right="-1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5. Comunicação</w:t>
      </w:r>
      <w:r w:rsidRPr="00797AB5">
        <w:rPr>
          <w:rFonts w:ascii="Arial" w:eastAsia="Times New Roman" w:hAnsi="Arial" w:cs="Arial"/>
          <w:color w:val="000000"/>
        </w:rPr>
        <w:t xml:space="preserve"> e divulgação da operação</w:t>
      </w:r>
    </w:p>
    <w:p w14:paraId="54D52928" w14:textId="5CA81F3B" w:rsidR="0002267F" w:rsidRPr="00842E23" w:rsidRDefault="0002267F" w:rsidP="000325E0">
      <w:pPr>
        <w:ind w:right="-1"/>
        <w:rPr>
          <w:rFonts w:ascii="Arial" w:eastAsia="Times New Roman" w:hAnsi="Arial" w:cs="Arial"/>
          <w:sz w:val="24"/>
          <w:szCs w:val="24"/>
        </w:rPr>
      </w:pPr>
      <w:r w:rsidRPr="00842E23">
        <w:rPr>
          <w:rFonts w:ascii="Arial" w:eastAsia="Times New Roman" w:hAnsi="Arial" w:cs="Arial"/>
          <w:color w:val="000000"/>
        </w:rPr>
        <w:t>A justificação da calendarização de cada atividade é a que se apresenta de seguida:</w:t>
      </w:r>
    </w:p>
    <w:p w14:paraId="1098C132" w14:textId="2D49B4F2" w:rsidR="0002267F" w:rsidRPr="00842E23" w:rsidRDefault="0002267F" w:rsidP="0002267F">
      <w:pPr>
        <w:ind w:right="-1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As atividades 1. e 5. são independentes </w:t>
      </w:r>
      <w:r w:rsidRPr="00842E23">
        <w:rPr>
          <w:rFonts w:ascii="Arial" w:eastAsia="Times New Roman" w:hAnsi="Arial" w:cs="Arial"/>
          <w:color w:val="000000"/>
        </w:rPr>
        <w:t>e, por isso, podem ser iniciadas simultaneamente sendo a</w:t>
      </w:r>
      <w:r w:rsidR="008B6B5C">
        <w:rPr>
          <w:rFonts w:ascii="Arial" w:eastAsia="Times New Roman" w:hAnsi="Arial" w:cs="Arial"/>
          <w:color w:val="000000"/>
        </w:rPr>
        <w:t xml:space="preserve"> </w:t>
      </w:r>
      <w:r w:rsidRPr="00842E23">
        <w:rPr>
          <w:rFonts w:ascii="Arial" w:eastAsia="Times New Roman" w:hAnsi="Arial" w:cs="Arial"/>
          <w:color w:val="000000"/>
        </w:rPr>
        <w:t>última inerente ao decorrer de todo o projeto.</w:t>
      </w:r>
      <w:r>
        <w:rPr>
          <w:rFonts w:ascii="Arial" w:eastAsia="Times New Roman" w:hAnsi="Arial" w:cs="Arial"/>
          <w:color w:val="000000"/>
        </w:rPr>
        <w:t xml:space="preserve"> </w:t>
      </w:r>
      <w:r w:rsidRPr="00842E23">
        <w:rPr>
          <w:rFonts w:ascii="Arial" w:hAnsi="Arial" w:cs="Arial"/>
          <w:color w:val="000000"/>
          <w:shd w:val="clear" w:color="auto" w:fill="FFFFFF"/>
        </w:rPr>
        <w:t xml:space="preserve">O resultado esperado com a </w:t>
      </w:r>
      <w:r>
        <w:rPr>
          <w:rFonts w:ascii="Arial" w:hAnsi="Arial" w:cs="Arial"/>
          <w:color w:val="000000"/>
          <w:shd w:val="clear" w:color="auto" w:fill="FFFFFF"/>
        </w:rPr>
        <w:t xml:space="preserve">última </w:t>
      </w:r>
      <w:r w:rsidRPr="00842E23">
        <w:rPr>
          <w:rFonts w:ascii="Arial" w:hAnsi="Arial" w:cs="Arial"/>
          <w:color w:val="000000"/>
          <w:shd w:val="clear" w:color="auto" w:fill="FFFFFF"/>
        </w:rPr>
        <w:t>atividade prende-se com uma comunidade devidamente informada e sensibilizada para as</w:t>
      </w:r>
      <w:r w:rsidR="00EF4F72">
        <w:rPr>
          <w:rFonts w:ascii="Arial" w:hAnsi="Arial" w:cs="Arial"/>
          <w:color w:val="000000"/>
          <w:shd w:val="clear" w:color="auto" w:fill="FFFFFF"/>
        </w:rPr>
        <w:t xml:space="preserve"> novas ferramentas de comunicação, informação e interação</w:t>
      </w:r>
      <w:r>
        <w:rPr>
          <w:rFonts w:ascii="Arial" w:hAnsi="Arial" w:cs="Arial"/>
          <w:color w:val="000000"/>
          <w:shd w:val="clear" w:color="auto" w:fill="FFFFFF"/>
        </w:rPr>
        <w:t xml:space="preserve"> </w:t>
      </w:r>
      <w:r w:rsidR="00EF4F72">
        <w:rPr>
          <w:rFonts w:ascii="Arial" w:hAnsi="Arial" w:cs="Arial"/>
          <w:color w:val="000000"/>
          <w:shd w:val="clear" w:color="auto" w:fill="FFFFFF"/>
        </w:rPr>
        <w:t xml:space="preserve">e, </w:t>
      </w:r>
      <w:r>
        <w:rPr>
          <w:rFonts w:ascii="Arial" w:hAnsi="Arial" w:cs="Arial"/>
          <w:color w:val="000000"/>
          <w:shd w:val="clear" w:color="auto" w:fill="FFFFFF"/>
        </w:rPr>
        <w:t>por essa razão,</w:t>
      </w:r>
      <w:r w:rsidRPr="00842E23">
        <w:rPr>
          <w:rFonts w:ascii="Arial" w:hAnsi="Arial" w:cs="Arial"/>
          <w:color w:val="000000"/>
          <w:shd w:val="clear" w:color="auto" w:fill="FFFFFF"/>
        </w:rPr>
        <w:t xml:space="preserve"> deve ser realizada desde o início até ao fim do projeto</w:t>
      </w:r>
      <w:r w:rsidR="00EF4F72">
        <w:rPr>
          <w:rFonts w:ascii="Arial" w:hAnsi="Arial" w:cs="Arial"/>
          <w:color w:val="000000"/>
          <w:shd w:val="clear" w:color="auto" w:fill="FFFFFF"/>
        </w:rPr>
        <w:t xml:space="preserve">, de forma a </w:t>
      </w:r>
      <w:r w:rsidR="00EF4F72">
        <w:rPr>
          <w:rFonts w:ascii="Arial" w:eastAsia="Arial" w:hAnsi="Arial" w:cs="Arial"/>
          <w:color w:val="000000"/>
          <w:highlight w:val="white"/>
        </w:rPr>
        <w:t>assegurar a incorporação de novas práticas</w:t>
      </w:r>
      <w:r w:rsidR="00EF4F72">
        <w:rPr>
          <w:rFonts w:ascii="Arial" w:eastAsia="Arial" w:hAnsi="Arial" w:cs="Arial"/>
          <w:color w:val="000000"/>
        </w:rPr>
        <w:t>.</w:t>
      </w:r>
    </w:p>
    <w:p w14:paraId="4F385096" w14:textId="65DDD52E" w:rsidR="0002267F" w:rsidRPr="004C4188" w:rsidRDefault="0002267F" w:rsidP="00EF4F72">
      <w:pPr>
        <w:spacing w:before="317"/>
        <w:ind w:right="-1"/>
        <w:jc w:val="both"/>
        <w:rPr>
          <w:rFonts w:ascii="Arial" w:eastAsia="Times New Roman" w:hAnsi="Arial" w:cs="Arial"/>
          <w:color w:val="000000"/>
        </w:rPr>
      </w:pPr>
      <w:r w:rsidRPr="00842E23">
        <w:rPr>
          <w:rFonts w:ascii="Arial" w:eastAsia="Times New Roman" w:hAnsi="Arial" w:cs="Arial"/>
          <w:color w:val="000000"/>
        </w:rPr>
        <w:t xml:space="preserve">Em relação às restantes atividades as mesmas são sequenciais, pela ordem indicada, em relação à </w:t>
      </w:r>
      <w:r w:rsidRPr="004C4188">
        <w:rPr>
          <w:rFonts w:ascii="Arial" w:eastAsia="Times New Roman" w:hAnsi="Arial" w:cs="Arial"/>
          <w:color w:val="000000"/>
        </w:rPr>
        <w:t xml:space="preserve">atividade 1. </w:t>
      </w:r>
      <w:r w:rsidR="008B6B5C" w:rsidRPr="008245A7">
        <w:rPr>
          <w:rFonts w:ascii="Arial" w:eastAsia="Arial" w:hAnsi="Arial" w:cs="Arial"/>
          <w:bCs/>
          <w:iCs/>
          <w:color w:val="000000"/>
        </w:rPr>
        <w:t>Diagnóstico, definição de estratégia e plano operacional</w:t>
      </w:r>
      <w:r w:rsidRPr="004C4188">
        <w:rPr>
          <w:rFonts w:ascii="Arial" w:eastAsia="Times New Roman" w:hAnsi="Arial" w:cs="Arial"/>
          <w:color w:val="000000"/>
        </w:rPr>
        <w:t>, e cada uma só pode ser realizada após a concretização da atividade precedente.</w:t>
      </w:r>
    </w:p>
    <w:p w14:paraId="7F4EA5D0" w14:textId="5CA4139E" w:rsidR="00EF4F72" w:rsidRPr="008B6B5C" w:rsidRDefault="00EF4F72" w:rsidP="00EF4F72">
      <w:pPr>
        <w:spacing w:before="317"/>
        <w:ind w:right="-1"/>
        <w:jc w:val="both"/>
      </w:pPr>
      <w:r w:rsidRPr="004C4188">
        <w:rPr>
          <w:rFonts w:ascii="Arial" w:hAnsi="Arial" w:cs="Arial"/>
        </w:rPr>
        <w:t>Será necessário afetar um conjunto de colaboradores – Equipa de Projeto – que, atendendo às limitações de recursos humanos e físicos, nomeadamente no que concerne às suas cargas de afetação atuais, só estarão disponíveis para colaborar neste projeto no final de 2020.</w:t>
      </w:r>
      <w:r w:rsidRPr="004C4188">
        <w:t xml:space="preserve"> </w:t>
      </w:r>
      <w:r w:rsidR="008B6B5C" w:rsidRPr="004C4188">
        <w:rPr>
          <w:rFonts w:ascii="Arial" w:hAnsi="Arial" w:cs="Arial"/>
        </w:rPr>
        <w:t xml:space="preserve">É necessário, também, executar tarefas preparatórias de levantamento de informação e tarefas de preparação do procedimento </w:t>
      </w:r>
      <w:proofErr w:type="spellStart"/>
      <w:r w:rsidR="008B6B5C" w:rsidRPr="004C4188">
        <w:rPr>
          <w:rFonts w:ascii="Arial" w:hAnsi="Arial" w:cs="Arial"/>
        </w:rPr>
        <w:t>concursal</w:t>
      </w:r>
      <w:proofErr w:type="spellEnd"/>
      <w:r w:rsidR="008B6B5C" w:rsidRPr="004C4188">
        <w:rPr>
          <w:rFonts w:ascii="Arial" w:hAnsi="Arial" w:cs="Arial"/>
        </w:rPr>
        <w:t xml:space="preserve"> conducente à contratação da entidade que irá preparar e realizar as ações elencadas na atividade 1. da operação</w:t>
      </w:r>
    </w:p>
    <w:p w14:paraId="58C256F3" w14:textId="703EEAC2" w:rsidR="00D92D40" w:rsidRPr="00787A53" w:rsidRDefault="00EF4F72" w:rsidP="00B86F58">
      <w:pPr>
        <w:spacing w:after="120"/>
        <w:jc w:val="both"/>
      </w:pPr>
      <w:r w:rsidRPr="004C4188">
        <w:rPr>
          <w:rFonts w:ascii="Arial" w:eastAsia="Times New Roman" w:hAnsi="Arial" w:cs="Arial"/>
          <w:color w:val="000000"/>
        </w:rPr>
        <w:lastRenderedPageBreak/>
        <w:t>A calendarização prevista</w:t>
      </w:r>
      <w:r w:rsidR="0002267F" w:rsidRPr="004C4188">
        <w:rPr>
          <w:rFonts w:ascii="Arial" w:eastAsia="Times New Roman" w:hAnsi="Arial" w:cs="Arial"/>
          <w:color w:val="000000"/>
        </w:rPr>
        <w:t xml:space="preserve"> para a realização de cada atividade é considerad</w:t>
      </w:r>
      <w:r w:rsidRPr="004C4188">
        <w:rPr>
          <w:rFonts w:ascii="Arial" w:eastAsia="Times New Roman" w:hAnsi="Arial" w:cs="Arial"/>
          <w:color w:val="000000"/>
        </w:rPr>
        <w:t>a</w:t>
      </w:r>
      <w:r w:rsidR="0002267F" w:rsidRPr="004C4188">
        <w:rPr>
          <w:rFonts w:ascii="Arial" w:eastAsia="Times New Roman" w:hAnsi="Arial" w:cs="Arial"/>
          <w:color w:val="000000"/>
        </w:rPr>
        <w:t xml:space="preserve"> adequad</w:t>
      </w:r>
      <w:r w:rsidRPr="004C4188">
        <w:rPr>
          <w:rFonts w:ascii="Arial" w:eastAsia="Times New Roman" w:hAnsi="Arial" w:cs="Arial"/>
          <w:color w:val="000000"/>
        </w:rPr>
        <w:t>a</w:t>
      </w:r>
      <w:r w:rsidR="0002267F" w:rsidRPr="004C4188">
        <w:rPr>
          <w:rFonts w:ascii="Arial" w:eastAsia="Times New Roman" w:hAnsi="Arial" w:cs="Arial"/>
          <w:color w:val="000000"/>
        </w:rPr>
        <w:t xml:space="preserve"> tendo em conta o caráter inovador do projeto que se pretende implementar.</w:t>
      </w:r>
    </w:p>
    <w:p w14:paraId="55246605" w14:textId="77777777" w:rsidR="00D92D40" w:rsidRPr="00E967B0" w:rsidRDefault="00D92D40" w:rsidP="00B86F58">
      <w:pPr>
        <w:spacing w:after="120"/>
        <w:jc w:val="both"/>
        <w:rPr>
          <w:rFonts w:ascii="Trebuchet MS" w:eastAsia="Trebuchet MS" w:hAnsi="Trebuchet MS" w:cs="Trebuchet MS"/>
        </w:rPr>
      </w:pPr>
    </w:p>
    <w:p w14:paraId="6A3692B8" w14:textId="5486A09B" w:rsidR="008C1572" w:rsidRPr="00D837C5" w:rsidRDefault="008C1572" w:rsidP="00FF513A">
      <w:pPr>
        <w:pStyle w:val="Ttulo1"/>
        <w:numPr>
          <w:ilvl w:val="0"/>
          <w:numId w:val="1"/>
        </w:numPr>
        <w:spacing w:after="120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763" w:name="_Toc42356456"/>
      <w:r>
        <w:rPr>
          <w:rFonts w:ascii="Trebuchet MS" w:hAnsi="Trebuchet MS"/>
          <w:color w:val="1F497D" w:themeColor="text2"/>
          <w:sz w:val="24"/>
          <w:szCs w:val="24"/>
        </w:rPr>
        <w:t>P</w:t>
      </w:r>
      <w:r w:rsidRPr="009B3869">
        <w:rPr>
          <w:rFonts w:ascii="Trebuchet MS" w:hAnsi="Trebuchet MS"/>
          <w:color w:val="1F497D" w:themeColor="text2"/>
          <w:sz w:val="24"/>
          <w:szCs w:val="24"/>
        </w:rPr>
        <w:t>opulação-alvo da operação</w:t>
      </w:r>
      <w:bookmarkEnd w:id="763"/>
      <w:r w:rsidRPr="009B3869">
        <w:rPr>
          <w:rFonts w:ascii="Trebuchet MS" w:hAnsi="Trebuchet MS"/>
          <w:color w:val="1F497D" w:themeColor="text2"/>
          <w:sz w:val="24"/>
          <w:szCs w:val="24"/>
        </w:rPr>
        <w:tab/>
      </w:r>
    </w:p>
    <w:tbl>
      <w:tblPr>
        <w:tblW w:w="9213" w:type="dxa"/>
        <w:tblInd w:w="49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00"/>
        <w:gridCol w:w="5211"/>
        <w:gridCol w:w="848"/>
        <w:gridCol w:w="1256"/>
        <w:gridCol w:w="1298"/>
      </w:tblGrid>
      <w:tr w:rsidR="004C0F9B" w:rsidRPr="004C0F9B" w14:paraId="126EE370" w14:textId="77777777" w:rsidTr="00A56C81">
        <w:trPr>
          <w:trHeight w:val="645"/>
        </w:trPr>
        <w:tc>
          <w:tcPr>
            <w:tcW w:w="6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000000" w:fill="EAEAEA"/>
            <w:noWrap/>
            <w:vAlign w:val="center"/>
            <w:hideMark/>
          </w:tcPr>
          <w:p w14:paraId="4AA79B3F" w14:textId="77777777" w:rsidR="008C1572" w:rsidRPr="004C0F9B" w:rsidRDefault="008C1572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b/>
                <w:bCs/>
                <w:color w:val="002060"/>
                <w:sz w:val="16"/>
                <w:szCs w:val="16"/>
                <w:lang w:eastAsia="pt-PT"/>
              </w:rPr>
            </w:pPr>
            <w:r w:rsidRPr="004C0F9B">
              <w:rPr>
                <w:rFonts w:ascii="Trebuchet MS" w:eastAsia="Times New Roman" w:hAnsi="Trebuchet MS" w:cs="Tahoma"/>
                <w:b/>
                <w:bCs/>
                <w:color w:val="002060"/>
                <w:sz w:val="16"/>
                <w:szCs w:val="16"/>
                <w:lang w:eastAsia="pt-PT"/>
              </w:rPr>
              <w:t>Nº</w:t>
            </w:r>
          </w:p>
        </w:tc>
        <w:tc>
          <w:tcPr>
            <w:tcW w:w="5211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shd w:val="clear" w:color="000000" w:fill="EAEAEA"/>
            <w:noWrap/>
            <w:vAlign w:val="center"/>
            <w:hideMark/>
          </w:tcPr>
          <w:p w14:paraId="1AFBAA23" w14:textId="77777777" w:rsidR="008C1572" w:rsidRPr="004C0F9B" w:rsidRDefault="008C1572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b/>
                <w:bCs/>
                <w:color w:val="002060"/>
                <w:sz w:val="16"/>
                <w:szCs w:val="16"/>
                <w:lang w:eastAsia="pt-PT"/>
              </w:rPr>
            </w:pPr>
            <w:r w:rsidRPr="004C0F9B">
              <w:rPr>
                <w:rFonts w:ascii="Trebuchet MS" w:eastAsia="Times New Roman" w:hAnsi="Trebuchet MS" w:cs="Tahoma"/>
                <w:b/>
                <w:bCs/>
                <w:color w:val="002060"/>
                <w:sz w:val="16"/>
                <w:szCs w:val="16"/>
                <w:lang w:eastAsia="pt-PT"/>
              </w:rPr>
              <w:t>População</w:t>
            </w:r>
          </w:p>
        </w:tc>
        <w:tc>
          <w:tcPr>
            <w:tcW w:w="848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shd w:val="clear" w:color="000000" w:fill="EAEAEA"/>
            <w:noWrap/>
            <w:vAlign w:val="center"/>
            <w:hideMark/>
          </w:tcPr>
          <w:p w14:paraId="43BAC9EB" w14:textId="77777777" w:rsidR="008C1572" w:rsidRPr="004C0F9B" w:rsidRDefault="008C1572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b/>
                <w:bCs/>
                <w:color w:val="002060"/>
                <w:sz w:val="16"/>
                <w:szCs w:val="16"/>
                <w:lang w:eastAsia="pt-PT"/>
              </w:rPr>
            </w:pPr>
            <w:r w:rsidRPr="004C0F9B">
              <w:rPr>
                <w:rFonts w:ascii="Trebuchet MS" w:eastAsia="Times New Roman" w:hAnsi="Trebuchet MS" w:cs="Tahoma"/>
                <w:b/>
                <w:bCs/>
                <w:color w:val="002060"/>
                <w:sz w:val="16"/>
                <w:szCs w:val="16"/>
                <w:lang w:eastAsia="pt-PT"/>
              </w:rPr>
              <w:t>Unidade</w:t>
            </w:r>
          </w:p>
        </w:tc>
        <w:tc>
          <w:tcPr>
            <w:tcW w:w="1256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shd w:val="clear" w:color="000000" w:fill="EAEAEA"/>
            <w:vAlign w:val="center"/>
            <w:hideMark/>
          </w:tcPr>
          <w:p w14:paraId="6FE127F7" w14:textId="77777777" w:rsidR="008C1572" w:rsidRPr="004C0F9B" w:rsidRDefault="008C1572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b/>
                <w:bCs/>
                <w:color w:val="002060"/>
                <w:sz w:val="16"/>
                <w:szCs w:val="16"/>
                <w:lang w:eastAsia="pt-PT"/>
              </w:rPr>
            </w:pPr>
            <w:r w:rsidRPr="004C0F9B">
              <w:rPr>
                <w:rFonts w:ascii="Trebuchet MS" w:eastAsia="Times New Roman" w:hAnsi="Trebuchet MS" w:cs="Tahoma"/>
                <w:b/>
                <w:bCs/>
                <w:color w:val="002060"/>
                <w:sz w:val="16"/>
                <w:szCs w:val="16"/>
                <w:lang w:eastAsia="pt-PT"/>
              </w:rPr>
              <w:t>Pré-Operação</w:t>
            </w:r>
          </w:p>
        </w:tc>
        <w:tc>
          <w:tcPr>
            <w:tcW w:w="1298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shd w:val="clear" w:color="000000" w:fill="EAEAEA"/>
            <w:vAlign w:val="center"/>
            <w:hideMark/>
          </w:tcPr>
          <w:p w14:paraId="2BC728A4" w14:textId="77777777" w:rsidR="008C1572" w:rsidRPr="004C0F9B" w:rsidRDefault="008C1572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b/>
                <w:bCs/>
                <w:color w:val="002060"/>
                <w:sz w:val="16"/>
                <w:szCs w:val="16"/>
                <w:lang w:eastAsia="pt-PT"/>
              </w:rPr>
            </w:pPr>
            <w:r w:rsidRPr="004C0F9B">
              <w:rPr>
                <w:rFonts w:ascii="Trebuchet MS" w:eastAsia="Times New Roman" w:hAnsi="Trebuchet MS" w:cs="Tahoma"/>
                <w:b/>
                <w:bCs/>
                <w:color w:val="002060"/>
                <w:sz w:val="16"/>
                <w:szCs w:val="16"/>
                <w:lang w:eastAsia="pt-PT"/>
              </w:rPr>
              <w:t>Pós-Operação</w:t>
            </w:r>
          </w:p>
        </w:tc>
      </w:tr>
      <w:tr w:rsidR="004C0F9B" w:rsidRPr="004C0F9B" w14:paraId="0132CAA1" w14:textId="77777777" w:rsidTr="004C0F9B">
        <w:trPr>
          <w:trHeight w:val="360"/>
        </w:trPr>
        <w:tc>
          <w:tcPr>
            <w:tcW w:w="600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000000" w:fill="F8F8F8"/>
            <w:vAlign w:val="center"/>
            <w:hideMark/>
          </w:tcPr>
          <w:p w14:paraId="4317FA95" w14:textId="77777777" w:rsidR="008C1572" w:rsidRPr="004C0F9B" w:rsidRDefault="008C1572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</w:pPr>
            <w:r w:rsidRPr="004C0F9B"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1</w:t>
            </w:r>
          </w:p>
        </w:tc>
        <w:tc>
          <w:tcPr>
            <w:tcW w:w="521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000000" w:fill="F8F8F8"/>
            <w:vAlign w:val="center"/>
            <w:hideMark/>
          </w:tcPr>
          <w:p w14:paraId="09F4F721" w14:textId="77777777" w:rsidR="008C1572" w:rsidRPr="004C0F9B" w:rsidRDefault="008C1572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</w:pPr>
            <w:r w:rsidRPr="004C0F9B"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População servida pela(s) entidade(s) - no concelho, na NUTS II ou no país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000000" w:fill="F8F8F8"/>
            <w:vAlign w:val="center"/>
            <w:hideMark/>
          </w:tcPr>
          <w:p w14:paraId="15B96E07" w14:textId="77777777" w:rsidR="008C1572" w:rsidRPr="004C0F9B" w:rsidRDefault="008C1572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</w:pPr>
            <w:r w:rsidRPr="004C0F9B"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Nº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05BECF80" w14:textId="12E58A95" w:rsidR="008C1572" w:rsidRPr="004C4188" w:rsidRDefault="008C1572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20"/>
                <w:szCs w:val="20"/>
                <w:lang w:eastAsia="pt-PT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042B0385" w14:textId="65B6D375" w:rsidR="004C4188" w:rsidRPr="004C4188" w:rsidRDefault="004C4188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</w:pPr>
          </w:p>
        </w:tc>
      </w:tr>
      <w:tr w:rsidR="004C0F9B" w:rsidRPr="004C0F9B" w14:paraId="6CF12FE3" w14:textId="77777777" w:rsidTr="004C0F9B">
        <w:trPr>
          <w:trHeight w:val="360"/>
        </w:trPr>
        <w:tc>
          <w:tcPr>
            <w:tcW w:w="600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000000" w:fill="F8F8F8"/>
            <w:vAlign w:val="center"/>
            <w:hideMark/>
          </w:tcPr>
          <w:p w14:paraId="149436A4" w14:textId="77777777" w:rsidR="008C1572" w:rsidRPr="004C0F9B" w:rsidRDefault="008C1572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</w:pPr>
            <w:r w:rsidRPr="004C0F9B"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2</w:t>
            </w:r>
          </w:p>
        </w:tc>
        <w:tc>
          <w:tcPr>
            <w:tcW w:w="521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000000" w:fill="F8F8F8"/>
            <w:vAlign w:val="center"/>
            <w:hideMark/>
          </w:tcPr>
          <w:p w14:paraId="1500F53E" w14:textId="77777777" w:rsidR="008C1572" w:rsidRPr="004C0F9B" w:rsidRDefault="008C1572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</w:pPr>
            <w:r w:rsidRPr="004C0F9B"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População servida pela operação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000000" w:fill="F8F8F8"/>
            <w:vAlign w:val="center"/>
            <w:hideMark/>
          </w:tcPr>
          <w:p w14:paraId="60CD0B53" w14:textId="77777777" w:rsidR="008C1572" w:rsidRPr="004C0F9B" w:rsidRDefault="008C1572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</w:pPr>
            <w:r w:rsidRPr="004C0F9B"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Nº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35384F66" w14:textId="502DDE4A" w:rsidR="008C1572" w:rsidRPr="004C4188" w:rsidRDefault="008C1572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20"/>
                <w:szCs w:val="20"/>
                <w:lang w:eastAsia="pt-PT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4C4ACEED" w14:textId="31DB0E37" w:rsidR="004C4188" w:rsidRPr="004C4188" w:rsidRDefault="004C4188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</w:pPr>
          </w:p>
        </w:tc>
      </w:tr>
    </w:tbl>
    <w:p w14:paraId="26887DF3" w14:textId="5D54954A" w:rsidR="00201423" w:rsidRDefault="00201423" w:rsidP="00201423"/>
    <w:p w14:paraId="469896B3" w14:textId="493D1695" w:rsidR="00A56C81" w:rsidRPr="00613A44" w:rsidRDefault="00A56C81" w:rsidP="00B86F58">
      <w:pPr>
        <w:rPr>
          <w:highlight w:val="yellow"/>
          <w:rPrChange w:id="764" w:author="João Calado" w:date="2020-06-11T20:10:00Z">
            <w:rPr/>
          </w:rPrChange>
        </w:rPr>
      </w:pPr>
      <w:r w:rsidRPr="00613A44">
        <w:rPr>
          <w:rFonts w:ascii="Arial" w:eastAsia="Arial" w:hAnsi="Arial" w:cs="Arial"/>
          <w:highlight w:val="yellow"/>
          <w:rPrChange w:id="765" w:author="João Calado" w:date="2020-06-11T20:10:00Z">
            <w:rPr>
              <w:rFonts w:ascii="Arial" w:eastAsia="Arial" w:hAnsi="Arial" w:cs="Arial"/>
            </w:rPr>
          </w:rPrChange>
        </w:rPr>
        <w:t xml:space="preserve">A população servida pela entidade no País é de </w:t>
      </w:r>
      <w:r w:rsidRPr="00613A44">
        <w:rPr>
          <w:rFonts w:ascii="Arial" w:eastAsia="Arial" w:hAnsi="Arial" w:cs="Arial"/>
          <w:color w:val="FF0000"/>
          <w:highlight w:val="yellow"/>
        </w:rPr>
        <w:t>833.989</w:t>
      </w:r>
      <w:r w:rsidRPr="00613A44">
        <w:rPr>
          <w:rFonts w:ascii="Arial" w:eastAsia="Arial" w:hAnsi="Arial" w:cs="Arial"/>
          <w:color w:val="FF0000"/>
          <w:highlight w:val="yellow"/>
          <w:rPrChange w:id="766" w:author="João Calado" w:date="2020-06-11T20:10:00Z">
            <w:rPr>
              <w:rFonts w:ascii="Arial" w:eastAsia="Arial" w:hAnsi="Arial" w:cs="Arial"/>
              <w:color w:val="FF0000"/>
            </w:rPr>
          </w:rPrChange>
        </w:rPr>
        <w:t xml:space="preserve"> </w:t>
      </w:r>
      <w:commentRangeStart w:id="767"/>
      <w:commentRangeStart w:id="768"/>
      <w:r w:rsidRPr="00613A44">
        <w:rPr>
          <w:rFonts w:ascii="Arial" w:eastAsia="Arial" w:hAnsi="Arial" w:cs="Arial"/>
          <w:highlight w:val="yellow"/>
          <w:rPrChange w:id="769" w:author="João Calado" w:date="2020-06-11T20:10:00Z">
            <w:rPr>
              <w:rFonts w:ascii="Arial" w:eastAsia="Arial" w:hAnsi="Arial" w:cs="Arial"/>
            </w:rPr>
          </w:rPrChange>
        </w:rPr>
        <w:t>entidades</w:t>
      </w:r>
      <w:commentRangeEnd w:id="767"/>
      <w:r w:rsidR="00613A44" w:rsidRPr="00613A44">
        <w:rPr>
          <w:rStyle w:val="Refdecomentrio"/>
          <w:highlight w:val="yellow"/>
          <w:rPrChange w:id="770" w:author="João Calado" w:date="2020-06-11T20:10:00Z">
            <w:rPr>
              <w:rStyle w:val="Refdecomentrio"/>
            </w:rPr>
          </w:rPrChange>
        </w:rPr>
        <w:commentReference w:id="767"/>
      </w:r>
      <w:commentRangeEnd w:id="768"/>
      <w:r w:rsidR="001919E4">
        <w:rPr>
          <w:rStyle w:val="Refdecomentrio"/>
        </w:rPr>
        <w:commentReference w:id="768"/>
      </w:r>
      <w:r w:rsidRPr="00613A44">
        <w:rPr>
          <w:rFonts w:ascii="Arial" w:eastAsia="Arial" w:hAnsi="Arial" w:cs="Arial"/>
          <w:highlight w:val="yellow"/>
          <w:rPrChange w:id="771" w:author="João Calado" w:date="2020-06-11T20:10:00Z">
            <w:rPr>
              <w:rFonts w:ascii="Arial" w:eastAsia="Arial" w:hAnsi="Arial" w:cs="Arial"/>
            </w:rPr>
          </w:rPrChange>
        </w:rPr>
        <w:t xml:space="preserve"> e cidadãos. Esta população foi quantificada tendo por base os seguintes pressupostos:</w:t>
      </w:r>
    </w:p>
    <w:p w14:paraId="4C18DAE7" w14:textId="38E3EA90" w:rsidR="00240E05" w:rsidRPr="00613A44" w:rsidRDefault="00A56C81" w:rsidP="001E3871">
      <w:pPr>
        <w:pStyle w:val="PargrafodaLista"/>
        <w:numPr>
          <w:ilvl w:val="0"/>
          <w:numId w:val="26"/>
        </w:numPr>
        <w:spacing w:after="0"/>
        <w:ind w:left="567" w:hanging="283"/>
        <w:rPr>
          <w:rFonts w:ascii="Arial" w:eastAsia="Arial" w:hAnsi="Arial" w:cs="Arial"/>
          <w:highlight w:val="yellow"/>
          <w:rPrChange w:id="772" w:author="João Calado" w:date="2020-06-11T20:10:00Z">
            <w:rPr>
              <w:rFonts w:ascii="Arial" w:eastAsia="Arial" w:hAnsi="Arial" w:cs="Arial"/>
            </w:rPr>
          </w:rPrChange>
        </w:rPr>
      </w:pPr>
      <w:r w:rsidRPr="00613A44">
        <w:rPr>
          <w:rFonts w:ascii="Arial" w:eastAsia="Arial" w:hAnsi="Arial" w:cs="Arial"/>
          <w:color w:val="000000"/>
          <w:highlight w:val="yellow"/>
          <w:rPrChange w:id="773" w:author="João Calado" w:date="2020-06-11T20:10:00Z">
            <w:rPr>
              <w:rFonts w:ascii="Arial" w:eastAsia="Arial" w:hAnsi="Arial" w:cs="Arial"/>
              <w:color w:val="000000"/>
            </w:rPr>
          </w:rPrChange>
        </w:rPr>
        <w:t xml:space="preserve">Candidatos aos cursos = </w:t>
      </w:r>
      <w:r w:rsidRPr="00613A44">
        <w:rPr>
          <w:rFonts w:ascii="Arial" w:eastAsia="Arial" w:hAnsi="Arial" w:cs="Arial"/>
          <w:color w:val="FF0000"/>
          <w:highlight w:val="yellow"/>
        </w:rPr>
        <w:t>10.000</w:t>
      </w:r>
    </w:p>
    <w:p w14:paraId="664E368B" w14:textId="580ED859" w:rsidR="00392655" w:rsidRPr="00613A44" w:rsidRDefault="00392655" w:rsidP="00392655">
      <w:pPr>
        <w:spacing w:after="0"/>
        <w:ind w:left="567"/>
        <w:jc w:val="both"/>
        <w:rPr>
          <w:rFonts w:ascii="Arial" w:hAnsi="Arial" w:cs="Arial"/>
          <w:highlight w:val="yellow"/>
          <w:rPrChange w:id="774" w:author="João Calado" w:date="2020-06-11T20:10:00Z">
            <w:rPr>
              <w:rFonts w:ascii="Arial" w:hAnsi="Arial" w:cs="Arial"/>
            </w:rPr>
          </w:rPrChange>
        </w:rPr>
      </w:pPr>
      <w:r w:rsidRPr="00613A44">
        <w:rPr>
          <w:rFonts w:ascii="Arial" w:hAnsi="Arial" w:cs="Arial"/>
          <w:highlight w:val="yellow"/>
          <w:rPrChange w:id="775" w:author="João Calado" w:date="2020-06-11T20:10:00Z">
            <w:rPr>
              <w:rFonts w:ascii="Arial" w:hAnsi="Arial" w:cs="Arial"/>
            </w:rPr>
          </w:rPrChange>
        </w:rPr>
        <w:t xml:space="preserve">(este número está subavaliado pois não contempla todos os candidatos que solicitarem informações ou estabeleceram contatos com o </w:t>
      </w:r>
      <w:r w:rsidR="00A56C81" w:rsidRPr="00613A44">
        <w:rPr>
          <w:rFonts w:ascii="Arial" w:hAnsi="Arial" w:cs="Arial"/>
          <w:highlight w:val="yellow"/>
          <w:rPrChange w:id="776" w:author="João Calado" w:date="2020-06-11T20:10:00Z">
            <w:rPr>
              <w:rFonts w:ascii="Arial" w:hAnsi="Arial" w:cs="Arial"/>
            </w:rPr>
          </w:rPrChange>
        </w:rPr>
        <w:t>ISEG</w:t>
      </w:r>
      <w:r w:rsidRPr="00613A44">
        <w:rPr>
          <w:rFonts w:ascii="Arial" w:hAnsi="Arial" w:cs="Arial"/>
          <w:highlight w:val="yellow"/>
          <w:rPrChange w:id="777" w:author="João Calado" w:date="2020-06-11T20:10:00Z">
            <w:rPr>
              <w:rFonts w:ascii="Arial" w:hAnsi="Arial" w:cs="Arial"/>
            </w:rPr>
          </w:rPrChange>
        </w:rPr>
        <w:t xml:space="preserve"> para uma eventual candidatura, mas acabaram por não a formalizar)</w:t>
      </w:r>
    </w:p>
    <w:p w14:paraId="194AA1EF" w14:textId="77777777" w:rsidR="00A56C81" w:rsidRPr="00613A44" w:rsidRDefault="00A56C81" w:rsidP="001E3871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jc w:val="both"/>
        <w:rPr>
          <w:rFonts w:ascii="Arial" w:eastAsia="Arial" w:hAnsi="Arial" w:cs="Arial"/>
          <w:color w:val="000000"/>
          <w:highlight w:val="yellow"/>
          <w:rPrChange w:id="778" w:author="João Calado" w:date="2020-06-11T20:10:00Z">
            <w:rPr>
              <w:rFonts w:ascii="Arial" w:eastAsia="Arial" w:hAnsi="Arial" w:cs="Arial"/>
              <w:color w:val="000000"/>
            </w:rPr>
          </w:rPrChange>
        </w:rPr>
      </w:pPr>
      <w:r w:rsidRPr="00613A44">
        <w:rPr>
          <w:rFonts w:ascii="Arial" w:eastAsia="Arial" w:hAnsi="Arial" w:cs="Arial"/>
          <w:color w:val="000000"/>
          <w:highlight w:val="yellow"/>
          <w:rPrChange w:id="779" w:author="João Calado" w:date="2020-06-11T20:10:00Z">
            <w:rPr>
              <w:rFonts w:ascii="Arial" w:eastAsia="Arial" w:hAnsi="Arial" w:cs="Arial"/>
              <w:color w:val="000000"/>
            </w:rPr>
          </w:rPrChange>
        </w:rPr>
        <w:t xml:space="preserve">Alunos = </w:t>
      </w:r>
      <w:r w:rsidRPr="00613A44">
        <w:rPr>
          <w:rFonts w:ascii="Arial" w:eastAsia="Arial" w:hAnsi="Arial" w:cs="Arial"/>
          <w:color w:val="FF0000"/>
          <w:highlight w:val="yellow"/>
        </w:rPr>
        <w:t>2.700</w:t>
      </w:r>
    </w:p>
    <w:p w14:paraId="5F3302B9" w14:textId="77777777" w:rsidR="00A56C81" w:rsidRPr="00613A44" w:rsidRDefault="00A56C81" w:rsidP="001E3871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jc w:val="both"/>
        <w:rPr>
          <w:rFonts w:ascii="Arial" w:eastAsia="Arial" w:hAnsi="Arial" w:cs="Arial"/>
          <w:color w:val="000000"/>
          <w:highlight w:val="yellow"/>
          <w:rPrChange w:id="780" w:author="João Calado" w:date="2020-06-11T20:10:00Z">
            <w:rPr>
              <w:rFonts w:ascii="Arial" w:eastAsia="Arial" w:hAnsi="Arial" w:cs="Arial"/>
              <w:color w:val="000000"/>
            </w:rPr>
          </w:rPrChange>
        </w:rPr>
      </w:pPr>
      <w:r w:rsidRPr="00613A44">
        <w:rPr>
          <w:rFonts w:ascii="Arial" w:eastAsia="Arial" w:hAnsi="Arial" w:cs="Arial"/>
          <w:color w:val="000000"/>
          <w:highlight w:val="yellow"/>
          <w:rPrChange w:id="781" w:author="João Calado" w:date="2020-06-11T20:10:00Z">
            <w:rPr>
              <w:rFonts w:ascii="Arial" w:eastAsia="Arial" w:hAnsi="Arial" w:cs="Arial"/>
              <w:color w:val="000000"/>
            </w:rPr>
          </w:rPrChange>
        </w:rPr>
        <w:t xml:space="preserve">Alumni = </w:t>
      </w:r>
      <w:r w:rsidRPr="00613A44">
        <w:rPr>
          <w:rFonts w:ascii="Arial" w:eastAsia="Arial" w:hAnsi="Arial" w:cs="Arial"/>
          <w:color w:val="FF0000"/>
          <w:highlight w:val="yellow"/>
        </w:rPr>
        <w:t>52.000</w:t>
      </w:r>
    </w:p>
    <w:p w14:paraId="42FC5630" w14:textId="77777777" w:rsidR="00A56C81" w:rsidRPr="00613A44" w:rsidRDefault="00A56C81" w:rsidP="001E3871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jc w:val="both"/>
        <w:rPr>
          <w:rFonts w:ascii="Arial" w:eastAsia="Arial" w:hAnsi="Arial" w:cs="Arial"/>
          <w:color w:val="000000"/>
          <w:highlight w:val="yellow"/>
          <w:rPrChange w:id="782" w:author="João Calado" w:date="2020-06-11T20:10:00Z">
            <w:rPr>
              <w:rFonts w:ascii="Arial" w:eastAsia="Arial" w:hAnsi="Arial" w:cs="Arial"/>
              <w:color w:val="000000"/>
            </w:rPr>
          </w:rPrChange>
        </w:rPr>
      </w:pPr>
      <w:r w:rsidRPr="00613A44">
        <w:rPr>
          <w:rFonts w:ascii="Arial" w:eastAsia="Arial" w:hAnsi="Arial" w:cs="Arial"/>
          <w:color w:val="000000"/>
          <w:highlight w:val="yellow"/>
          <w:rPrChange w:id="783" w:author="João Calado" w:date="2020-06-11T20:10:00Z">
            <w:rPr>
              <w:rFonts w:ascii="Arial" w:eastAsia="Arial" w:hAnsi="Arial" w:cs="Arial"/>
              <w:color w:val="000000"/>
            </w:rPr>
          </w:rPrChange>
        </w:rPr>
        <w:t xml:space="preserve">Não Docentes = </w:t>
      </w:r>
      <w:r w:rsidRPr="00613A44">
        <w:rPr>
          <w:rFonts w:ascii="Arial" w:eastAsia="Arial" w:hAnsi="Arial" w:cs="Arial"/>
          <w:color w:val="FF0000"/>
          <w:highlight w:val="yellow"/>
        </w:rPr>
        <w:t>180</w:t>
      </w:r>
    </w:p>
    <w:p w14:paraId="65834740" w14:textId="77777777" w:rsidR="00A56C81" w:rsidRPr="00613A44" w:rsidRDefault="00A56C81" w:rsidP="001E3871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jc w:val="both"/>
        <w:rPr>
          <w:rFonts w:ascii="Arial" w:eastAsia="Arial" w:hAnsi="Arial" w:cs="Arial"/>
          <w:color w:val="000000"/>
          <w:highlight w:val="yellow"/>
          <w:rPrChange w:id="784" w:author="João Calado" w:date="2020-06-11T20:10:00Z">
            <w:rPr>
              <w:rFonts w:ascii="Arial" w:eastAsia="Arial" w:hAnsi="Arial" w:cs="Arial"/>
              <w:color w:val="000000"/>
            </w:rPr>
          </w:rPrChange>
        </w:rPr>
      </w:pPr>
      <w:r w:rsidRPr="00613A44">
        <w:rPr>
          <w:rFonts w:ascii="Arial" w:eastAsia="Arial" w:hAnsi="Arial" w:cs="Arial"/>
          <w:color w:val="000000"/>
          <w:highlight w:val="yellow"/>
          <w:rPrChange w:id="785" w:author="João Calado" w:date="2020-06-11T20:10:00Z">
            <w:rPr>
              <w:rFonts w:ascii="Arial" w:eastAsia="Arial" w:hAnsi="Arial" w:cs="Arial"/>
              <w:color w:val="000000"/>
            </w:rPr>
          </w:rPrChange>
        </w:rPr>
        <w:t xml:space="preserve">Docentes/Investigadores = </w:t>
      </w:r>
      <w:r w:rsidRPr="00613A44">
        <w:rPr>
          <w:rFonts w:ascii="Arial" w:eastAsia="Arial" w:hAnsi="Arial" w:cs="Arial"/>
          <w:color w:val="FF0000"/>
          <w:highlight w:val="yellow"/>
        </w:rPr>
        <w:t>290</w:t>
      </w:r>
    </w:p>
    <w:p w14:paraId="78515DF4" w14:textId="77777777" w:rsidR="00A56C81" w:rsidRPr="00613A44" w:rsidRDefault="00A56C81" w:rsidP="001E3871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jc w:val="both"/>
        <w:rPr>
          <w:rFonts w:ascii="Arial" w:eastAsia="Arial" w:hAnsi="Arial" w:cs="Arial"/>
          <w:color w:val="000000"/>
          <w:highlight w:val="yellow"/>
          <w:rPrChange w:id="786" w:author="João Calado" w:date="2020-06-11T20:10:00Z">
            <w:rPr>
              <w:rFonts w:ascii="Arial" w:eastAsia="Arial" w:hAnsi="Arial" w:cs="Arial"/>
              <w:color w:val="000000"/>
            </w:rPr>
          </w:rPrChange>
        </w:rPr>
      </w:pPr>
      <w:r w:rsidRPr="00613A44">
        <w:rPr>
          <w:rFonts w:ascii="Arial" w:eastAsia="Arial" w:hAnsi="Arial" w:cs="Arial"/>
          <w:color w:val="000000"/>
          <w:highlight w:val="yellow"/>
          <w:rPrChange w:id="787" w:author="João Calado" w:date="2020-06-11T20:10:00Z">
            <w:rPr>
              <w:rFonts w:ascii="Arial" w:eastAsia="Arial" w:hAnsi="Arial" w:cs="Arial"/>
              <w:color w:val="000000"/>
            </w:rPr>
          </w:rPrChange>
        </w:rPr>
        <w:t>Empresas = 696.427</w:t>
      </w:r>
    </w:p>
    <w:p w14:paraId="113C9F77" w14:textId="79FB6D93" w:rsidR="00392655" w:rsidRPr="00613A44" w:rsidRDefault="00392655" w:rsidP="00392655">
      <w:pPr>
        <w:spacing w:after="0"/>
        <w:ind w:left="567"/>
        <w:jc w:val="both"/>
        <w:rPr>
          <w:rFonts w:ascii="Arial" w:hAnsi="Arial" w:cs="Arial"/>
          <w:highlight w:val="yellow"/>
          <w:rPrChange w:id="788" w:author="João Calado" w:date="2020-06-11T20:10:00Z">
            <w:rPr>
              <w:rFonts w:ascii="Arial" w:hAnsi="Arial" w:cs="Arial"/>
            </w:rPr>
          </w:rPrChange>
        </w:rPr>
      </w:pPr>
      <w:r w:rsidRPr="00613A44">
        <w:rPr>
          <w:rFonts w:ascii="Arial" w:hAnsi="Arial" w:cs="Arial"/>
          <w:highlight w:val="yellow"/>
          <w:rPrChange w:id="789" w:author="João Calado" w:date="2020-06-11T20:10:00Z">
            <w:rPr>
              <w:rFonts w:ascii="Arial" w:hAnsi="Arial" w:cs="Arial"/>
            </w:rPr>
          </w:rPrChange>
        </w:rPr>
        <w:t xml:space="preserve">(tendo em atenção a diversidade formativa disponibilizada pelo </w:t>
      </w:r>
      <w:r w:rsidR="00A56C81" w:rsidRPr="00613A44">
        <w:rPr>
          <w:rFonts w:ascii="Arial" w:hAnsi="Arial" w:cs="Arial"/>
          <w:highlight w:val="yellow"/>
          <w:rPrChange w:id="790" w:author="João Calado" w:date="2020-06-11T20:10:00Z">
            <w:rPr>
              <w:rFonts w:ascii="Arial" w:hAnsi="Arial" w:cs="Arial"/>
            </w:rPr>
          </w:rPrChange>
        </w:rPr>
        <w:t>ISEG</w:t>
      </w:r>
      <w:r w:rsidRPr="00613A44">
        <w:rPr>
          <w:rFonts w:ascii="Arial" w:hAnsi="Arial" w:cs="Arial"/>
          <w:highlight w:val="yellow"/>
          <w:rPrChange w:id="791" w:author="João Calado" w:date="2020-06-11T20:10:00Z">
            <w:rPr>
              <w:rFonts w:ascii="Arial" w:hAnsi="Arial" w:cs="Arial"/>
            </w:rPr>
          </w:rPrChange>
        </w:rPr>
        <w:t>, bem como a qualidade dos cursos ministrados e a boa empregabilidade dos seus alunos é fácil concluir que o universo empresarial localizado em território nacional corresponde à totalidade das empresas a exercer a sua atividade no mercado português, assim foram consideradas todas as empresas que procederam à entrega do IES para o exercício económico de 2018. Fonte: Informa DB)</w:t>
      </w:r>
    </w:p>
    <w:p w14:paraId="3D3053F8" w14:textId="5B35B9D4" w:rsidR="004C4188" w:rsidRPr="00613A44" w:rsidRDefault="00A56C81" w:rsidP="001E387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567" w:hanging="283"/>
        <w:jc w:val="both"/>
        <w:rPr>
          <w:rFonts w:ascii="Arial" w:eastAsia="Arial" w:hAnsi="Arial" w:cs="Arial"/>
          <w:color w:val="000000"/>
          <w:highlight w:val="yellow"/>
          <w:rPrChange w:id="792" w:author="João Calado" w:date="2020-06-11T20:10:00Z">
            <w:rPr>
              <w:rFonts w:ascii="Arial" w:eastAsia="Arial" w:hAnsi="Arial" w:cs="Arial"/>
              <w:color w:val="000000"/>
            </w:rPr>
          </w:rPrChange>
        </w:rPr>
      </w:pPr>
      <w:r w:rsidRPr="00613A44">
        <w:rPr>
          <w:rFonts w:ascii="Arial" w:eastAsia="Arial" w:hAnsi="Arial" w:cs="Arial"/>
          <w:color w:val="000000"/>
          <w:highlight w:val="yellow"/>
          <w:rPrChange w:id="793" w:author="João Calado" w:date="2020-06-11T20:10:00Z">
            <w:rPr>
              <w:rFonts w:ascii="Arial" w:eastAsia="Arial" w:hAnsi="Arial" w:cs="Arial"/>
              <w:color w:val="000000"/>
            </w:rPr>
          </w:rPrChange>
        </w:rPr>
        <w:t xml:space="preserve">Estudantes e Professores do Ensino Básico e Secundário abrangidos = </w:t>
      </w:r>
      <w:r w:rsidRPr="00613A44">
        <w:rPr>
          <w:rFonts w:ascii="Arial" w:eastAsia="Arial" w:hAnsi="Arial" w:cs="Arial"/>
          <w:color w:val="FF0000"/>
          <w:highlight w:val="yellow"/>
        </w:rPr>
        <w:t>50.000</w:t>
      </w:r>
    </w:p>
    <w:p w14:paraId="23DD8D63" w14:textId="4C6F7A2F" w:rsidR="004C4188" w:rsidRDefault="004C4188" w:rsidP="004C4188">
      <w:pPr>
        <w:shd w:val="clear" w:color="auto" w:fill="FFFFFF"/>
        <w:jc w:val="both"/>
        <w:rPr>
          <w:rFonts w:ascii="Arial" w:hAnsi="Arial" w:cs="Arial"/>
        </w:rPr>
      </w:pPr>
      <w:r w:rsidRPr="00613A44">
        <w:rPr>
          <w:rFonts w:ascii="Arial" w:hAnsi="Arial" w:cs="Arial"/>
          <w:highlight w:val="yellow"/>
          <w:rPrChange w:id="794" w:author="João Calado" w:date="2020-06-11T20:10:00Z">
            <w:rPr>
              <w:rFonts w:ascii="Arial" w:hAnsi="Arial" w:cs="Arial"/>
            </w:rPr>
          </w:rPrChange>
        </w:rPr>
        <w:t xml:space="preserve">Estima-se que a utilização de novas ferramentas no domínio do digital possa </w:t>
      </w:r>
      <w:r w:rsidR="00B46C6F" w:rsidRPr="00613A44">
        <w:rPr>
          <w:rFonts w:ascii="Arial" w:hAnsi="Arial" w:cs="Arial"/>
          <w:highlight w:val="yellow"/>
          <w:rPrChange w:id="795" w:author="João Calado" w:date="2020-06-11T20:10:00Z">
            <w:rPr>
              <w:rFonts w:ascii="Arial" w:hAnsi="Arial" w:cs="Arial"/>
            </w:rPr>
          </w:rPrChange>
        </w:rPr>
        <w:t xml:space="preserve">aumentar a capacidade de resposta do ISEG e </w:t>
      </w:r>
      <w:r w:rsidRPr="00613A44">
        <w:rPr>
          <w:rFonts w:ascii="Arial" w:hAnsi="Arial" w:cs="Arial"/>
          <w:highlight w:val="yellow"/>
          <w:rPrChange w:id="796" w:author="João Calado" w:date="2020-06-11T20:10:00Z">
            <w:rPr>
              <w:rFonts w:ascii="Arial" w:hAnsi="Arial" w:cs="Arial"/>
            </w:rPr>
          </w:rPrChange>
        </w:rPr>
        <w:t xml:space="preserve">facilitar o acesso </w:t>
      </w:r>
      <w:r w:rsidR="00B46C6F" w:rsidRPr="00613A44">
        <w:rPr>
          <w:rFonts w:ascii="Arial" w:hAnsi="Arial" w:cs="Arial"/>
          <w:highlight w:val="yellow"/>
          <w:rPrChange w:id="797" w:author="João Calado" w:date="2020-06-11T20:10:00Z">
            <w:rPr>
              <w:rFonts w:ascii="Arial" w:hAnsi="Arial" w:cs="Arial"/>
            </w:rPr>
          </w:rPrChange>
        </w:rPr>
        <w:t>à cerca de mais</w:t>
      </w:r>
      <w:r w:rsidRPr="00613A44">
        <w:rPr>
          <w:rFonts w:ascii="Arial" w:hAnsi="Arial" w:cs="Arial"/>
          <w:highlight w:val="yellow"/>
          <w:rPrChange w:id="798" w:author="João Calado" w:date="2020-06-11T20:10:00Z">
            <w:rPr>
              <w:rFonts w:ascii="Arial" w:hAnsi="Arial" w:cs="Arial"/>
            </w:rPr>
          </w:rPrChange>
        </w:rPr>
        <w:t xml:space="preserve"> </w:t>
      </w:r>
      <w:r w:rsidR="00B46C6F" w:rsidRPr="00613A44">
        <w:rPr>
          <w:rFonts w:ascii="Arial" w:hAnsi="Arial" w:cs="Arial"/>
          <w:highlight w:val="yellow"/>
          <w:rPrChange w:id="799" w:author="João Calado" w:date="2020-06-11T20:10:00Z">
            <w:rPr>
              <w:rFonts w:ascii="Arial" w:hAnsi="Arial" w:cs="Arial"/>
            </w:rPr>
          </w:rPrChange>
        </w:rPr>
        <w:t>10</w:t>
      </w:r>
      <w:r w:rsidRPr="00613A44">
        <w:rPr>
          <w:rFonts w:ascii="Arial" w:hAnsi="Arial" w:cs="Arial"/>
          <w:highlight w:val="yellow"/>
          <w:rPrChange w:id="800" w:author="João Calado" w:date="2020-06-11T20:10:00Z">
            <w:rPr>
              <w:rFonts w:ascii="Arial" w:hAnsi="Arial" w:cs="Arial"/>
            </w:rPr>
          </w:rPrChange>
        </w:rPr>
        <w:t xml:space="preserve">% a </w:t>
      </w:r>
      <w:r w:rsidR="00B46C6F" w:rsidRPr="00613A44">
        <w:rPr>
          <w:rFonts w:ascii="Arial" w:hAnsi="Arial" w:cs="Arial"/>
          <w:highlight w:val="yellow"/>
          <w:rPrChange w:id="801" w:author="João Calado" w:date="2020-06-11T20:10:00Z">
            <w:rPr>
              <w:rFonts w:ascii="Arial" w:hAnsi="Arial" w:cs="Arial"/>
            </w:rPr>
          </w:rPrChange>
        </w:rPr>
        <w:t>15</w:t>
      </w:r>
      <w:r w:rsidRPr="00613A44">
        <w:rPr>
          <w:rFonts w:ascii="Arial" w:hAnsi="Arial" w:cs="Arial"/>
          <w:highlight w:val="yellow"/>
          <w:rPrChange w:id="802" w:author="João Calado" w:date="2020-06-11T20:10:00Z">
            <w:rPr>
              <w:rFonts w:ascii="Arial" w:hAnsi="Arial" w:cs="Arial"/>
            </w:rPr>
          </w:rPrChange>
        </w:rPr>
        <w:t xml:space="preserve">% da população </w:t>
      </w:r>
      <w:r w:rsidR="00B46C6F" w:rsidRPr="00613A44">
        <w:rPr>
          <w:rFonts w:ascii="Arial" w:hAnsi="Arial" w:cs="Arial"/>
          <w:highlight w:val="yellow"/>
          <w:rPrChange w:id="803" w:author="João Calado" w:date="2020-06-11T20:10:00Z">
            <w:rPr>
              <w:rFonts w:ascii="Arial" w:hAnsi="Arial" w:cs="Arial"/>
            </w:rPr>
          </w:rPrChange>
        </w:rPr>
        <w:t>alvo</w:t>
      </w:r>
      <w:r w:rsidRPr="00613A44">
        <w:rPr>
          <w:rFonts w:ascii="Arial" w:hAnsi="Arial" w:cs="Arial"/>
          <w:highlight w:val="yellow"/>
          <w:rPrChange w:id="804" w:author="João Calado" w:date="2020-06-11T20:10:00Z">
            <w:rPr>
              <w:rFonts w:ascii="Arial" w:hAnsi="Arial" w:cs="Arial"/>
            </w:rPr>
          </w:rPrChange>
        </w:rPr>
        <w:t xml:space="preserve">. Temos assim cerca </w:t>
      </w:r>
      <w:r w:rsidRPr="00613A44">
        <w:rPr>
          <w:rFonts w:ascii="Arial" w:hAnsi="Arial" w:cs="Arial"/>
          <w:color w:val="FF0000"/>
          <w:highlight w:val="yellow"/>
        </w:rPr>
        <w:t xml:space="preserve">de </w:t>
      </w:r>
      <w:r w:rsidR="00B46C6F" w:rsidRPr="00613A44">
        <w:rPr>
          <w:rFonts w:ascii="Arial" w:hAnsi="Arial" w:cs="Arial"/>
          <w:color w:val="FF0000"/>
          <w:highlight w:val="yellow"/>
        </w:rPr>
        <w:t>917.387</w:t>
      </w:r>
      <w:r w:rsidRPr="00613A44">
        <w:rPr>
          <w:rFonts w:ascii="Arial" w:hAnsi="Arial" w:cs="Arial"/>
          <w:color w:val="FF0000"/>
          <w:highlight w:val="yellow"/>
        </w:rPr>
        <w:t xml:space="preserve"> a </w:t>
      </w:r>
      <w:r w:rsidR="00B46C6F" w:rsidRPr="00613A44">
        <w:rPr>
          <w:rFonts w:ascii="Arial" w:hAnsi="Arial" w:cs="Arial"/>
          <w:color w:val="FF0000"/>
          <w:highlight w:val="yellow"/>
        </w:rPr>
        <w:t>959</w:t>
      </w:r>
      <w:r w:rsidRPr="00613A44">
        <w:rPr>
          <w:rFonts w:ascii="Arial" w:hAnsi="Arial" w:cs="Arial"/>
          <w:color w:val="FF0000"/>
          <w:highlight w:val="yellow"/>
        </w:rPr>
        <w:t>.</w:t>
      </w:r>
      <w:r w:rsidR="00B46C6F" w:rsidRPr="00613A44">
        <w:rPr>
          <w:rFonts w:ascii="Arial" w:hAnsi="Arial" w:cs="Arial"/>
          <w:color w:val="FF0000"/>
          <w:highlight w:val="yellow"/>
        </w:rPr>
        <w:t>087</w:t>
      </w:r>
      <w:r w:rsidRPr="00613A44">
        <w:rPr>
          <w:rFonts w:ascii="Arial" w:hAnsi="Arial" w:cs="Arial"/>
          <w:color w:val="FF0000"/>
          <w:highlight w:val="yellow"/>
          <w:rPrChange w:id="805" w:author="João Calado" w:date="2020-06-11T20:10:00Z">
            <w:rPr>
              <w:rFonts w:ascii="Arial" w:hAnsi="Arial" w:cs="Arial"/>
              <w:color w:val="FF0000"/>
            </w:rPr>
          </w:rPrChange>
        </w:rPr>
        <w:t xml:space="preserve"> </w:t>
      </w:r>
      <w:r w:rsidRPr="00613A44">
        <w:rPr>
          <w:rFonts w:ascii="Arial" w:hAnsi="Arial" w:cs="Arial"/>
          <w:highlight w:val="yellow"/>
          <w:rPrChange w:id="806" w:author="João Calado" w:date="2020-06-11T20:10:00Z">
            <w:rPr>
              <w:rFonts w:ascii="Arial" w:hAnsi="Arial" w:cs="Arial"/>
            </w:rPr>
          </w:rPrChange>
        </w:rPr>
        <w:t>de pessoas que poderão usufruir dos serviços contemplados no presente projeto.</w:t>
      </w:r>
    </w:p>
    <w:p w14:paraId="725D8965" w14:textId="77777777" w:rsidR="00D92D40" w:rsidRPr="004C4188" w:rsidRDefault="00D92D40" w:rsidP="004C4188">
      <w:pPr>
        <w:shd w:val="clear" w:color="auto" w:fill="FFFFFF"/>
        <w:jc w:val="both"/>
        <w:rPr>
          <w:rFonts w:ascii="Arial" w:eastAsia="Arial" w:hAnsi="Arial" w:cs="Arial"/>
          <w:color w:val="212121"/>
        </w:rPr>
      </w:pPr>
    </w:p>
    <w:p w14:paraId="442DD46A" w14:textId="77777777" w:rsidR="004E4D00" w:rsidRDefault="004E4D00" w:rsidP="00FF513A">
      <w:pPr>
        <w:pStyle w:val="Ttulo1"/>
        <w:numPr>
          <w:ilvl w:val="0"/>
          <w:numId w:val="1"/>
        </w:numPr>
        <w:ind w:left="709" w:hanging="709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807" w:name="_Toc42356457"/>
      <w:r w:rsidRPr="004715D3">
        <w:rPr>
          <w:rFonts w:ascii="Trebuchet MS" w:hAnsi="Trebuchet MS"/>
          <w:color w:val="1F497D" w:themeColor="text2"/>
          <w:sz w:val="24"/>
          <w:szCs w:val="24"/>
        </w:rPr>
        <w:lastRenderedPageBreak/>
        <w:t xml:space="preserve">Demonstração dos </w:t>
      </w:r>
      <w:r w:rsidRPr="00C7169E">
        <w:rPr>
          <w:rFonts w:ascii="Trebuchet MS" w:hAnsi="Trebuchet MS"/>
          <w:color w:val="1F497D" w:themeColor="text2"/>
          <w:sz w:val="24"/>
          <w:szCs w:val="24"/>
        </w:rPr>
        <w:t>benefícios diretos</w:t>
      </w:r>
      <w:r w:rsidRPr="004715D3">
        <w:rPr>
          <w:rFonts w:ascii="Trebuchet MS" w:hAnsi="Trebuchet MS"/>
          <w:color w:val="1F497D" w:themeColor="text2"/>
          <w:sz w:val="24"/>
          <w:szCs w:val="24"/>
        </w:rPr>
        <w:t xml:space="preserve"> sobre a população localizada nas regiões NUTS II do Norte, Centro e Alentejo, designadamente ao nível da redução dos custos de contexto para os cidadãos e as empresas</w:t>
      </w:r>
      <w:bookmarkEnd w:id="807"/>
    </w:p>
    <w:p w14:paraId="5212DD9D" w14:textId="574B4B00" w:rsidR="004E4D00" w:rsidRPr="00D837C5" w:rsidRDefault="004E4D00" w:rsidP="00D837C5">
      <w:pPr>
        <w:ind w:left="709"/>
        <w:rPr>
          <w:rFonts w:ascii="Trebuchet MS" w:hAnsi="Trebuchet MS"/>
          <w:color w:val="1F497D" w:themeColor="text2"/>
          <w:sz w:val="18"/>
          <w:szCs w:val="18"/>
        </w:rPr>
      </w:pPr>
      <w:r w:rsidRPr="000E5ECB">
        <w:rPr>
          <w:rFonts w:ascii="Trebuchet MS" w:hAnsi="Trebuchet MS"/>
          <w:i/>
          <w:color w:val="1F497D" w:themeColor="text2"/>
          <w:sz w:val="18"/>
          <w:szCs w:val="18"/>
        </w:rPr>
        <w:t>[</w:t>
      </w:r>
      <w:r w:rsidRPr="000E5ECB">
        <w:rPr>
          <w:rFonts w:ascii="Trebuchet MS" w:hAnsi="Trebuchet MS"/>
          <w:i/>
          <w:color w:val="1F497D" w:themeColor="text2"/>
          <w:sz w:val="18"/>
          <w:szCs w:val="18"/>
          <w:u w:val="single"/>
        </w:rPr>
        <w:t xml:space="preserve">Quando aplicável, </w:t>
      </w:r>
      <w:r w:rsidRPr="000E5ECB">
        <w:rPr>
          <w:rFonts w:ascii="Trebuchet MS" w:hAnsi="Trebuchet MS"/>
          <w:b/>
          <w:i/>
          <w:color w:val="1F497D" w:themeColor="text2"/>
          <w:sz w:val="18"/>
          <w:szCs w:val="18"/>
          <w:u w:val="single"/>
        </w:rPr>
        <w:t>no</w:t>
      </w:r>
      <w:r w:rsidRPr="000E5ECB">
        <w:rPr>
          <w:rFonts w:ascii="Trebuchet MS" w:hAnsi="Trebuchet MS"/>
          <w:i/>
          <w:color w:val="1F497D" w:themeColor="text2"/>
          <w:sz w:val="18"/>
          <w:szCs w:val="18"/>
          <w:u w:val="single"/>
        </w:rPr>
        <w:t xml:space="preserve"> caso de investimento</w:t>
      </w:r>
      <w:r w:rsidRPr="000E5ECB">
        <w:rPr>
          <w:rFonts w:ascii="Trebuchet MS" w:hAnsi="Trebuchet MS"/>
          <w:b/>
          <w:i/>
          <w:color w:val="1F497D" w:themeColor="text2"/>
          <w:sz w:val="18"/>
          <w:szCs w:val="18"/>
          <w:u w:val="single"/>
        </w:rPr>
        <w:t xml:space="preserve">s em regiões </w:t>
      </w:r>
      <w:proofErr w:type="spellStart"/>
      <w:r w:rsidRPr="000E5ECB">
        <w:rPr>
          <w:rFonts w:ascii="Trebuchet MS" w:hAnsi="Trebuchet MS"/>
          <w:b/>
          <w:i/>
          <w:color w:val="1F497D" w:themeColor="text2"/>
          <w:sz w:val="18"/>
          <w:szCs w:val="18"/>
          <w:u w:val="single"/>
        </w:rPr>
        <w:t>extra-regio</w:t>
      </w:r>
      <w:proofErr w:type="spellEnd"/>
      <w:r w:rsidRPr="000E5ECB">
        <w:rPr>
          <w:rFonts w:ascii="Trebuchet MS" w:hAnsi="Trebuchet MS"/>
          <w:b/>
          <w:i/>
          <w:color w:val="1F497D" w:themeColor="text2"/>
          <w:sz w:val="18"/>
          <w:szCs w:val="18"/>
          <w:u w:val="single"/>
        </w:rPr>
        <w:t xml:space="preserve"> NUTS II,</w:t>
      </w:r>
      <w:r w:rsidRPr="000E5ECB">
        <w:rPr>
          <w:rFonts w:ascii="Trebuchet MS" w:hAnsi="Trebuchet MS"/>
          <w:i/>
          <w:color w:val="1F497D" w:themeColor="text2"/>
          <w:sz w:val="18"/>
          <w:szCs w:val="18"/>
          <w:u w:val="single"/>
        </w:rPr>
        <w:t xml:space="preserve"> eleg</w:t>
      </w:r>
      <w:r w:rsidRPr="000E5ECB">
        <w:rPr>
          <w:rFonts w:ascii="Trebuchet MS" w:hAnsi="Trebuchet MS"/>
          <w:b/>
          <w:i/>
          <w:color w:val="1F497D" w:themeColor="text2"/>
          <w:sz w:val="18"/>
          <w:szCs w:val="18"/>
          <w:u w:val="single"/>
        </w:rPr>
        <w:t>íveis</w:t>
      </w:r>
      <w:r w:rsidRPr="000E5ECB">
        <w:rPr>
          <w:rFonts w:ascii="Trebuchet MS" w:hAnsi="Trebuchet MS"/>
          <w:i/>
          <w:color w:val="1F497D" w:themeColor="text2"/>
          <w:sz w:val="18"/>
          <w:szCs w:val="18"/>
          <w:u w:val="single"/>
        </w:rPr>
        <w:t xml:space="preserve"> nos termos do n.º 7 do artigo 89.º do RECI</w:t>
      </w:r>
      <w:r w:rsidRPr="000E5ECB">
        <w:rPr>
          <w:rFonts w:ascii="Trebuchet MS" w:hAnsi="Trebuchet MS"/>
          <w:i/>
          <w:color w:val="1F497D" w:themeColor="text2"/>
          <w:sz w:val="18"/>
          <w:szCs w:val="18"/>
        </w:rPr>
        <w:t>]</w:t>
      </w:r>
    </w:p>
    <w:p w14:paraId="28BA7F45" w14:textId="3A49E3A0" w:rsidR="00A56C81" w:rsidRPr="00A56C81" w:rsidRDefault="00A56C81" w:rsidP="009C41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8" w:after="0"/>
        <w:ind w:right="-1"/>
        <w:jc w:val="both"/>
        <w:rPr>
          <w:rFonts w:ascii="Arial" w:eastAsia="Times New Roman" w:hAnsi="Arial" w:cs="Arial"/>
          <w:color w:val="000000"/>
        </w:rPr>
      </w:pPr>
      <w:r w:rsidRPr="00A56C81">
        <w:rPr>
          <w:rFonts w:ascii="Arial" w:eastAsia="Times New Roman" w:hAnsi="Arial" w:cs="Arial"/>
          <w:color w:val="000000"/>
        </w:rPr>
        <w:t>O IS</w:t>
      </w:r>
      <w:r>
        <w:rPr>
          <w:rFonts w:ascii="Arial" w:eastAsia="Times New Roman" w:hAnsi="Arial" w:cs="Arial"/>
          <w:color w:val="000000"/>
        </w:rPr>
        <w:t>EG</w:t>
      </w:r>
      <w:r w:rsidRPr="00A56C81">
        <w:rPr>
          <w:rFonts w:ascii="Arial" w:eastAsia="Times New Roman" w:hAnsi="Arial" w:cs="Arial"/>
          <w:color w:val="000000"/>
        </w:rPr>
        <w:t xml:space="preserve"> tem a sua sede na NUTS II Lisboa que é o local onde este projeto será implementado. No entanto, o âmbito da sua intervenção tem um carácter nacional já que a qualidade de formação dos seus alunos</w:t>
      </w:r>
      <w:r>
        <w:rPr>
          <w:rFonts w:ascii="Arial" w:eastAsia="Times New Roman" w:hAnsi="Arial" w:cs="Arial"/>
          <w:color w:val="000000"/>
        </w:rPr>
        <w:t>,</w:t>
      </w:r>
      <w:r w:rsidRPr="00A56C81">
        <w:rPr>
          <w:rFonts w:ascii="Arial" w:eastAsia="Times New Roman" w:hAnsi="Arial" w:cs="Arial"/>
          <w:color w:val="000000"/>
        </w:rPr>
        <w:t xml:space="preserve"> </w:t>
      </w:r>
      <w:r>
        <w:rPr>
          <w:rFonts w:ascii="Arial" w:eastAsia="Times New Roman" w:hAnsi="Arial" w:cs="Arial"/>
          <w:color w:val="000000"/>
        </w:rPr>
        <w:t xml:space="preserve">e o prestígio da instituição, </w:t>
      </w:r>
      <w:r w:rsidRPr="00A56C81">
        <w:rPr>
          <w:rFonts w:ascii="Arial" w:eastAsia="Times New Roman" w:hAnsi="Arial" w:cs="Arial"/>
          <w:color w:val="000000"/>
        </w:rPr>
        <w:t>faz</w:t>
      </w:r>
      <w:r>
        <w:rPr>
          <w:rFonts w:ascii="Arial" w:eastAsia="Times New Roman" w:hAnsi="Arial" w:cs="Arial"/>
          <w:color w:val="000000"/>
        </w:rPr>
        <w:t>em</w:t>
      </w:r>
      <w:r w:rsidRPr="00A56C81">
        <w:rPr>
          <w:rFonts w:ascii="Arial" w:eastAsia="Times New Roman" w:hAnsi="Arial" w:cs="Arial"/>
          <w:color w:val="000000"/>
        </w:rPr>
        <w:t xml:space="preserve"> </w:t>
      </w:r>
      <w:r>
        <w:rPr>
          <w:rFonts w:ascii="Arial" w:eastAsia="Times New Roman" w:hAnsi="Arial" w:cs="Arial"/>
          <w:color w:val="000000"/>
        </w:rPr>
        <w:t>com que exista uma</w:t>
      </w:r>
      <w:r w:rsidRPr="00A56C81">
        <w:rPr>
          <w:rFonts w:ascii="Arial" w:eastAsia="Times New Roman" w:hAnsi="Arial" w:cs="Arial"/>
          <w:color w:val="000000"/>
        </w:rPr>
        <w:t xml:space="preserve"> grande procura por parte das empresas nacionais. Pode assim considerar-se que a população das Regiões NUTS II do Norte, Centro e Alentejo incluem as empresas localizadas nessas regiões sendo por isso o segmento populacional constituído pelos seguintes grupos:</w:t>
      </w:r>
    </w:p>
    <w:p w14:paraId="15B1308B" w14:textId="7F11E130" w:rsidR="00A56C81" w:rsidRPr="00613A44" w:rsidRDefault="00A56C81" w:rsidP="00C82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8" w:after="0"/>
        <w:ind w:left="52" w:right="-1"/>
        <w:rPr>
          <w:rFonts w:ascii="Arial" w:eastAsia="Times New Roman" w:hAnsi="Arial" w:cs="Arial"/>
          <w:color w:val="000000"/>
          <w:highlight w:val="yellow"/>
          <w:rPrChange w:id="808" w:author="João Calado" w:date="2020-06-11T20:10:00Z">
            <w:rPr>
              <w:rFonts w:ascii="Arial" w:eastAsia="Times New Roman" w:hAnsi="Arial" w:cs="Arial"/>
              <w:color w:val="000000"/>
            </w:rPr>
          </w:rPrChange>
        </w:rPr>
      </w:pPr>
      <w:r w:rsidRPr="00A56C81">
        <w:rPr>
          <w:rFonts w:ascii="Arial" w:eastAsia="Times New Roman" w:hAnsi="Arial" w:cs="Arial"/>
          <w:color w:val="000000"/>
        </w:rPr>
        <w:t xml:space="preserve">• </w:t>
      </w:r>
      <w:r w:rsidRPr="00613A44">
        <w:rPr>
          <w:rFonts w:ascii="Arial" w:eastAsia="Times New Roman" w:hAnsi="Arial" w:cs="Arial"/>
          <w:color w:val="000000"/>
          <w:highlight w:val="yellow"/>
          <w:rPrChange w:id="809" w:author="João Calado" w:date="2020-06-11T20:10:00Z">
            <w:rPr>
              <w:rFonts w:ascii="Arial" w:eastAsia="Times New Roman" w:hAnsi="Arial" w:cs="Arial"/>
              <w:color w:val="000000"/>
            </w:rPr>
          </w:rPrChange>
        </w:rPr>
        <w:t xml:space="preserve">Empresas situadas nas Regiões NUTS II do Norte, Centro e Alentejo = </w:t>
      </w:r>
      <w:r w:rsidR="00C828DD" w:rsidRPr="00613A44">
        <w:rPr>
          <w:rFonts w:ascii="Arial" w:eastAsia="Times New Roman" w:hAnsi="Arial" w:cs="Arial"/>
          <w:color w:val="000000"/>
          <w:highlight w:val="yellow"/>
          <w:rPrChange w:id="810" w:author="João Calado" w:date="2020-06-11T20:10:00Z">
            <w:rPr>
              <w:rFonts w:ascii="Arial" w:eastAsia="Times New Roman" w:hAnsi="Arial" w:cs="Arial"/>
              <w:color w:val="000000"/>
            </w:rPr>
          </w:rPrChange>
        </w:rPr>
        <w:t>391</w:t>
      </w:r>
      <w:r w:rsidRPr="00613A44">
        <w:rPr>
          <w:rFonts w:ascii="Arial" w:eastAsia="Times New Roman" w:hAnsi="Arial" w:cs="Arial"/>
          <w:color w:val="000000"/>
          <w:highlight w:val="yellow"/>
          <w:rPrChange w:id="811" w:author="João Calado" w:date="2020-06-11T20:10:00Z">
            <w:rPr>
              <w:rFonts w:ascii="Arial" w:eastAsia="Times New Roman" w:hAnsi="Arial" w:cs="Arial"/>
              <w:color w:val="000000"/>
            </w:rPr>
          </w:rPrChange>
        </w:rPr>
        <w:t>.</w:t>
      </w:r>
      <w:r w:rsidR="00C828DD" w:rsidRPr="00613A44">
        <w:rPr>
          <w:rFonts w:ascii="Arial" w:eastAsia="Times New Roman" w:hAnsi="Arial" w:cs="Arial"/>
          <w:color w:val="000000"/>
          <w:highlight w:val="yellow"/>
          <w:rPrChange w:id="812" w:author="João Calado" w:date="2020-06-11T20:10:00Z">
            <w:rPr>
              <w:rFonts w:ascii="Arial" w:eastAsia="Times New Roman" w:hAnsi="Arial" w:cs="Arial"/>
              <w:color w:val="000000"/>
            </w:rPr>
          </w:rPrChange>
        </w:rPr>
        <w:t>439</w:t>
      </w:r>
      <w:r w:rsidRPr="00613A44">
        <w:rPr>
          <w:rFonts w:ascii="Arial" w:eastAsia="Times New Roman" w:hAnsi="Arial" w:cs="Arial"/>
          <w:color w:val="000000"/>
          <w:highlight w:val="yellow"/>
          <w:rPrChange w:id="813" w:author="João Calado" w:date="2020-06-11T20:10:00Z">
            <w:rPr>
              <w:rFonts w:ascii="Arial" w:eastAsia="Times New Roman" w:hAnsi="Arial" w:cs="Arial"/>
              <w:color w:val="000000"/>
            </w:rPr>
          </w:rPrChange>
        </w:rPr>
        <w:t xml:space="preserve"> </w:t>
      </w:r>
      <w:commentRangeStart w:id="814"/>
      <w:commentRangeStart w:id="815"/>
      <w:r w:rsidRPr="00613A44">
        <w:rPr>
          <w:rFonts w:ascii="Arial" w:eastAsia="Times New Roman" w:hAnsi="Arial" w:cs="Arial"/>
          <w:color w:val="000000"/>
          <w:highlight w:val="yellow"/>
          <w:rPrChange w:id="816" w:author="João Calado" w:date="2020-06-11T20:10:00Z">
            <w:rPr>
              <w:rFonts w:ascii="Arial" w:eastAsia="Times New Roman" w:hAnsi="Arial" w:cs="Arial"/>
              <w:color w:val="000000"/>
            </w:rPr>
          </w:rPrChange>
        </w:rPr>
        <w:t>entidades</w:t>
      </w:r>
      <w:commentRangeEnd w:id="814"/>
      <w:r w:rsidR="00613A44">
        <w:rPr>
          <w:rStyle w:val="Refdecomentrio"/>
        </w:rPr>
        <w:commentReference w:id="814"/>
      </w:r>
      <w:commentRangeEnd w:id="815"/>
      <w:r w:rsidR="003A312D">
        <w:rPr>
          <w:rStyle w:val="Refdecomentrio"/>
        </w:rPr>
        <w:commentReference w:id="815"/>
      </w:r>
      <w:r w:rsidRPr="00613A44">
        <w:rPr>
          <w:rFonts w:ascii="Arial" w:eastAsia="Times New Roman" w:hAnsi="Arial" w:cs="Arial"/>
          <w:color w:val="000000"/>
          <w:highlight w:val="yellow"/>
          <w:rPrChange w:id="817" w:author="João Calado" w:date="2020-06-11T20:10:00Z">
            <w:rPr>
              <w:rFonts w:ascii="Arial" w:eastAsia="Times New Roman" w:hAnsi="Arial" w:cs="Arial"/>
              <w:color w:val="000000"/>
            </w:rPr>
          </w:rPrChange>
        </w:rPr>
        <w:t xml:space="preserve"> </w:t>
      </w:r>
    </w:p>
    <w:p w14:paraId="499FF9FF" w14:textId="63E99140" w:rsidR="00A56C81" w:rsidRPr="00613A44" w:rsidRDefault="00A56C81" w:rsidP="00C82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8" w:after="0"/>
        <w:ind w:left="52" w:right="-1"/>
        <w:rPr>
          <w:rFonts w:ascii="Arial" w:eastAsia="Times New Roman" w:hAnsi="Arial" w:cs="Arial"/>
          <w:color w:val="000000"/>
          <w:highlight w:val="yellow"/>
          <w:rPrChange w:id="818" w:author="João Calado" w:date="2020-06-11T20:10:00Z">
            <w:rPr>
              <w:rFonts w:ascii="Arial" w:eastAsia="Times New Roman" w:hAnsi="Arial" w:cs="Arial"/>
              <w:color w:val="000000"/>
            </w:rPr>
          </w:rPrChange>
        </w:rPr>
      </w:pPr>
      <w:r w:rsidRPr="00613A44">
        <w:rPr>
          <w:rFonts w:ascii="Arial" w:eastAsia="Times New Roman" w:hAnsi="Arial" w:cs="Arial"/>
          <w:color w:val="000000"/>
          <w:highlight w:val="yellow"/>
          <w:rPrChange w:id="819" w:author="João Calado" w:date="2020-06-11T20:10:00Z">
            <w:rPr>
              <w:rFonts w:ascii="Arial" w:eastAsia="Times New Roman" w:hAnsi="Arial" w:cs="Arial"/>
              <w:color w:val="000000"/>
            </w:rPr>
          </w:rPrChange>
        </w:rPr>
        <w:t xml:space="preserve">• No de alunos oriundos das Regiões NUTS II do Norte, Centro e Alentejo = </w:t>
      </w:r>
      <w:r w:rsidRPr="00613A44">
        <w:rPr>
          <w:rFonts w:ascii="Arial" w:eastAsia="Times New Roman" w:hAnsi="Arial" w:cs="Arial"/>
          <w:color w:val="FF0000"/>
          <w:highlight w:val="yellow"/>
        </w:rPr>
        <w:t xml:space="preserve">25% de </w:t>
      </w:r>
      <w:r w:rsidR="00C828DD" w:rsidRPr="00613A44">
        <w:rPr>
          <w:rFonts w:ascii="Arial" w:eastAsia="Times New Roman" w:hAnsi="Arial" w:cs="Arial"/>
          <w:color w:val="FF0000"/>
          <w:highlight w:val="yellow"/>
        </w:rPr>
        <w:t>2</w:t>
      </w:r>
      <w:r w:rsidRPr="00613A44">
        <w:rPr>
          <w:rFonts w:ascii="Arial" w:eastAsia="Times New Roman" w:hAnsi="Arial" w:cs="Arial"/>
          <w:color w:val="FF0000"/>
          <w:highlight w:val="yellow"/>
        </w:rPr>
        <w:t>.</w:t>
      </w:r>
      <w:r w:rsidR="00C828DD" w:rsidRPr="00613A44">
        <w:rPr>
          <w:rFonts w:ascii="Arial" w:eastAsia="Times New Roman" w:hAnsi="Arial" w:cs="Arial"/>
          <w:color w:val="FF0000"/>
          <w:highlight w:val="yellow"/>
        </w:rPr>
        <w:t>700</w:t>
      </w:r>
      <w:r w:rsidRPr="00613A44">
        <w:rPr>
          <w:rFonts w:ascii="Arial" w:eastAsia="Times New Roman" w:hAnsi="Arial" w:cs="Arial"/>
          <w:color w:val="FF0000"/>
          <w:highlight w:val="yellow"/>
        </w:rPr>
        <w:t xml:space="preserve"> alunos = </w:t>
      </w:r>
      <w:r w:rsidR="00C828DD" w:rsidRPr="00613A44">
        <w:rPr>
          <w:rFonts w:ascii="Arial" w:eastAsia="Times New Roman" w:hAnsi="Arial" w:cs="Arial"/>
          <w:color w:val="FF0000"/>
          <w:highlight w:val="yellow"/>
        </w:rPr>
        <w:t>675</w:t>
      </w:r>
      <w:r w:rsidRPr="00613A44">
        <w:rPr>
          <w:rFonts w:ascii="Arial" w:eastAsia="Times New Roman" w:hAnsi="Arial" w:cs="Arial"/>
          <w:color w:val="000000"/>
          <w:highlight w:val="yellow"/>
          <w:rPrChange w:id="820" w:author="João Calado" w:date="2020-06-11T20:10:00Z">
            <w:rPr>
              <w:rFonts w:ascii="Arial" w:eastAsia="Times New Roman" w:hAnsi="Arial" w:cs="Arial"/>
              <w:color w:val="000000"/>
            </w:rPr>
          </w:rPrChange>
        </w:rPr>
        <w:t xml:space="preserve"> pessoas</w:t>
      </w:r>
    </w:p>
    <w:p w14:paraId="194679A4" w14:textId="276B2C03" w:rsidR="00A56C81" w:rsidRPr="00613A44" w:rsidRDefault="00A56C81" w:rsidP="00C82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8"/>
        <w:ind w:left="52" w:right="-1"/>
        <w:rPr>
          <w:rFonts w:ascii="Arial" w:eastAsia="Times New Roman" w:hAnsi="Arial" w:cs="Arial"/>
          <w:color w:val="000000"/>
          <w:highlight w:val="yellow"/>
          <w:rPrChange w:id="821" w:author="João Calado" w:date="2020-06-11T20:10:00Z">
            <w:rPr>
              <w:rFonts w:ascii="Arial" w:eastAsia="Times New Roman" w:hAnsi="Arial" w:cs="Arial"/>
              <w:color w:val="000000"/>
            </w:rPr>
          </w:rPrChange>
        </w:rPr>
      </w:pPr>
      <w:r w:rsidRPr="00613A44">
        <w:rPr>
          <w:rFonts w:ascii="Arial" w:eastAsia="Times New Roman" w:hAnsi="Arial" w:cs="Arial"/>
          <w:color w:val="000000"/>
          <w:highlight w:val="yellow"/>
          <w:rPrChange w:id="822" w:author="João Calado" w:date="2020-06-11T20:10:00Z">
            <w:rPr>
              <w:rFonts w:ascii="Arial" w:eastAsia="Times New Roman" w:hAnsi="Arial" w:cs="Arial"/>
              <w:color w:val="000000"/>
            </w:rPr>
          </w:rPrChange>
        </w:rPr>
        <w:t xml:space="preserve">• No de Alumni a trabalhar nas Regiões NUTS II do Norte, Centro e Alentejo = </w:t>
      </w:r>
      <w:r w:rsidRPr="00613A44">
        <w:rPr>
          <w:rFonts w:ascii="Arial" w:eastAsia="Times New Roman" w:hAnsi="Arial" w:cs="Arial"/>
          <w:color w:val="FF0000"/>
          <w:highlight w:val="yellow"/>
        </w:rPr>
        <w:t xml:space="preserve">10% de </w:t>
      </w:r>
      <w:r w:rsidR="00C828DD" w:rsidRPr="00613A44">
        <w:rPr>
          <w:rFonts w:ascii="Arial" w:eastAsia="Times New Roman" w:hAnsi="Arial" w:cs="Arial"/>
          <w:color w:val="FF0000"/>
          <w:highlight w:val="yellow"/>
        </w:rPr>
        <w:t>50</w:t>
      </w:r>
      <w:r w:rsidRPr="00613A44">
        <w:rPr>
          <w:rFonts w:ascii="Arial" w:eastAsia="Times New Roman" w:hAnsi="Arial" w:cs="Arial"/>
          <w:color w:val="FF0000"/>
          <w:highlight w:val="yellow"/>
        </w:rPr>
        <w:t>.</w:t>
      </w:r>
      <w:r w:rsidR="00C828DD" w:rsidRPr="00613A44">
        <w:rPr>
          <w:rFonts w:ascii="Arial" w:eastAsia="Times New Roman" w:hAnsi="Arial" w:cs="Arial"/>
          <w:color w:val="FF0000"/>
          <w:highlight w:val="yellow"/>
        </w:rPr>
        <w:t>00</w:t>
      </w:r>
      <w:r w:rsidRPr="00613A44">
        <w:rPr>
          <w:rFonts w:ascii="Arial" w:eastAsia="Times New Roman" w:hAnsi="Arial" w:cs="Arial"/>
          <w:color w:val="FF0000"/>
          <w:highlight w:val="yellow"/>
        </w:rPr>
        <w:t xml:space="preserve">0 = </w:t>
      </w:r>
      <w:r w:rsidR="00C828DD" w:rsidRPr="00613A44">
        <w:rPr>
          <w:rFonts w:ascii="Arial" w:eastAsia="Times New Roman" w:hAnsi="Arial" w:cs="Arial"/>
          <w:color w:val="FF0000"/>
          <w:highlight w:val="yellow"/>
        </w:rPr>
        <w:t>5.000</w:t>
      </w:r>
      <w:r w:rsidRPr="00613A44">
        <w:rPr>
          <w:rFonts w:ascii="Arial" w:eastAsia="Times New Roman" w:hAnsi="Arial" w:cs="Arial"/>
          <w:color w:val="000000"/>
          <w:highlight w:val="yellow"/>
          <w:rPrChange w:id="823" w:author="João Calado" w:date="2020-06-11T20:10:00Z">
            <w:rPr>
              <w:rFonts w:ascii="Arial" w:eastAsia="Times New Roman" w:hAnsi="Arial" w:cs="Arial"/>
              <w:color w:val="000000"/>
            </w:rPr>
          </w:rPrChange>
        </w:rPr>
        <w:t xml:space="preserve"> pessoas </w:t>
      </w:r>
    </w:p>
    <w:p w14:paraId="3FB53F6D" w14:textId="536E6856" w:rsidR="00A56C81" w:rsidRPr="00613A44" w:rsidRDefault="00A56C81" w:rsidP="00C82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8"/>
        <w:ind w:left="52" w:right="-1"/>
        <w:rPr>
          <w:rFonts w:ascii="Arial" w:eastAsia="Times New Roman" w:hAnsi="Arial" w:cs="Arial"/>
          <w:color w:val="000000"/>
          <w:highlight w:val="yellow"/>
          <w:rPrChange w:id="824" w:author="João Calado" w:date="2020-06-11T20:10:00Z">
            <w:rPr>
              <w:rFonts w:ascii="Arial" w:eastAsia="Times New Roman" w:hAnsi="Arial" w:cs="Arial"/>
              <w:color w:val="000000"/>
            </w:rPr>
          </w:rPrChange>
        </w:rPr>
      </w:pPr>
      <w:r w:rsidRPr="00613A44">
        <w:rPr>
          <w:rFonts w:ascii="Arial" w:eastAsia="Times New Roman" w:hAnsi="Arial" w:cs="Arial"/>
          <w:color w:val="000000"/>
          <w:highlight w:val="yellow"/>
          <w:rPrChange w:id="825" w:author="João Calado" w:date="2020-06-11T20:10:00Z">
            <w:rPr>
              <w:rFonts w:ascii="Arial" w:eastAsia="Times New Roman" w:hAnsi="Arial" w:cs="Arial"/>
              <w:color w:val="000000"/>
            </w:rPr>
          </w:rPrChange>
        </w:rPr>
        <w:t xml:space="preserve">• Candidatos oriundos das Regiões NUTS II do Norte, Centro e Alentejo = </w:t>
      </w:r>
      <w:r w:rsidRPr="00613A44">
        <w:rPr>
          <w:rFonts w:ascii="Arial" w:eastAsia="Times New Roman" w:hAnsi="Arial" w:cs="Arial"/>
          <w:color w:val="FF0000"/>
          <w:highlight w:val="yellow"/>
        </w:rPr>
        <w:t xml:space="preserve">15% de </w:t>
      </w:r>
      <w:r w:rsidR="00C828DD" w:rsidRPr="00613A44">
        <w:rPr>
          <w:rFonts w:ascii="Arial" w:eastAsia="Times New Roman" w:hAnsi="Arial" w:cs="Arial"/>
          <w:color w:val="FF0000"/>
          <w:highlight w:val="yellow"/>
        </w:rPr>
        <w:t>2</w:t>
      </w:r>
      <w:r w:rsidRPr="00613A44">
        <w:rPr>
          <w:rFonts w:ascii="Arial" w:eastAsia="Times New Roman" w:hAnsi="Arial" w:cs="Arial"/>
          <w:color w:val="FF0000"/>
          <w:highlight w:val="yellow"/>
        </w:rPr>
        <w:t>.</w:t>
      </w:r>
      <w:r w:rsidR="00C828DD" w:rsidRPr="00613A44">
        <w:rPr>
          <w:rFonts w:ascii="Arial" w:eastAsia="Times New Roman" w:hAnsi="Arial" w:cs="Arial"/>
          <w:color w:val="FF0000"/>
          <w:highlight w:val="yellow"/>
        </w:rPr>
        <w:t>000</w:t>
      </w:r>
      <w:r w:rsidRPr="00613A44">
        <w:rPr>
          <w:rFonts w:ascii="Arial" w:eastAsia="Times New Roman" w:hAnsi="Arial" w:cs="Arial"/>
          <w:color w:val="FF0000"/>
          <w:highlight w:val="yellow"/>
        </w:rPr>
        <w:t xml:space="preserve"> candidatos = </w:t>
      </w:r>
      <w:r w:rsidR="00C828DD" w:rsidRPr="00792694">
        <w:rPr>
          <w:rFonts w:ascii="Arial" w:eastAsia="Times New Roman" w:hAnsi="Arial" w:cs="Arial"/>
          <w:color w:val="FF0000"/>
          <w:highlight w:val="yellow"/>
        </w:rPr>
        <w:t>300</w:t>
      </w:r>
      <w:r w:rsidRPr="00613A44">
        <w:rPr>
          <w:rFonts w:ascii="Arial" w:eastAsia="Times New Roman" w:hAnsi="Arial" w:cs="Arial"/>
          <w:color w:val="000000"/>
          <w:highlight w:val="yellow"/>
          <w:rPrChange w:id="826" w:author="João Calado" w:date="2020-06-11T20:10:00Z">
            <w:rPr>
              <w:rFonts w:ascii="Arial" w:eastAsia="Times New Roman" w:hAnsi="Arial" w:cs="Arial"/>
              <w:color w:val="000000"/>
            </w:rPr>
          </w:rPrChange>
        </w:rPr>
        <w:t xml:space="preserve"> pessoas </w:t>
      </w:r>
    </w:p>
    <w:p w14:paraId="274F10F1" w14:textId="77777777" w:rsidR="00A56C81" w:rsidRPr="00A56C81" w:rsidRDefault="00A56C81" w:rsidP="009C41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8"/>
        <w:ind w:right="-1"/>
        <w:rPr>
          <w:rFonts w:ascii="Arial" w:eastAsia="Times New Roman" w:hAnsi="Arial" w:cs="Arial"/>
          <w:color w:val="000000"/>
        </w:rPr>
      </w:pPr>
      <w:r w:rsidRPr="00613A44">
        <w:rPr>
          <w:rFonts w:ascii="Arial" w:eastAsia="Times New Roman" w:hAnsi="Arial" w:cs="Arial"/>
          <w:color w:val="000000"/>
          <w:highlight w:val="yellow"/>
          <w:rPrChange w:id="827" w:author="João Calado" w:date="2020-06-11T20:10:00Z">
            <w:rPr>
              <w:rFonts w:ascii="Arial" w:eastAsia="Times New Roman" w:hAnsi="Arial" w:cs="Arial"/>
              <w:color w:val="000000"/>
            </w:rPr>
          </w:rPrChange>
        </w:rPr>
        <w:t xml:space="preserve">Podemos, pois concluir que a População das Regiões NUTS II do Norte, Centro e Alentejo abrangida por este projeto é de </w:t>
      </w:r>
      <w:r w:rsidRPr="00613A44">
        <w:rPr>
          <w:rFonts w:ascii="Arial" w:eastAsia="Times New Roman" w:hAnsi="Arial" w:cs="Arial"/>
          <w:color w:val="FF0000"/>
          <w:highlight w:val="yellow"/>
        </w:rPr>
        <w:t>483.643</w:t>
      </w:r>
      <w:r w:rsidRPr="00613A44">
        <w:rPr>
          <w:rFonts w:ascii="Arial" w:eastAsia="Times New Roman" w:hAnsi="Arial" w:cs="Arial"/>
          <w:color w:val="000000"/>
          <w:highlight w:val="yellow"/>
          <w:rPrChange w:id="828" w:author="João Calado" w:date="2020-06-11T20:10:00Z">
            <w:rPr>
              <w:rFonts w:ascii="Arial" w:eastAsia="Times New Roman" w:hAnsi="Arial" w:cs="Arial"/>
              <w:color w:val="000000"/>
            </w:rPr>
          </w:rPrChange>
        </w:rPr>
        <w:t xml:space="preserve"> entidades.</w:t>
      </w:r>
      <w:r w:rsidRPr="00A56C81">
        <w:rPr>
          <w:rFonts w:ascii="Arial" w:eastAsia="Times New Roman" w:hAnsi="Arial" w:cs="Arial"/>
          <w:color w:val="000000"/>
        </w:rPr>
        <w:t xml:space="preserve"> </w:t>
      </w:r>
    </w:p>
    <w:p w14:paraId="679670FF" w14:textId="716E5236" w:rsidR="00A56C81" w:rsidRPr="00A56C81" w:rsidRDefault="00A56C81" w:rsidP="009C41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3"/>
        <w:ind w:right="-1"/>
        <w:jc w:val="both"/>
        <w:rPr>
          <w:rFonts w:ascii="Arial" w:eastAsia="Times New Roman" w:hAnsi="Arial" w:cs="Arial"/>
          <w:color w:val="000000"/>
        </w:rPr>
      </w:pPr>
      <w:r w:rsidRPr="00A56C81">
        <w:rPr>
          <w:rFonts w:ascii="Arial" w:eastAsia="Times New Roman" w:hAnsi="Arial" w:cs="Arial"/>
          <w:color w:val="000000"/>
        </w:rPr>
        <w:t xml:space="preserve">Com a presente operação pretende-se a simplificação de processos agilizando e </w:t>
      </w:r>
      <w:r w:rsidR="00B46C6F">
        <w:rPr>
          <w:rFonts w:ascii="Arial" w:eastAsia="Times New Roman" w:hAnsi="Arial" w:cs="Arial"/>
          <w:color w:val="000000"/>
        </w:rPr>
        <w:t>o acesso à</w:t>
      </w:r>
      <w:r w:rsidRPr="00A56C81">
        <w:rPr>
          <w:rFonts w:ascii="Arial" w:eastAsia="Times New Roman" w:hAnsi="Arial" w:cs="Arial"/>
          <w:color w:val="000000"/>
        </w:rPr>
        <w:t xml:space="preserve"> informação por parte do ISE</w:t>
      </w:r>
      <w:r w:rsidR="00C828DD">
        <w:rPr>
          <w:rFonts w:ascii="Arial" w:eastAsia="Times New Roman" w:hAnsi="Arial" w:cs="Arial"/>
          <w:color w:val="000000"/>
        </w:rPr>
        <w:t>G</w:t>
      </w:r>
      <w:r w:rsidRPr="00A56C81">
        <w:rPr>
          <w:rFonts w:ascii="Arial" w:eastAsia="Times New Roman" w:hAnsi="Arial" w:cs="Arial"/>
          <w:color w:val="000000"/>
        </w:rPr>
        <w:t xml:space="preserve"> em todo o País, a um custo mais baixo. Esta melhoria na acessibilidade a este tipo de serviços, a um custo menor, nomeadamente no acesso à informação, na solicitação de documentos por meios digitais, no conhecimento do perfil e dos objetivos de carreira dos alunos que acabam os cursos e que podem reforçar a equipa de colaboradores das empresas constituem uma mais valia para todos os Cidadãos e as Empresas localizadas nas Regiões NUTS II do Norte, Centro e Alentejo.</w:t>
      </w:r>
    </w:p>
    <w:p w14:paraId="1179D3BC" w14:textId="61827C3D" w:rsidR="00A56C81" w:rsidRPr="00A56C81" w:rsidRDefault="00A56C81" w:rsidP="009C4154">
      <w:pPr>
        <w:widowControl w:val="0"/>
        <w:pBdr>
          <w:top w:val="nil"/>
          <w:left w:val="nil"/>
          <w:bottom w:val="nil"/>
          <w:right w:val="nil"/>
          <w:between w:val="nil"/>
        </w:pBdr>
        <w:ind w:right="-307"/>
        <w:jc w:val="both"/>
        <w:rPr>
          <w:rFonts w:ascii="Arial" w:eastAsia="Times New Roman" w:hAnsi="Arial" w:cs="Arial"/>
          <w:color w:val="000000"/>
        </w:rPr>
      </w:pPr>
      <w:r w:rsidRPr="00A56C81">
        <w:rPr>
          <w:rFonts w:ascii="Arial" w:eastAsia="Times New Roman" w:hAnsi="Arial" w:cs="Arial"/>
          <w:color w:val="000000"/>
        </w:rPr>
        <w:t xml:space="preserve">Esta </w:t>
      </w:r>
      <w:r w:rsidR="00C828DD">
        <w:rPr>
          <w:rFonts w:ascii="Arial" w:eastAsia="Times New Roman" w:hAnsi="Arial" w:cs="Arial"/>
          <w:color w:val="000000"/>
        </w:rPr>
        <w:t>simplificação</w:t>
      </w:r>
      <w:r w:rsidRPr="00A56C81">
        <w:rPr>
          <w:rFonts w:ascii="Arial" w:eastAsia="Times New Roman" w:hAnsi="Arial" w:cs="Arial"/>
          <w:color w:val="000000"/>
        </w:rPr>
        <w:t xml:space="preserve"> de processos</w:t>
      </w:r>
      <w:r w:rsidR="00C828DD">
        <w:rPr>
          <w:rFonts w:ascii="Arial" w:eastAsia="Times New Roman" w:hAnsi="Arial" w:cs="Arial"/>
          <w:color w:val="000000"/>
        </w:rPr>
        <w:t>,</w:t>
      </w:r>
      <w:r w:rsidRPr="00A56C81">
        <w:rPr>
          <w:rFonts w:ascii="Arial" w:eastAsia="Times New Roman" w:hAnsi="Arial" w:cs="Arial"/>
          <w:color w:val="000000"/>
        </w:rPr>
        <w:t xml:space="preserve"> serviços </w:t>
      </w:r>
      <w:r w:rsidR="00C828DD">
        <w:rPr>
          <w:rFonts w:ascii="Arial" w:eastAsia="Times New Roman" w:hAnsi="Arial" w:cs="Arial"/>
          <w:color w:val="000000"/>
        </w:rPr>
        <w:t xml:space="preserve">e de acesso à informação </w:t>
      </w:r>
      <w:r w:rsidRPr="00A56C81">
        <w:rPr>
          <w:rFonts w:ascii="Arial" w:eastAsia="Times New Roman" w:hAnsi="Arial" w:cs="Arial"/>
          <w:color w:val="000000"/>
        </w:rPr>
        <w:t xml:space="preserve">terá especial relevo em todo o território nacional, com incidência nas regiões de convergência, onde os custos de contexto são maiores, e como tal, toda e qualquer iniciativa que simplifique e modernize os serviços de apoio ao consumidor, empresas e público em geral, contribuirá para uma melhor coesão territorial. </w:t>
      </w:r>
    </w:p>
    <w:p w14:paraId="483AC3A7" w14:textId="0F152594" w:rsidR="00C828DD" w:rsidRDefault="00A56C81" w:rsidP="009C41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8"/>
        <w:ind w:right="-302"/>
        <w:jc w:val="both"/>
        <w:rPr>
          <w:rFonts w:ascii="Arial" w:eastAsia="Times New Roman" w:hAnsi="Arial" w:cs="Arial"/>
          <w:color w:val="000000"/>
        </w:rPr>
      </w:pPr>
      <w:r w:rsidRPr="00A56C81">
        <w:rPr>
          <w:rFonts w:ascii="Arial" w:eastAsia="Times New Roman" w:hAnsi="Arial" w:cs="Arial"/>
          <w:color w:val="000000"/>
        </w:rPr>
        <w:t xml:space="preserve">Existe assim um efeito de difusão do investimento sobre a economia Nacional e nas regiões referidas que se traduz na melhoria de muitos dos serviços prestados, que passam a ficar acessíveis </w:t>
      </w:r>
      <w:r w:rsidR="00B46C6F">
        <w:rPr>
          <w:rFonts w:ascii="Arial" w:eastAsia="Times New Roman" w:hAnsi="Arial" w:cs="Arial"/>
          <w:color w:val="000000"/>
        </w:rPr>
        <w:t>traduzindo-se numa maior rapidez de resposta e</w:t>
      </w:r>
      <w:r w:rsidRPr="00A56C81">
        <w:rPr>
          <w:rFonts w:ascii="Arial" w:eastAsia="Times New Roman" w:hAnsi="Arial" w:cs="Arial"/>
          <w:color w:val="000000"/>
        </w:rPr>
        <w:t xml:space="preserve"> evitand</w:t>
      </w:r>
      <w:r w:rsidR="00B46C6F">
        <w:rPr>
          <w:rFonts w:ascii="Arial" w:eastAsia="Times New Roman" w:hAnsi="Arial" w:cs="Arial"/>
          <w:color w:val="000000"/>
        </w:rPr>
        <w:t>o</w:t>
      </w:r>
      <w:r w:rsidRPr="00A56C81">
        <w:rPr>
          <w:rFonts w:ascii="Arial" w:eastAsia="Times New Roman" w:hAnsi="Arial" w:cs="Arial"/>
          <w:color w:val="000000"/>
        </w:rPr>
        <w:t xml:space="preserve"> desmobilizações geográficas destas regiões para Lisboa. </w:t>
      </w:r>
    </w:p>
    <w:p w14:paraId="70B483B3" w14:textId="293755A4" w:rsidR="00004FA0" w:rsidRPr="00C828DD" w:rsidRDefault="00A56C81" w:rsidP="009C41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8"/>
        <w:ind w:right="-302"/>
        <w:jc w:val="both"/>
        <w:rPr>
          <w:rFonts w:ascii="Arial" w:eastAsia="Times New Roman" w:hAnsi="Arial" w:cs="Arial"/>
          <w:color w:val="000000"/>
        </w:rPr>
      </w:pPr>
      <w:r w:rsidRPr="00A56C81">
        <w:rPr>
          <w:rFonts w:ascii="Arial" w:eastAsia="Times New Roman" w:hAnsi="Arial" w:cs="Arial"/>
          <w:color w:val="000000"/>
        </w:rPr>
        <w:t xml:space="preserve">Neste sentido, é claramente percetível que o efeito traduzido por esta iniciativa terá um efeito de grande </w:t>
      </w:r>
      <w:r w:rsidRPr="00A56C81">
        <w:rPr>
          <w:rFonts w:ascii="Arial" w:eastAsia="Times New Roman" w:hAnsi="Arial" w:cs="Arial"/>
          <w:color w:val="000000"/>
        </w:rPr>
        <w:lastRenderedPageBreak/>
        <w:t>difusão sobre o conjunto da economia nacional, não só incidindo na Administração Pública e na melhoria de alguns dos seus processos e prestação dos seus serviços, como também no tecido económico nacional.</w:t>
      </w:r>
    </w:p>
    <w:p w14:paraId="485A43E5" w14:textId="77777777" w:rsidR="00D92D40" w:rsidRPr="00004FA0" w:rsidRDefault="00D92D40" w:rsidP="00004FA0"/>
    <w:p w14:paraId="6663C865" w14:textId="41B79892" w:rsidR="00391269" w:rsidRPr="00D92D40" w:rsidRDefault="007766BE" w:rsidP="00D92D40">
      <w:pPr>
        <w:pStyle w:val="Ttulo1"/>
        <w:numPr>
          <w:ilvl w:val="0"/>
          <w:numId w:val="1"/>
        </w:numPr>
        <w:spacing w:after="120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829" w:name="_Toc42356458"/>
      <w:r w:rsidRPr="009B3869">
        <w:rPr>
          <w:rFonts w:ascii="Trebuchet MS" w:hAnsi="Trebuchet MS"/>
          <w:color w:val="1F497D" w:themeColor="text2"/>
          <w:sz w:val="24"/>
          <w:szCs w:val="24"/>
        </w:rPr>
        <w:t>Disposições legais, pareceres prévios e normas técnicas</w:t>
      </w:r>
      <w:bookmarkEnd w:id="829"/>
    </w:p>
    <w:p w14:paraId="2BCF8CD0" w14:textId="1E640E13" w:rsidR="00C828DD" w:rsidRDefault="00C828DD" w:rsidP="00391269">
      <w:pPr>
        <w:spacing w:after="120" w:line="280" w:lineRule="auto"/>
        <w:jc w:val="both"/>
      </w:pPr>
      <w:r w:rsidRPr="0084123C">
        <w:rPr>
          <w:rFonts w:ascii="Arial" w:eastAsia="Calibri" w:hAnsi="Arial" w:cs="Arial"/>
        </w:rPr>
        <w:t>O presente projeto está alinhado com as iniciativas de política pública para a Modernização do Estado e também em matéria de Capacitação da Administração Pública, que é um dos Pilares do Plano Nacional de Reformas, com a Estratégia TIC 2020 e com o respetivo Plano de Ação</w:t>
      </w:r>
      <w:r>
        <w:rPr>
          <w:rFonts w:ascii="Arial" w:eastAsia="Calibri" w:hAnsi="Arial" w:cs="Arial"/>
        </w:rPr>
        <w:t>, nomeadamente em matéria de Integração e Interoperabilidade, Inovação e Competitividade e Partilha de Recursos, em alinhamento, portanto, com os três eixos específicos definidos naquele documento</w:t>
      </w:r>
      <w:r w:rsidRPr="0084123C">
        <w:rPr>
          <w:rFonts w:ascii="Arial" w:eastAsia="Calibri" w:hAnsi="Arial" w:cs="Arial"/>
        </w:rPr>
        <w:t xml:space="preserve">, bem como com as medidas plasmadas no SIMPLEX+, </w:t>
      </w:r>
      <w:r w:rsidRPr="0084123C">
        <w:rPr>
          <w:rFonts w:ascii="Arial" w:hAnsi="Arial" w:cs="Arial"/>
          <w:color w:val="000000"/>
        </w:rPr>
        <w:t>nomeadamente a implementação de melhores respostas às necessidades das comunidades, cidadãos e empresas, e pela  valorização  de novos modelos organizativos e de interação que permitam a obtenção de ganhos de eficiência e do incremento da qualidade e da objetividade dos serviços prestados à comunidade e aos cidadãos</w:t>
      </w:r>
      <w:r>
        <w:rPr>
          <w:rFonts w:ascii="Arial" w:hAnsi="Arial" w:cs="Arial"/>
          <w:color w:val="000000"/>
        </w:rPr>
        <w:t>.</w:t>
      </w:r>
    </w:p>
    <w:p w14:paraId="66E00DC6" w14:textId="77777777" w:rsidR="00391269" w:rsidRPr="006E2D60" w:rsidRDefault="00391269" w:rsidP="00391269">
      <w:pPr>
        <w:spacing w:after="120" w:line="280" w:lineRule="auto"/>
        <w:jc w:val="both"/>
        <w:rPr>
          <w:rFonts w:ascii="Trebuchet MS" w:eastAsia="Trebuchet MS" w:hAnsi="Trebuchet MS" w:cs="Trebuchet MS"/>
        </w:rPr>
      </w:pPr>
    </w:p>
    <w:p w14:paraId="23E09583" w14:textId="30602BAB" w:rsidR="00886538" w:rsidRPr="00D92D40" w:rsidRDefault="007766BE" w:rsidP="00415A8B">
      <w:pPr>
        <w:pStyle w:val="Ttulo1"/>
        <w:numPr>
          <w:ilvl w:val="0"/>
          <w:numId w:val="1"/>
        </w:numPr>
        <w:spacing w:after="120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830" w:name="_Toc42356459"/>
      <w:r w:rsidRPr="009B3869">
        <w:rPr>
          <w:rFonts w:ascii="Trebuchet MS" w:hAnsi="Trebuchet MS"/>
          <w:color w:val="1F497D" w:themeColor="text2"/>
          <w:sz w:val="24"/>
          <w:szCs w:val="24"/>
        </w:rPr>
        <w:t>Impacto e mérito da operação</w:t>
      </w:r>
      <w:bookmarkEnd w:id="830"/>
    </w:p>
    <w:p w14:paraId="468770CE" w14:textId="63D64EFA" w:rsidR="00C828DD" w:rsidRDefault="00C828DD" w:rsidP="00415A8B">
      <w:pPr>
        <w:jc w:val="both"/>
      </w:pPr>
      <w:r>
        <w:rPr>
          <w:rFonts w:ascii="Arial" w:eastAsia="Arial" w:hAnsi="Arial" w:cs="Arial"/>
          <w:b/>
        </w:rPr>
        <w:t>Interno à Entidade</w:t>
      </w:r>
    </w:p>
    <w:p w14:paraId="07CB0F6B" w14:textId="0E315F09" w:rsidR="00776D9F" w:rsidRPr="00776D9F" w:rsidRDefault="00C828DD" w:rsidP="00776D9F">
      <w:pPr>
        <w:jc w:val="both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O diagnóstico identifica a necessidade </w:t>
      </w:r>
      <w:r w:rsidR="00776D9F">
        <w:rPr>
          <w:rFonts w:ascii="Arial" w:hAnsi="Arial" w:cs="Arial"/>
        </w:rPr>
        <w:t xml:space="preserve">de </w:t>
      </w:r>
      <w:r w:rsidR="00776D9F" w:rsidRPr="00170968">
        <w:rPr>
          <w:rFonts w:ascii="Arial" w:eastAsia="Times New Roman" w:hAnsi="Arial" w:cs="Arial"/>
          <w:color w:val="000000"/>
        </w:rPr>
        <w:t>moderniza</w:t>
      </w:r>
      <w:r w:rsidR="00776D9F">
        <w:rPr>
          <w:rFonts w:ascii="Arial" w:eastAsia="Times New Roman" w:hAnsi="Arial" w:cs="Arial"/>
          <w:color w:val="000000"/>
        </w:rPr>
        <w:t>ção</w:t>
      </w:r>
      <w:r w:rsidR="00776D9F" w:rsidRPr="00170968">
        <w:rPr>
          <w:rFonts w:ascii="Arial" w:eastAsia="Times New Roman" w:hAnsi="Arial" w:cs="Arial"/>
          <w:color w:val="000000"/>
        </w:rPr>
        <w:t xml:space="preserve"> </w:t>
      </w:r>
      <w:r w:rsidR="00776D9F">
        <w:rPr>
          <w:rFonts w:ascii="Arial" w:eastAsia="Times New Roman" w:hAnsi="Arial" w:cs="Arial"/>
          <w:color w:val="000000"/>
        </w:rPr>
        <w:t>d</w:t>
      </w:r>
      <w:r w:rsidR="00776D9F" w:rsidRPr="00170968">
        <w:rPr>
          <w:rFonts w:ascii="Arial" w:eastAsia="Times New Roman" w:hAnsi="Arial" w:cs="Arial"/>
          <w:color w:val="000000"/>
        </w:rPr>
        <w:t xml:space="preserve">os processos administrativos, educativos e de investigação através da desmaterialização </w:t>
      </w:r>
      <w:r w:rsidR="00776D9F">
        <w:rPr>
          <w:rFonts w:ascii="Arial" w:eastAsia="Times New Roman" w:hAnsi="Arial" w:cs="Arial"/>
          <w:color w:val="000000"/>
        </w:rPr>
        <w:t xml:space="preserve">e simplificação </w:t>
      </w:r>
      <w:r w:rsidR="00776D9F" w:rsidRPr="00170968">
        <w:rPr>
          <w:rFonts w:ascii="Arial" w:eastAsia="Times New Roman" w:hAnsi="Arial" w:cs="Arial"/>
          <w:color w:val="000000"/>
        </w:rPr>
        <w:t>dos processos administrativos e académico</w:t>
      </w:r>
      <w:r w:rsidR="00776D9F">
        <w:rPr>
          <w:rFonts w:ascii="Arial" w:eastAsia="Times New Roman" w:hAnsi="Arial" w:cs="Arial"/>
          <w:color w:val="000000"/>
        </w:rPr>
        <w:t>s</w:t>
      </w:r>
      <w:r w:rsidR="00776D9F" w:rsidRPr="00170968">
        <w:rPr>
          <w:rFonts w:ascii="Arial" w:eastAsia="Times New Roman" w:hAnsi="Arial" w:cs="Arial"/>
          <w:color w:val="000000"/>
        </w:rPr>
        <w:t xml:space="preserve">, da implementação de sistemas de gestão documental, de certificação de assinaturas, da interoperabilidade </w:t>
      </w:r>
      <w:r w:rsidR="00776D9F">
        <w:rPr>
          <w:rFonts w:ascii="Arial" w:eastAsia="Times New Roman" w:hAnsi="Arial" w:cs="Arial"/>
          <w:color w:val="000000"/>
        </w:rPr>
        <w:t xml:space="preserve">e interface </w:t>
      </w:r>
      <w:r w:rsidR="00776D9F" w:rsidRPr="00170968">
        <w:rPr>
          <w:rFonts w:ascii="Arial" w:eastAsia="Times New Roman" w:hAnsi="Arial" w:cs="Arial"/>
          <w:color w:val="000000"/>
        </w:rPr>
        <w:t xml:space="preserve">entre os diversos </w:t>
      </w:r>
      <w:r w:rsidR="00776D9F">
        <w:rPr>
          <w:rFonts w:ascii="Arial" w:eastAsia="Times New Roman" w:hAnsi="Arial" w:cs="Arial"/>
          <w:color w:val="000000"/>
        </w:rPr>
        <w:t xml:space="preserve">sistemas existentes na instituição e nos </w:t>
      </w:r>
      <w:r w:rsidR="00776D9F" w:rsidRPr="00170968">
        <w:rPr>
          <w:rFonts w:ascii="Arial" w:eastAsia="Times New Roman" w:hAnsi="Arial" w:cs="Arial"/>
          <w:color w:val="000000"/>
        </w:rPr>
        <w:t xml:space="preserve">organismos públicos e da gestão de entidades </w:t>
      </w:r>
    </w:p>
    <w:p w14:paraId="1B8FE714" w14:textId="2ED31D84" w:rsidR="00130EF8" w:rsidRPr="00C828DD" w:rsidRDefault="00C828DD" w:rsidP="00415A8B">
      <w:pPr>
        <w:jc w:val="both"/>
      </w:pPr>
      <w:r w:rsidRPr="00350557">
        <w:rPr>
          <w:rFonts w:ascii="Arial" w:hAnsi="Arial" w:cs="Arial"/>
        </w:rPr>
        <w:t>A implementação deste novo modelo de abordagem possibilitará a redução de custos operacionais</w:t>
      </w:r>
      <w:r>
        <w:rPr>
          <w:rFonts w:ascii="Arial" w:hAnsi="Arial" w:cs="Arial"/>
        </w:rPr>
        <w:t>, reafectação de recursos humanos</w:t>
      </w:r>
      <w:r w:rsidRPr="00350557">
        <w:rPr>
          <w:rFonts w:ascii="Arial" w:hAnsi="Arial" w:cs="Arial"/>
        </w:rPr>
        <w:t xml:space="preserve"> e a melhoria dos serviços prestados </w:t>
      </w:r>
      <w:r>
        <w:rPr>
          <w:rFonts w:ascii="Arial" w:hAnsi="Arial" w:cs="Arial"/>
        </w:rPr>
        <w:t>pelo ISEG,</w:t>
      </w:r>
      <w:r w:rsidRPr="00350557">
        <w:rPr>
          <w:rFonts w:ascii="Arial" w:hAnsi="Arial" w:cs="Arial"/>
        </w:rPr>
        <w:t xml:space="preserve"> contribuindo de forma determinante para o aumento da</w:t>
      </w:r>
      <w:r>
        <w:rPr>
          <w:rFonts w:ascii="Arial" w:hAnsi="Arial" w:cs="Arial"/>
        </w:rPr>
        <w:t xml:space="preserve"> </w:t>
      </w:r>
      <w:r w:rsidRPr="00350557">
        <w:rPr>
          <w:rFonts w:ascii="Arial" w:hAnsi="Arial" w:cs="Arial"/>
        </w:rPr>
        <w:t xml:space="preserve">eficiência e </w:t>
      </w:r>
      <w:r>
        <w:rPr>
          <w:rFonts w:ascii="Arial" w:hAnsi="Arial" w:cs="Arial"/>
        </w:rPr>
        <w:t>eficácia desses serviços.</w:t>
      </w:r>
    </w:p>
    <w:p w14:paraId="7AA0A934" w14:textId="6FCE3CE7" w:rsidR="00130EF8" w:rsidRDefault="00C828DD" w:rsidP="004A6B9A">
      <w:pPr>
        <w:jc w:val="both"/>
      </w:pPr>
      <w:r>
        <w:rPr>
          <w:rFonts w:ascii="Arial" w:eastAsia="Arial" w:hAnsi="Arial" w:cs="Arial"/>
        </w:rPr>
        <w:t>Na memória descritiva encontram-se os serviços disponibilizados pelo ISEG, que serão objeto de intervenção com a presente operação, as suas debilidades e as possibilidades de melhoria, bem como as ações de reestruturação e os resultados que com elas se espera obter.</w:t>
      </w:r>
    </w:p>
    <w:p w14:paraId="6BD64BD7" w14:textId="7CEAD5B3" w:rsidR="00C828DD" w:rsidRDefault="00C828DD" w:rsidP="004A6B9A">
      <w:pPr>
        <w:jc w:val="both"/>
        <w:rPr>
          <w:rFonts w:ascii="Arial" w:eastAsia="Arial" w:hAnsi="Arial" w:cs="Arial"/>
        </w:rPr>
      </w:pPr>
      <w:r w:rsidRPr="004A6B9A">
        <w:rPr>
          <w:rFonts w:ascii="Arial" w:eastAsia="Arial" w:hAnsi="Arial" w:cs="Arial"/>
        </w:rPr>
        <w:t>O projeto é claramente uma operação de capacitação e modernização do Instituto e contribui para o reforço da capacidade institucional, possibilitando a melhoria do serviço disponibilizado aos cidadãos</w:t>
      </w:r>
      <w:r>
        <w:rPr>
          <w:rFonts w:ascii="Arial" w:eastAsia="Arial" w:hAnsi="Arial" w:cs="Arial"/>
        </w:rPr>
        <w:t>,</w:t>
      </w:r>
      <w:r w:rsidRPr="004A6B9A">
        <w:rPr>
          <w:rFonts w:ascii="Arial" w:eastAsia="Arial" w:hAnsi="Arial" w:cs="Arial"/>
        </w:rPr>
        <w:t xml:space="preserve"> às empresas</w:t>
      </w:r>
      <w:r>
        <w:rPr>
          <w:rFonts w:ascii="Arial" w:eastAsia="Arial" w:hAnsi="Arial" w:cs="Arial"/>
        </w:rPr>
        <w:t xml:space="preserve"> e à comunidade em geral.</w:t>
      </w:r>
    </w:p>
    <w:p w14:paraId="013CF667" w14:textId="2EA8381C" w:rsidR="00130EF8" w:rsidRDefault="00C828DD" w:rsidP="004A6B9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Os custos encontram-se perfeitamente ajustados, assim como os resultados e objetivos esperados. Toda a operação está articulada de forma a que os investimentos resultem numa redução de custos de contexto e numa melhor prestação de serviços.</w:t>
      </w:r>
    </w:p>
    <w:p w14:paraId="18DB304B" w14:textId="5116DAF9" w:rsidR="00C828DD" w:rsidRDefault="00C828DD" w:rsidP="00F471C4">
      <w:pPr>
        <w:jc w:val="both"/>
      </w:pPr>
      <w:r w:rsidRPr="004A6B9A">
        <w:rPr>
          <w:rFonts w:ascii="Arial" w:eastAsia="Arial" w:hAnsi="Arial" w:cs="Arial"/>
        </w:rPr>
        <w:t xml:space="preserve">Este projeto corresponde assim a uma Inovação Organizacional e de Processo com um forte efeito no </w:t>
      </w:r>
      <w:r>
        <w:rPr>
          <w:rFonts w:ascii="Arial" w:eastAsia="Arial" w:hAnsi="Arial" w:cs="Arial"/>
        </w:rPr>
        <w:t>ISEG</w:t>
      </w:r>
      <w:r w:rsidRPr="004A6B9A">
        <w:rPr>
          <w:rFonts w:ascii="Arial" w:eastAsia="Arial" w:hAnsi="Arial" w:cs="Arial"/>
        </w:rPr>
        <w:t xml:space="preserve"> devido a uma elevada redefinição do seu modelo organizacional, </w:t>
      </w:r>
      <w:r w:rsidR="00776D9F">
        <w:rPr>
          <w:rFonts w:ascii="Arial" w:eastAsia="Arial" w:hAnsi="Arial" w:cs="Arial"/>
        </w:rPr>
        <w:t xml:space="preserve">em particular </w:t>
      </w:r>
      <w:r w:rsidRPr="004A6B9A">
        <w:rPr>
          <w:rFonts w:ascii="Arial" w:eastAsia="Arial" w:hAnsi="Arial" w:cs="Arial"/>
        </w:rPr>
        <w:t xml:space="preserve">na </w:t>
      </w:r>
      <w:r>
        <w:rPr>
          <w:rFonts w:ascii="Arial" w:eastAsia="Arial" w:hAnsi="Arial" w:cs="Arial"/>
        </w:rPr>
        <w:t>simplificação</w:t>
      </w:r>
      <w:r w:rsidRPr="004A6B9A">
        <w:rPr>
          <w:rFonts w:ascii="Arial" w:eastAsia="Arial" w:hAnsi="Arial" w:cs="Arial"/>
        </w:rPr>
        <w:t xml:space="preserve"> de processos</w:t>
      </w:r>
      <w:r>
        <w:rPr>
          <w:rFonts w:ascii="Arial" w:eastAsia="Arial" w:hAnsi="Arial" w:cs="Arial"/>
        </w:rPr>
        <w:t xml:space="preserve"> para acesso à informação </w:t>
      </w:r>
      <w:r w:rsidRPr="004A6B9A">
        <w:rPr>
          <w:rFonts w:ascii="Arial" w:eastAsia="Arial" w:hAnsi="Arial" w:cs="Arial"/>
        </w:rPr>
        <w:t>e no reforço da intensidade de utilização das TIC</w:t>
      </w:r>
      <w:r>
        <w:rPr>
          <w:rFonts w:ascii="Arial" w:eastAsia="Arial" w:hAnsi="Arial" w:cs="Arial"/>
        </w:rPr>
        <w:t>.</w:t>
      </w:r>
      <w:bookmarkStart w:id="831" w:name="_heading=h.44sinio"/>
      <w:bookmarkStart w:id="832" w:name="_heading=h.2jxsxqh"/>
      <w:bookmarkEnd w:id="831"/>
      <w:bookmarkEnd w:id="832"/>
    </w:p>
    <w:p w14:paraId="3B9B5587" w14:textId="0FB11E11" w:rsidR="00C828DD" w:rsidRDefault="00C828DD" w:rsidP="00F471C4">
      <w:pPr>
        <w:jc w:val="both"/>
      </w:pPr>
      <w:r>
        <w:rPr>
          <w:rFonts w:ascii="Arial" w:eastAsia="Arial" w:hAnsi="Arial" w:cs="Arial"/>
          <w:b/>
        </w:rPr>
        <w:t>Interno à Administração Pública</w:t>
      </w:r>
    </w:p>
    <w:p w14:paraId="77898009" w14:textId="2A24ACB2" w:rsidR="0035186E" w:rsidRDefault="00CC629D" w:rsidP="00C828DD">
      <w:pPr>
        <w:jc w:val="both"/>
      </w:pPr>
      <w:r w:rsidRPr="006701EB">
        <w:rPr>
          <w:rFonts w:ascii="Arial" w:hAnsi="Arial" w:cs="Arial"/>
        </w:rPr>
        <w:t>A instituição deste modelo</w:t>
      </w:r>
      <w:r w:rsidRPr="00350557">
        <w:rPr>
          <w:rFonts w:ascii="Arial" w:hAnsi="Arial" w:cs="Arial"/>
        </w:rPr>
        <w:t xml:space="preserve"> de comunicação</w:t>
      </w:r>
      <w:r w:rsidRPr="00F471C4">
        <w:rPr>
          <w:rFonts w:ascii="Arial" w:eastAsia="Arial" w:hAnsi="Arial" w:cs="Arial"/>
        </w:rPr>
        <w:t xml:space="preserve"> contempla a criação e partilha de canais de comunicação comuns, </w:t>
      </w:r>
      <w:r>
        <w:rPr>
          <w:rFonts w:ascii="Arial" w:eastAsia="Arial" w:hAnsi="Arial" w:cs="Arial"/>
        </w:rPr>
        <w:t xml:space="preserve">de informação integrada, de </w:t>
      </w:r>
      <w:r w:rsidRPr="00F471C4">
        <w:rPr>
          <w:rFonts w:ascii="Arial" w:eastAsia="Arial" w:hAnsi="Arial" w:cs="Arial"/>
        </w:rPr>
        <w:t xml:space="preserve">processos de gestão comum, </w:t>
      </w:r>
      <w:r>
        <w:rPr>
          <w:rFonts w:ascii="Arial" w:eastAsia="Arial" w:hAnsi="Arial" w:cs="Arial"/>
        </w:rPr>
        <w:t xml:space="preserve">de </w:t>
      </w:r>
      <w:r w:rsidRPr="00F471C4">
        <w:rPr>
          <w:rFonts w:ascii="Arial" w:eastAsia="Arial" w:hAnsi="Arial" w:cs="Arial"/>
        </w:rPr>
        <w:t>partilha de infraestruturas tecnológicas comuns e a utilização de serviços transversais partilhados e contribui para os objetivos específicos e o plano setorial do Ministério</w:t>
      </w:r>
      <w:r>
        <w:rPr>
          <w:rFonts w:ascii="Arial" w:eastAsia="Arial" w:hAnsi="Arial" w:cs="Arial"/>
        </w:rPr>
        <w:t>.</w:t>
      </w:r>
    </w:p>
    <w:p w14:paraId="4864799D" w14:textId="26013F1E" w:rsidR="005006C5" w:rsidRPr="00350557" w:rsidRDefault="005006C5" w:rsidP="005006C5">
      <w:pPr>
        <w:spacing w:before="240"/>
        <w:jc w:val="both"/>
        <w:rPr>
          <w:rFonts w:ascii="Arial" w:hAnsi="Arial" w:cs="Arial"/>
        </w:rPr>
      </w:pPr>
      <w:r>
        <w:rPr>
          <w:rFonts w:ascii="Arial" w:hAnsi="Arial" w:cs="Arial"/>
        </w:rPr>
        <w:t>P</w:t>
      </w:r>
      <w:r w:rsidRPr="00350557">
        <w:rPr>
          <w:rFonts w:ascii="Arial" w:hAnsi="Arial" w:cs="Arial"/>
        </w:rPr>
        <w:t>ermite uma melhoria substancial da eficiência e da eficácia dos serviços prestados, permitindo uma melhor alocação e racionalização dos recursos da Administração Pública, com reflexos ao nível da competitividade e dos gastos decorrentes da prestação destes serviços.</w:t>
      </w:r>
    </w:p>
    <w:p w14:paraId="5F512E27" w14:textId="7EAB72F4" w:rsidR="005006C5" w:rsidRDefault="005006C5" w:rsidP="00F471C4">
      <w:pPr>
        <w:jc w:val="both"/>
        <w:rPr>
          <w:rFonts w:ascii="Arial" w:hAnsi="Arial" w:cs="Arial"/>
        </w:rPr>
      </w:pPr>
      <w:r w:rsidRPr="00350557">
        <w:rPr>
          <w:rFonts w:ascii="Arial" w:hAnsi="Arial" w:cs="Arial"/>
        </w:rPr>
        <w:t>Esta operação demonstra uma forte contribuição para a partilha de canais de informação e de infraestruturas tecnológicas comuns ou interoperáveis de forma transversal a várias entidades no domínio da Administração Pública, com consequente simplificação dos processos e a facilidade de acesso à informação através de meios digitais que estará acessível a esse conjunto de entidades</w:t>
      </w:r>
      <w:r>
        <w:rPr>
          <w:rFonts w:ascii="Arial" w:hAnsi="Arial" w:cs="Arial"/>
        </w:rPr>
        <w:t>.</w:t>
      </w:r>
    </w:p>
    <w:p w14:paraId="02D5F2B9" w14:textId="0F6D6DF5" w:rsidR="005006C5" w:rsidRPr="00CC629D" w:rsidRDefault="00CC629D" w:rsidP="00F471C4">
      <w:pPr>
        <w:jc w:val="both"/>
        <w:rPr>
          <w:rFonts w:ascii="Arial" w:eastAsia="Arial" w:hAnsi="Arial" w:cs="Arial"/>
        </w:rPr>
      </w:pPr>
      <w:r w:rsidRPr="00F471C4">
        <w:rPr>
          <w:rFonts w:ascii="Arial" w:eastAsia="Arial" w:hAnsi="Arial" w:cs="Arial"/>
        </w:rPr>
        <w:t xml:space="preserve">Esta candidatura incorpora a </w:t>
      </w:r>
      <w:r>
        <w:rPr>
          <w:rFonts w:ascii="Arial" w:eastAsia="Arial" w:hAnsi="Arial" w:cs="Arial"/>
        </w:rPr>
        <w:t>r</w:t>
      </w:r>
      <w:r w:rsidRPr="00F471C4">
        <w:rPr>
          <w:rFonts w:ascii="Arial" w:eastAsia="Arial" w:hAnsi="Arial" w:cs="Arial"/>
        </w:rPr>
        <w:t>acionalização da prestação de serviços públicos por meios eletrónicos, a Racionalização das TIC e modernização administrativa dentro dos organismos públicos, potencia a Administração aberta e novos canais de oferta formativa e incorpora o RNID</w:t>
      </w:r>
      <w:r>
        <w:rPr>
          <w:rFonts w:ascii="Arial" w:eastAsia="Arial" w:hAnsi="Arial" w:cs="Arial"/>
        </w:rPr>
        <w:t>.</w:t>
      </w:r>
      <w:bookmarkStart w:id="833" w:name="_heading=h.z337ya"/>
      <w:bookmarkEnd w:id="833"/>
    </w:p>
    <w:p w14:paraId="0C6029C8" w14:textId="5AD1F6D8" w:rsidR="00CC629D" w:rsidRDefault="00CC629D" w:rsidP="00F471C4">
      <w:pPr>
        <w:jc w:val="both"/>
      </w:pPr>
      <w:bookmarkStart w:id="834" w:name="_heading=h.3j2qqm3"/>
      <w:bookmarkEnd w:id="834"/>
      <w:r>
        <w:rPr>
          <w:rFonts w:ascii="Arial" w:eastAsia="Arial" w:hAnsi="Arial" w:cs="Arial"/>
          <w:b/>
        </w:rPr>
        <w:t>Externo</w:t>
      </w:r>
    </w:p>
    <w:p w14:paraId="3342CCF5" w14:textId="4D7DD08A" w:rsidR="00130EF8" w:rsidRDefault="00821075" w:rsidP="00F471C4">
      <w:pPr>
        <w:jc w:val="both"/>
        <w:rPr>
          <w:rFonts w:ascii="Arial" w:eastAsia="Arial" w:hAnsi="Arial" w:cs="Arial"/>
        </w:rPr>
      </w:pPr>
      <w:r w:rsidRPr="00350557">
        <w:rPr>
          <w:rFonts w:ascii="Arial" w:hAnsi="Arial" w:cs="Arial"/>
        </w:rPr>
        <w:t>Esta operação encontra-se inteiramente voltada para a melhoria da qualidade e da eficácia dos serviços prestados aos cidadãos e à comunidade</w:t>
      </w:r>
      <w:r w:rsidRPr="00F471C4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pela m</w:t>
      </w:r>
      <w:r w:rsidR="00F471C4" w:rsidRPr="00F471C4">
        <w:rPr>
          <w:rFonts w:ascii="Arial" w:eastAsia="Arial" w:hAnsi="Arial" w:cs="Arial"/>
        </w:rPr>
        <w:t>aior</w:t>
      </w:r>
      <w:r w:rsidR="00130EF8" w:rsidRPr="00F471C4">
        <w:rPr>
          <w:rFonts w:ascii="Arial" w:eastAsia="Arial" w:hAnsi="Arial" w:cs="Arial"/>
        </w:rPr>
        <w:t xml:space="preserve"> facilidade </w:t>
      </w:r>
      <w:r>
        <w:rPr>
          <w:rFonts w:ascii="Arial" w:eastAsia="Arial" w:hAnsi="Arial" w:cs="Arial"/>
        </w:rPr>
        <w:t xml:space="preserve">que confere </w:t>
      </w:r>
      <w:r w:rsidR="00130EF8" w:rsidRPr="00F471C4">
        <w:rPr>
          <w:rFonts w:ascii="Arial" w:eastAsia="Arial" w:hAnsi="Arial" w:cs="Arial"/>
        </w:rPr>
        <w:t xml:space="preserve">no acesso </w:t>
      </w:r>
      <w:r>
        <w:rPr>
          <w:rFonts w:ascii="Arial" w:eastAsia="Arial" w:hAnsi="Arial" w:cs="Arial"/>
        </w:rPr>
        <w:t>à</w:t>
      </w:r>
      <w:r w:rsidR="00F471C4" w:rsidRPr="00F471C4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in</w:t>
      </w:r>
      <w:r w:rsidR="00130EF8" w:rsidRPr="00F471C4">
        <w:rPr>
          <w:rFonts w:ascii="Arial" w:eastAsia="Arial" w:hAnsi="Arial" w:cs="Arial"/>
        </w:rPr>
        <w:t xml:space="preserve">formação </w:t>
      </w:r>
      <w:r>
        <w:rPr>
          <w:rFonts w:ascii="Arial" w:eastAsia="Arial" w:hAnsi="Arial" w:cs="Arial"/>
        </w:rPr>
        <w:t xml:space="preserve">prestada, </w:t>
      </w:r>
      <w:r w:rsidR="00130EF8" w:rsidRPr="00F471C4">
        <w:rPr>
          <w:rFonts w:ascii="Arial" w:eastAsia="Arial" w:hAnsi="Arial" w:cs="Arial"/>
        </w:rPr>
        <w:t>te</w:t>
      </w:r>
      <w:r w:rsidR="00F471C4" w:rsidRPr="00F471C4">
        <w:rPr>
          <w:rFonts w:ascii="Arial" w:eastAsia="Arial" w:hAnsi="Arial" w:cs="Arial"/>
        </w:rPr>
        <w:t>ndo</w:t>
      </w:r>
      <w:r w:rsidR="00130EF8" w:rsidRPr="00F471C4">
        <w:rPr>
          <w:rFonts w:ascii="Arial" w:eastAsia="Arial" w:hAnsi="Arial" w:cs="Arial"/>
        </w:rPr>
        <w:t xml:space="preserve"> associada uma maior rapidez na disponibilidade de dados</w:t>
      </w:r>
      <w:r>
        <w:rPr>
          <w:rFonts w:ascii="Arial" w:eastAsia="Arial" w:hAnsi="Arial" w:cs="Arial"/>
        </w:rPr>
        <w:t>.</w:t>
      </w:r>
      <w:r w:rsidR="00130EF8" w:rsidRPr="00F471C4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O acesso à </w:t>
      </w:r>
      <w:r w:rsidR="00130EF8" w:rsidRPr="00F471C4">
        <w:rPr>
          <w:rFonts w:ascii="Arial" w:eastAsia="Arial" w:hAnsi="Arial" w:cs="Arial"/>
        </w:rPr>
        <w:t xml:space="preserve">informação </w:t>
      </w:r>
      <w:r>
        <w:rPr>
          <w:rFonts w:ascii="Arial" w:eastAsia="Arial" w:hAnsi="Arial" w:cs="Arial"/>
        </w:rPr>
        <w:t xml:space="preserve">passa a ser realizada </w:t>
      </w:r>
      <w:r w:rsidR="00776D9F">
        <w:rPr>
          <w:rFonts w:ascii="Arial" w:eastAsia="Arial" w:hAnsi="Arial" w:cs="Arial"/>
        </w:rPr>
        <w:t>de uma forma desmaterializada, centralizada e simplificada</w:t>
      </w:r>
      <w:r>
        <w:rPr>
          <w:rFonts w:ascii="Arial" w:eastAsia="Arial" w:hAnsi="Arial" w:cs="Arial"/>
        </w:rPr>
        <w:t>, pelo que o processo de comunicação do I</w:t>
      </w:r>
      <w:r w:rsidR="00776D9F">
        <w:rPr>
          <w:rFonts w:ascii="Arial" w:eastAsia="Arial" w:hAnsi="Arial" w:cs="Arial"/>
        </w:rPr>
        <w:t>SEG</w:t>
      </w:r>
      <w:r>
        <w:rPr>
          <w:rFonts w:ascii="Arial" w:eastAsia="Arial" w:hAnsi="Arial" w:cs="Arial"/>
        </w:rPr>
        <w:t xml:space="preserve"> </w:t>
      </w:r>
      <w:r w:rsidR="00130EF8" w:rsidRPr="00F471C4">
        <w:rPr>
          <w:rFonts w:ascii="Arial" w:eastAsia="Arial" w:hAnsi="Arial" w:cs="Arial"/>
        </w:rPr>
        <w:t xml:space="preserve">junto dos </w:t>
      </w:r>
      <w:proofErr w:type="spellStart"/>
      <w:r w:rsidR="00130EF8" w:rsidRPr="00277BD8">
        <w:rPr>
          <w:rFonts w:ascii="Arial" w:eastAsia="Arial" w:hAnsi="Arial" w:cs="Arial"/>
          <w:i/>
        </w:rPr>
        <w:t>stakeholders</w:t>
      </w:r>
      <w:proofErr w:type="spellEnd"/>
      <w:r w:rsidR="00130EF8" w:rsidRPr="00F471C4">
        <w:rPr>
          <w:rFonts w:ascii="Arial" w:eastAsia="Arial" w:hAnsi="Arial" w:cs="Arial"/>
        </w:rPr>
        <w:t xml:space="preserve"> traduz</w:t>
      </w:r>
      <w:r>
        <w:rPr>
          <w:rFonts w:ascii="Arial" w:eastAsia="Arial" w:hAnsi="Arial" w:cs="Arial"/>
        </w:rPr>
        <w:t>-se</w:t>
      </w:r>
      <w:r w:rsidR="00130EF8" w:rsidRPr="00F471C4">
        <w:rPr>
          <w:rFonts w:ascii="Arial" w:eastAsia="Arial" w:hAnsi="Arial" w:cs="Arial"/>
        </w:rPr>
        <w:t xml:space="preserve"> </w:t>
      </w:r>
      <w:r w:rsidR="00C63199">
        <w:rPr>
          <w:rFonts w:ascii="Arial" w:eastAsia="Arial" w:hAnsi="Arial" w:cs="Arial"/>
        </w:rPr>
        <w:t>numa</w:t>
      </w:r>
      <w:r w:rsidR="00130EF8" w:rsidRPr="00F471C4">
        <w:rPr>
          <w:rFonts w:ascii="Arial" w:eastAsia="Arial" w:hAnsi="Arial" w:cs="Arial"/>
        </w:rPr>
        <w:t xml:space="preserve"> redução do tempo </w:t>
      </w:r>
      <w:r>
        <w:rPr>
          <w:rFonts w:ascii="Arial" w:eastAsia="Arial" w:hAnsi="Arial" w:cs="Arial"/>
        </w:rPr>
        <w:t>necessário para a</w:t>
      </w:r>
      <w:r w:rsidR="00130EF8" w:rsidRPr="00F471C4">
        <w:rPr>
          <w:rFonts w:ascii="Arial" w:eastAsia="Arial" w:hAnsi="Arial" w:cs="Arial"/>
        </w:rPr>
        <w:t xml:space="preserve"> prestação do serviço</w:t>
      </w:r>
      <w:r>
        <w:rPr>
          <w:rFonts w:ascii="Arial" w:eastAsia="Arial" w:hAnsi="Arial" w:cs="Arial"/>
        </w:rPr>
        <w:t>,</w:t>
      </w:r>
      <w:r w:rsidR="00130EF8" w:rsidRPr="00F471C4">
        <w:rPr>
          <w:rFonts w:ascii="Arial" w:eastAsia="Arial" w:hAnsi="Arial" w:cs="Arial"/>
        </w:rPr>
        <w:t xml:space="preserve"> evid</w:t>
      </w:r>
      <w:r>
        <w:rPr>
          <w:rFonts w:ascii="Arial" w:eastAsia="Arial" w:hAnsi="Arial" w:cs="Arial"/>
        </w:rPr>
        <w:t>e</w:t>
      </w:r>
      <w:r w:rsidR="00130EF8" w:rsidRPr="00F471C4">
        <w:rPr>
          <w:rFonts w:ascii="Arial" w:eastAsia="Arial" w:hAnsi="Arial" w:cs="Arial"/>
        </w:rPr>
        <w:t>ncia</w:t>
      </w:r>
      <w:r>
        <w:rPr>
          <w:rFonts w:ascii="Arial" w:eastAsia="Arial" w:hAnsi="Arial" w:cs="Arial"/>
        </w:rPr>
        <w:t>ndo de</w:t>
      </w:r>
      <w:r w:rsidR="00130EF8" w:rsidRPr="00F471C4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forma </w:t>
      </w:r>
      <w:r w:rsidR="00130EF8" w:rsidRPr="00F471C4">
        <w:rPr>
          <w:rFonts w:ascii="Arial" w:eastAsia="Arial" w:hAnsi="Arial" w:cs="Arial"/>
        </w:rPr>
        <w:t xml:space="preserve">clara a forte orientação dos resultados deste projeto para os cidadãos e </w:t>
      </w:r>
      <w:r w:rsidR="00F471C4" w:rsidRPr="00F471C4">
        <w:rPr>
          <w:rFonts w:ascii="Arial" w:eastAsia="Arial" w:hAnsi="Arial" w:cs="Arial"/>
        </w:rPr>
        <w:t xml:space="preserve">para </w:t>
      </w:r>
      <w:r w:rsidR="00130EF8" w:rsidRPr="00F471C4">
        <w:rPr>
          <w:rFonts w:ascii="Arial" w:eastAsia="Arial" w:hAnsi="Arial" w:cs="Arial"/>
        </w:rPr>
        <w:t>as empresas. As operações de interação com os cidadãos e as empresas são assim fortemente simplificadas e o custo da prestação do serviço tem uma forte redução dos respetivos encargos.</w:t>
      </w:r>
    </w:p>
    <w:p w14:paraId="3F5F04BC" w14:textId="42F1E2D7" w:rsidR="00821075" w:rsidRPr="00350557" w:rsidRDefault="00821075" w:rsidP="00821075">
      <w:pPr>
        <w:pStyle w:val="PargrafodaLista"/>
        <w:spacing w:before="240"/>
        <w:ind w:left="0"/>
        <w:jc w:val="both"/>
        <w:rPr>
          <w:rFonts w:ascii="Arial" w:hAnsi="Arial" w:cs="Arial"/>
        </w:rPr>
      </w:pPr>
      <w:r w:rsidRPr="00350557">
        <w:rPr>
          <w:rFonts w:ascii="Arial" w:hAnsi="Arial" w:cs="Arial"/>
        </w:rPr>
        <w:t xml:space="preserve">O projeto </w:t>
      </w:r>
      <w:proofErr w:type="spellStart"/>
      <w:r w:rsidR="00776D9F">
        <w:rPr>
          <w:rFonts w:ascii="Arial" w:hAnsi="Arial" w:cs="Arial"/>
        </w:rPr>
        <w:t>Workflow</w:t>
      </w:r>
      <w:proofErr w:type="spellEnd"/>
      <w:r w:rsidRPr="00350557">
        <w:rPr>
          <w:rFonts w:ascii="Arial" w:hAnsi="Arial" w:cs="Arial"/>
        </w:rPr>
        <w:t xml:space="preserve"> é claramente uma operação de modernização e capacitação do </w:t>
      </w:r>
      <w:r w:rsidR="00CC629D">
        <w:rPr>
          <w:rFonts w:ascii="Arial" w:hAnsi="Arial" w:cs="Arial"/>
        </w:rPr>
        <w:t>ISEG</w:t>
      </w:r>
      <w:r>
        <w:rPr>
          <w:rFonts w:ascii="Arial" w:hAnsi="Arial" w:cs="Arial"/>
        </w:rPr>
        <w:t>,</w:t>
      </w:r>
      <w:r w:rsidRPr="00350557">
        <w:rPr>
          <w:rFonts w:ascii="Arial" w:hAnsi="Arial" w:cs="Arial"/>
        </w:rPr>
        <w:t xml:space="preserve"> enquanto organismo da Administração Central</w:t>
      </w:r>
      <w:r>
        <w:rPr>
          <w:rFonts w:ascii="Arial" w:hAnsi="Arial" w:cs="Arial"/>
        </w:rPr>
        <w:t xml:space="preserve">, </w:t>
      </w:r>
      <w:r w:rsidRPr="00350557">
        <w:rPr>
          <w:rFonts w:ascii="Arial" w:hAnsi="Arial" w:cs="Arial"/>
        </w:rPr>
        <w:t xml:space="preserve">que contribui de forma evidente para a melhoria dos serviços prestados pela Administração Pública à comunidade, </w:t>
      </w:r>
      <w:r>
        <w:rPr>
          <w:rFonts w:ascii="Arial" w:hAnsi="Arial" w:cs="Arial"/>
        </w:rPr>
        <w:t xml:space="preserve">e </w:t>
      </w:r>
      <w:r w:rsidRPr="00350557">
        <w:rPr>
          <w:rFonts w:ascii="Arial" w:hAnsi="Arial" w:cs="Arial"/>
        </w:rPr>
        <w:t>que promove alterações de relacionamento com os cidadãos, permit</w:t>
      </w:r>
      <w:r>
        <w:rPr>
          <w:rFonts w:ascii="Arial" w:hAnsi="Arial" w:cs="Arial"/>
        </w:rPr>
        <w:t>e</w:t>
      </w:r>
      <w:r w:rsidRPr="00350557">
        <w:rPr>
          <w:rFonts w:ascii="Arial" w:hAnsi="Arial" w:cs="Arial"/>
        </w:rPr>
        <w:t xml:space="preserve"> a transformação dos processos operacionais e a alteração do modelo de prestação de serviços públicos.</w:t>
      </w:r>
    </w:p>
    <w:p w14:paraId="39C94715" w14:textId="3A19E34A" w:rsidR="00821075" w:rsidRDefault="00776D9F" w:rsidP="00F471C4">
      <w:pPr>
        <w:jc w:val="both"/>
        <w:rPr>
          <w:rFonts w:ascii="Arial" w:eastAsia="Arial" w:hAnsi="Arial" w:cs="Arial"/>
          <w:b/>
          <w:bCs/>
        </w:rPr>
      </w:pPr>
      <w:r w:rsidRPr="00170968">
        <w:rPr>
          <w:rFonts w:ascii="Arial" w:eastAsia="Times New Roman" w:hAnsi="Arial" w:cs="Arial"/>
          <w:color w:val="000000"/>
        </w:rPr>
        <w:lastRenderedPageBreak/>
        <w:t>Desta forma</w:t>
      </w:r>
      <w:r>
        <w:rPr>
          <w:rFonts w:ascii="Arial" w:eastAsia="Times New Roman" w:hAnsi="Arial" w:cs="Arial"/>
          <w:color w:val="000000"/>
        </w:rPr>
        <w:t>,</w:t>
      </w:r>
      <w:r w:rsidRPr="00170968">
        <w:rPr>
          <w:rFonts w:ascii="Arial" w:eastAsia="Times New Roman" w:hAnsi="Arial" w:cs="Arial"/>
          <w:color w:val="000000"/>
        </w:rPr>
        <w:t xml:space="preserve"> será possível, a um custo menor, facilitar e agilizar os serviços disponibilizados pelo I</w:t>
      </w:r>
      <w:r>
        <w:rPr>
          <w:rFonts w:ascii="Arial" w:eastAsia="Times New Roman" w:hAnsi="Arial" w:cs="Arial"/>
          <w:color w:val="000000"/>
        </w:rPr>
        <w:t>SEG</w:t>
      </w:r>
      <w:r w:rsidRPr="00170968">
        <w:rPr>
          <w:rFonts w:ascii="Arial" w:eastAsia="Times New Roman" w:hAnsi="Arial" w:cs="Arial"/>
          <w:color w:val="000000"/>
        </w:rPr>
        <w:t xml:space="preserve"> junto dos cidadãos e das empresas ultrapassando as barreiras inerentes à utilização excessiva do papel, ao recurso do tratamento manual de dados e à morosidade associada ao processo de assinaturas de autorização.</w:t>
      </w:r>
    </w:p>
    <w:p w14:paraId="7665CA96" w14:textId="77777777" w:rsidR="00776D9F" w:rsidRPr="00F471C4" w:rsidRDefault="00776D9F" w:rsidP="00F471C4">
      <w:pPr>
        <w:jc w:val="both"/>
        <w:rPr>
          <w:rFonts w:ascii="Arial" w:eastAsia="Arial" w:hAnsi="Arial" w:cs="Arial"/>
          <w:b/>
          <w:bCs/>
        </w:rPr>
      </w:pPr>
    </w:p>
    <w:p w14:paraId="3A9A304F" w14:textId="0695C10D" w:rsidR="00CC629D" w:rsidRPr="007351C1" w:rsidRDefault="00616F18" w:rsidP="007351C1">
      <w:pPr>
        <w:pStyle w:val="Ttulo1"/>
        <w:numPr>
          <w:ilvl w:val="0"/>
          <w:numId w:val="1"/>
        </w:numPr>
        <w:spacing w:after="120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835" w:name="_Toc42356460"/>
      <w:r w:rsidRPr="009B3869">
        <w:rPr>
          <w:rFonts w:ascii="Trebuchet MS" w:hAnsi="Trebuchet MS"/>
          <w:color w:val="1F497D" w:themeColor="text2"/>
          <w:sz w:val="24"/>
          <w:szCs w:val="24"/>
        </w:rPr>
        <w:t>Plano de sustentabilidade</w:t>
      </w:r>
      <w:bookmarkEnd w:id="835"/>
    </w:p>
    <w:p w14:paraId="719BEFE4" w14:textId="3299E441" w:rsidR="00CC629D" w:rsidRDefault="00CC629D" w:rsidP="00CC629D">
      <w:pPr>
        <w:shd w:val="clear" w:color="auto" w:fill="FFFFFF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Tal como já foi referido, os ganhos e as poupanças obtidas serão incorporados na operação e na atividade regular do ISEG, perspetivando-se que </w:t>
      </w:r>
      <w:r w:rsidRPr="0009553E">
        <w:rPr>
          <w:rFonts w:ascii="Arial" w:eastAsia="Arial" w:hAnsi="Arial" w:cs="Arial"/>
        </w:rPr>
        <w:t>os custos operacionais associados a equipamentos e hardware, software, serviços externos no âmbito das TIC se mantenham</w:t>
      </w:r>
      <w:r>
        <w:rPr>
          <w:rFonts w:ascii="Arial" w:eastAsia="Arial" w:hAnsi="Arial" w:cs="Arial"/>
        </w:rPr>
        <w:t>, sem acréscimos,</w:t>
      </w:r>
      <w:r w:rsidRPr="0009553E">
        <w:rPr>
          <w:rFonts w:ascii="Arial" w:eastAsia="Arial" w:hAnsi="Arial" w:cs="Arial"/>
        </w:rPr>
        <w:t xml:space="preserve"> apesar da implementação </w:t>
      </w:r>
      <w:r>
        <w:rPr>
          <w:rFonts w:ascii="Arial" w:eastAsia="Arial" w:hAnsi="Arial" w:cs="Arial"/>
        </w:rPr>
        <w:t>desta operação. Assim sendo, a presente operação não incorporará gastos operacionais adicionais, não incrementando, portanto, a atual estrutura desta natureza de gastos no ISEG.</w:t>
      </w:r>
    </w:p>
    <w:p w14:paraId="588EC7EC" w14:textId="37972FE7" w:rsidR="00776D9F" w:rsidRDefault="00AF7B2F" w:rsidP="00CC629D">
      <w:pPr>
        <w:shd w:val="clear" w:color="auto" w:fill="FFFFFF"/>
        <w:jc w:val="both"/>
        <w:rPr>
          <w:rFonts w:ascii="Arial" w:eastAsia="Arial" w:hAnsi="Arial" w:cs="Arial"/>
        </w:rPr>
      </w:pPr>
      <w:r w:rsidRPr="00F222E9">
        <w:rPr>
          <w:rFonts w:ascii="Arial" w:eastAsia="Arial" w:hAnsi="Arial" w:cs="Arial"/>
        </w:rPr>
        <w:t>Estima-se que com a implementação d</w:t>
      </w:r>
      <w:r>
        <w:rPr>
          <w:rFonts w:ascii="Arial" w:eastAsia="Arial" w:hAnsi="Arial" w:cs="Arial"/>
        </w:rPr>
        <w:t>esta</w:t>
      </w:r>
      <w:r w:rsidRPr="00F222E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solução</w:t>
      </w:r>
      <w:r w:rsidRPr="00F222E9">
        <w:rPr>
          <w:rFonts w:ascii="Arial" w:eastAsia="Arial" w:hAnsi="Arial" w:cs="Arial"/>
        </w:rPr>
        <w:t xml:space="preserve"> se consiga uma libertação de meios humanos </w:t>
      </w:r>
      <w:r>
        <w:rPr>
          <w:rFonts w:ascii="Arial" w:eastAsia="Arial" w:hAnsi="Arial" w:cs="Arial"/>
        </w:rPr>
        <w:t>por via da eliminação de tarefas redundantes, da menor circulação de pessoas e do menor tempo necessária para a execução de tarefas,</w:t>
      </w:r>
      <w:r w:rsidR="00776D9F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perspetivando-se a </w:t>
      </w:r>
      <w:r w:rsidR="00776D9F" w:rsidRPr="00792694">
        <w:rPr>
          <w:rFonts w:ascii="Arial" w:eastAsia="Arial" w:hAnsi="Arial" w:cs="Arial"/>
          <w:highlight w:val="yellow"/>
          <w:rPrChange w:id="836" w:author="João Calado" w:date="2020-06-11T20:12:00Z">
            <w:rPr>
              <w:rFonts w:ascii="Arial" w:eastAsia="Arial" w:hAnsi="Arial" w:cs="Arial"/>
            </w:rPr>
          </w:rPrChange>
        </w:rPr>
        <w:t>obte</w:t>
      </w:r>
      <w:r w:rsidRPr="00792694">
        <w:rPr>
          <w:rFonts w:ascii="Arial" w:eastAsia="Arial" w:hAnsi="Arial" w:cs="Arial"/>
          <w:highlight w:val="yellow"/>
          <w:rPrChange w:id="837" w:author="João Calado" w:date="2020-06-11T20:12:00Z">
            <w:rPr>
              <w:rFonts w:ascii="Arial" w:eastAsia="Arial" w:hAnsi="Arial" w:cs="Arial"/>
            </w:rPr>
          </w:rPrChange>
        </w:rPr>
        <w:t>nção de</w:t>
      </w:r>
      <w:r w:rsidR="00776D9F" w:rsidRPr="00792694">
        <w:rPr>
          <w:rFonts w:ascii="Arial" w:eastAsia="Arial" w:hAnsi="Arial" w:cs="Arial"/>
          <w:highlight w:val="yellow"/>
          <w:rPrChange w:id="838" w:author="João Calado" w:date="2020-06-11T20:12:00Z">
            <w:rPr>
              <w:rFonts w:ascii="Arial" w:eastAsia="Arial" w:hAnsi="Arial" w:cs="Arial"/>
            </w:rPr>
          </w:rPrChange>
        </w:rPr>
        <w:t xml:space="preserve"> uma poupança anual média </w:t>
      </w:r>
      <w:commentRangeStart w:id="839"/>
      <w:commentRangeStart w:id="840"/>
      <w:r w:rsidR="00776D9F" w:rsidRPr="00792694">
        <w:rPr>
          <w:rFonts w:ascii="Arial" w:eastAsia="Arial" w:hAnsi="Arial" w:cs="Arial"/>
          <w:highlight w:val="yellow"/>
          <w:rPrChange w:id="841" w:author="João Calado" w:date="2020-06-11T20:12:00Z">
            <w:rPr>
              <w:rFonts w:ascii="Arial" w:eastAsia="Arial" w:hAnsi="Arial" w:cs="Arial"/>
            </w:rPr>
          </w:rPrChange>
        </w:rPr>
        <w:t>de</w:t>
      </w:r>
      <w:commentRangeEnd w:id="839"/>
      <w:r w:rsidR="00792694">
        <w:rPr>
          <w:rStyle w:val="Refdecomentrio"/>
        </w:rPr>
        <w:commentReference w:id="839"/>
      </w:r>
      <w:commentRangeEnd w:id="840"/>
      <w:r w:rsidR="003A312D">
        <w:rPr>
          <w:rStyle w:val="Refdecomentrio"/>
        </w:rPr>
        <w:commentReference w:id="840"/>
      </w:r>
      <w:r w:rsidR="00776D9F" w:rsidRPr="00792694">
        <w:rPr>
          <w:rFonts w:ascii="Arial" w:eastAsia="Arial" w:hAnsi="Arial" w:cs="Arial"/>
          <w:highlight w:val="yellow"/>
          <w:rPrChange w:id="842" w:author="João Calado" w:date="2020-06-11T20:12:00Z">
            <w:rPr>
              <w:rFonts w:ascii="Arial" w:eastAsia="Arial" w:hAnsi="Arial" w:cs="Arial"/>
            </w:rPr>
          </w:rPrChange>
        </w:rPr>
        <w:t xml:space="preserve"> 756.000 €, resultante da diminuição de, aproximadamente, 11.200 horas/ano com a prestação dos serviços disponibilizados pelo ISEG.</w:t>
      </w:r>
      <w:r>
        <w:rPr>
          <w:rFonts w:ascii="Arial" w:eastAsia="Arial" w:hAnsi="Arial" w:cs="Arial"/>
        </w:rPr>
        <w:t xml:space="preserve"> </w:t>
      </w:r>
      <w:r w:rsidRPr="0086278E">
        <w:rPr>
          <w:rFonts w:ascii="Arial" w:hAnsi="Arial" w:cs="Arial"/>
        </w:rPr>
        <w:t>A libertação des</w:t>
      </w:r>
      <w:r>
        <w:rPr>
          <w:rFonts w:ascii="Arial" w:hAnsi="Arial" w:cs="Arial"/>
        </w:rPr>
        <w:t>tes recursos será aproveitada para afetação dos mesmos a outras tarefas dentro da Instituição, aumentando por esta via e de forma indireta, a qualidade da prestação de serviços por parte do ISEG em outras áreas não diretamente relacionadas com a presente candidatura.</w:t>
      </w:r>
    </w:p>
    <w:p w14:paraId="7FC723D3" w14:textId="12722F94" w:rsidR="009C4154" w:rsidRDefault="009C4154" w:rsidP="009C4154">
      <w:pPr>
        <w:shd w:val="clear" w:color="auto" w:fill="FFFFFF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Tendo por base esta previsão de receitas, que é conservadora, pois não engloba todos os potenciais acordos que poderão ser realizados, nomeada</w:t>
      </w:r>
      <w:r w:rsidRPr="00A65F3F">
        <w:rPr>
          <w:rFonts w:ascii="Arial" w:eastAsia="Arial" w:hAnsi="Arial" w:cs="Arial"/>
        </w:rPr>
        <w:t xml:space="preserve">mente com o setor empresarial, constata-se que o prazo de retorno do investimento global </w:t>
      </w:r>
      <w:r w:rsidRPr="00792694">
        <w:rPr>
          <w:rFonts w:ascii="Arial" w:eastAsia="Arial" w:hAnsi="Arial" w:cs="Arial"/>
          <w:highlight w:val="yellow"/>
          <w:rPrChange w:id="843" w:author="João Calado" w:date="2020-06-11T20:13:00Z">
            <w:rPr>
              <w:rFonts w:ascii="Arial" w:eastAsia="Arial" w:hAnsi="Arial" w:cs="Arial"/>
            </w:rPr>
          </w:rPrChange>
        </w:rPr>
        <w:t xml:space="preserve">– </w:t>
      </w:r>
      <w:r w:rsidR="00776D9F" w:rsidRPr="00792694">
        <w:rPr>
          <w:rFonts w:ascii="Arial" w:eastAsia="Arial" w:hAnsi="Arial" w:cs="Arial"/>
          <w:highlight w:val="yellow"/>
          <w:rPrChange w:id="844" w:author="João Calado" w:date="2020-06-11T20:13:00Z">
            <w:rPr>
              <w:rFonts w:ascii="Arial" w:eastAsia="Arial" w:hAnsi="Arial" w:cs="Arial"/>
            </w:rPr>
          </w:rPrChange>
        </w:rPr>
        <w:t>725</w:t>
      </w:r>
      <w:ins w:id="845" w:author="João Calado" w:date="2020-06-11T20:13:00Z">
        <w:r w:rsidR="00792694">
          <w:rPr>
            <w:rFonts w:ascii="Arial" w:eastAsia="Arial" w:hAnsi="Arial" w:cs="Arial"/>
            <w:highlight w:val="yellow"/>
          </w:rPr>
          <w:t>.</w:t>
        </w:r>
      </w:ins>
      <w:del w:id="846" w:author="João Calado" w:date="2020-06-11T20:13:00Z">
        <w:r w:rsidRPr="00792694" w:rsidDel="00792694">
          <w:rPr>
            <w:rFonts w:ascii="Arial" w:eastAsia="Arial" w:hAnsi="Arial" w:cs="Arial"/>
            <w:highlight w:val="yellow"/>
            <w:rPrChange w:id="847" w:author="João Calado" w:date="2020-06-11T20:13:00Z">
              <w:rPr>
                <w:rFonts w:ascii="Arial" w:eastAsia="Arial" w:hAnsi="Arial" w:cs="Arial"/>
              </w:rPr>
            </w:rPrChange>
          </w:rPr>
          <w:delText> </w:delText>
        </w:r>
      </w:del>
      <w:r w:rsidR="00776D9F" w:rsidRPr="00792694">
        <w:rPr>
          <w:rFonts w:ascii="Arial" w:eastAsia="Arial" w:hAnsi="Arial" w:cs="Arial"/>
          <w:highlight w:val="yellow"/>
          <w:rPrChange w:id="848" w:author="João Calado" w:date="2020-06-11T20:13:00Z">
            <w:rPr>
              <w:rFonts w:ascii="Arial" w:eastAsia="Arial" w:hAnsi="Arial" w:cs="Arial"/>
            </w:rPr>
          </w:rPrChange>
        </w:rPr>
        <w:t>0</w:t>
      </w:r>
      <w:r w:rsidRPr="00792694">
        <w:rPr>
          <w:rFonts w:ascii="Arial" w:eastAsia="Arial" w:hAnsi="Arial" w:cs="Arial"/>
          <w:highlight w:val="yellow"/>
          <w:rPrChange w:id="849" w:author="João Calado" w:date="2020-06-11T20:13:00Z">
            <w:rPr>
              <w:rFonts w:ascii="Arial" w:eastAsia="Arial" w:hAnsi="Arial" w:cs="Arial"/>
            </w:rPr>
          </w:rPrChange>
        </w:rPr>
        <w:t xml:space="preserve">00€ - é inferior a 3 anos, o que podemos </w:t>
      </w:r>
      <w:commentRangeStart w:id="850"/>
      <w:commentRangeStart w:id="851"/>
      <w:r w:rsidRPr="00792694">
        <w:rPr>
          <w:rFonts w:ascii="Arial" w:eastAsia="Arial" w:hAnsi="Arial" w:cs="Arial"/>
          <w:highlight w:val="yellow"/>
          <w:rPrChange w:id="852" w:author="João Calado" w:date="2020-06-11T20:13:00Z">
            <w:rPr>
              <w:rFonts w:ascii="Arial" w:eastAsia="Arial" w:hAnsi="Arial" w:cs="Arial"/>
            </w:rPr>
          </w:rPrChange>
        </w:rPr>
        <w:t>considerar</w:t>
      </w:r>
      <w:commentRangeEnd w:id="850"/>
      <w:r w:rsidR="00792694">
        <w:rPr>
          <w:rStyle w:val="Refdecomentrio"/>
        </w:rPr>
        <w:commentReference w:id="850"/>
      </w:r>
      <w:commentRangeEnd w:id="851"/>
      <w:r w:rsidR="003A312D">
        <w:rPr>
          <w:rStyle w:val="Refdecomentrio"/>
        </w:rPr>
        <w:commentReference w:id="851"/>
      </w:r>
      <w:r w:rsidRPr="00792694">
        <w:rPr>
          <w:rFonts w:ascii="Arial" w:eastAsia="Arial" w:hAnsi="Arial" w:cs="Arial"/>
          <w:highlight w:val="yellow"/>
          <w:rPrChange w:id="853" w:author="João Calado" w:date="2020-06-11T20:13:00Z">
            <w:rPr>
              <w:rFonts w:ascii="Arial" w:eastAsia="Arial" w:hAnsi="Arial" w:cs="Arial"/>
            </w:rPr>
          </w:rPrChange>
        </w:rPr>
        <w:t xml:space="preserve"> como excecionalmente positivo.</w:t>
      </w:r>
    </w:p>
    <w:p w14:paraId="15B65CFA" w14:textId="55E74E09" w:rsidR="009C4154" w:rsidRPr="00843D20" w:rsidRDefault="009C4154" w:rsidP="009C4154">
      <w:pPr>
        <w:shd w:val="clear" w:color="auto" w:fill="FFFFFF"/>
        <w:jc w:val="both"/>
        <w:rPr>
          <w:rFonts w:ascii="Arial" w:eastAsia="Arial" w:hAnsi="Arial" w:cs="Arial"/>
        </w:rPr>
      </w:pPr>
      <w:r w:rsidRPr="00843D20">
        <w:rPr>
          <w:rFonts w:ascii="Arial" w:eastAsia="Arial" w:hAnsi="Arial" w:cs="Arial"/>
        </w:rPr>
        <w:t xml:space="preserve">Para os cidadãos e </w:t>
      </w:r>
      <w:r>
        <w:rPr>
          <w:rFonts w:ascii="Arial" w:eastAsia="Arial" w:hAnsi="Arial" w:cs="Arial"/>
        </w:rPr>
        <w:t xml:space="preserve">para </w:t>
      </w:r>
      <w:r w:rsidRPr="00843D20">
        <w:rPr>
          <w:rFonts w:ascii="Arial" w:eastAsia="Arial" w:hAnsi="Arial" w:cs="Arial"/>
        </w:rPr>
        <w:t xml:space="preserve">as empresas existe um </w:t>
      </w:r>
      <w:r>
        <w:rPr>
          <w:rFonts w:ascii="Arial" w:eastAsia="Arial" w:hAnsi="Arial" w:cs="Arial"/>
        </w:rPr>
        <w:t>ganho</w:t>
      </w:r>
      <w:r w:rsidRPr="00843D20">
        <w:rPr>
          <w:rFonts w:ascii="Arial" w:eastAsia="Arial" w:hAnsi="Arial" w:cs="Arial"/>
        </w:rPr>
        <w:t xml:space="preserve"> de tempo associad</w:t>
      </w:r>
      <w:r>
        <w:rPr>
          <w:rFonts w:ascii="Arial" w:eastAsia="Arial" w:hAnsi="Arial" w:cs="Arial"/>
        </w:rPr>
        <w:t>o</w:t>
      </w:r>
      <w:r w:rsidRPr="00843D20">
        <w:rPr>
          <w:rFonts w:ascii="Arial" w:eastAsia="Arial" w:hAnsi="Arial" w:cs="Arial"/>
        </w:rPr>
        <w:t xml:space="preserve"> à diminuição do tempo necessário para a prestação de serviços </w:t>
      </w:r>
      <w:r>
        <w:rPr>
          <w:rFonts w:ascii="Arial" w:eastAsia="Arial" w:hAnsi="Arial" w:cs="Arial"/>
        </w:rPr>
        <w:t xml:space="preserve">que estimamos situar-se </w:t>
      </w:r>
      <w:r w:rsidRPr="00843D20">
        <w:rPr>
          <w:rFonts w:ascii="Arial" w:eastAsia="Arial" w:hAnsi="Arial" w:cs="Arial"/>
        </w:rPr>
        <w:t xml:space="preserve">entre os </w:t>
      </w:r>
      <w:r w:rsidR="00776D9F">
        <w:rPr>
          <w:rFonts w:ascii="Arial" w:eastAsia="Arial" w:hAnsi="Arial" w:cs="Arial"/>
        </w:rPr>
        <w:t>40</w:t>
      </w:r>
      <w:r w:rsidRPr="00843D20">
        <w:rPr>
          <w:rFonts w:ascii="Arial" w:eastAsia="Arial" w:hAnsi="Arial" w:cs="Arial"/>
        </w:rPr>
        <w:t xml:space="preserve">% e os </w:t>
      </w:r>
      <w:r w:rsidR="00776D9F">
        <w:rPr>
          <w:rFonts w:ascii="Arial" w:eastAsia="Arial" w:hAnsi="Arial" w:cs="Arial"/>
        </w:rPr>
        <w:t>6</w:t>
      </w:r>
      <w:r w:rsidRPr="00843D20">
        <w:rPr>
          <w:rFonts w:ascii="Arial" w:eastAsia="Arial" w:hAnsi="Arial" w:cs="Arial"/>
        </w:rPr>
        <w:t>0%.</w:t>
      </w:r>
    </w:p>
    <w:p w14:paraId="305DB4A5" w14:textId="74026ED6" w:rsidR="00CC629D" w:rsidRDefault="009C4154" w:rsidP="009C4154">
      <w:pPr>
        <w:shd w:val="clear" w:color="auto" w:fill="FFFFFF"/>
        <w:jc w:val="both"/>
      </w:pPr>
      <w:r>
        <w:rPr>
          <w:rFonts w:ascii="Arial" w:eastAsia="Arial" w:hAnsi="Arial" w:cs="Arial"/>
        </w:rPr>
        <w:t xml:space="preserve">Estamos, pois, perante um projeto que </w:t>
      </w:r>
      <w:r w:rsidRPr="00843D20">
        <w:rPr>
          <w:rFonts w:ascii="Arial" w:eastAsia="Arial" w:hAnsi="Arial" w:cs="Arial"/>
        </w:rPr>
        <w:t>liberta recursos que serão incorporados de forma automática e imediata devido à desmaterialização</w:t>
      </w:r>
      <w:r>
        <w:rPr>
          <w:rFonts w:ascii="Arial" w:eastAsia="Arial" w:hAnsi="Arial" w:cs="Arial"/>
        </w:rPr>
        <w:t>, simplificação</w:t>
      </w:r>
      <w:r w:rsidRPr="00843D20">
        <w:rPr>
          <w:rFonts w:ascii="Arial" w:eastAsia="Arial" w:hAnsi="Arial" w:cs="Arial"/>
        </w:rPr>
        <w:t xml:space="preserve"> e automatização de processos que estão associados </w:t>
      </w:r>
      <w:r>
        <w:rPr>
          <w:rFonts w:ascii="Arial" w:eastAsia="Arial" w:hAnsi="Arial" w:cs="Arial"/>
        </w:rPr>
        <w:t>a esta</w:t>
      </w:r>
      <w:r w:rsidRPr="00843D20">
        <w:rPr>
          <w:rFonts w:ascii="Arial" w:eastAsia="Arial" w:hAnsi="Arial" w:cs="Arial"/>
        </w:rPr>
        <w:t xml:space="preserve"> solução. De realçar</w:t>
      </w:r>
      <w:r>
        <w:rPr>
          <w:rFonts w:ascii="Arial" w:eastAsia="Arial" w:hAnsi="Arial" w:cs="Arial"/>
        </w:rPr>
        <w:t>, mais uma vez,</w:t>
      </w:r>
      <w:r w:rsidRPr="00843D20">
        <w:rPr>
          <w:rFonts w:ascii="Arial" w:eastAsia="Arial" w:hAnsi="Arial" w:cs="Arial"/>
        </w:rPr>
        <w:t xml:space="preserve"> que esta operação </w:t>
      </w:r>
      <w:proofErr w:type="gramStart"/>
      <w:r w:rsidRPr="00843D20">
        <w:rPr>
          <w:rFonts w:ascii="Arial" w:eastAsia="Arial" w:hAnsi="Arial" w:cs="Arial"/>
        </w:rPr>
        <w:t>cria novas</w:t>
      </w:r>
      <w:proofErr w:type="gramEnd"/>
      <w:r w:rsidRPr="00843D20">
        <w:rPr>
          <w:rFonts w:ascii="Arial" w:eastAsia="Arial" w:hAnsi="Arial" w:cs="Arial"/>
        </w:rPr>
        <w:t xml:space="preserve"> funcionalidades sem acrescentar custos operacionais de contexto em processos já existente</w:t>
      </w:r>
      <w:r>
        <w:rPr>
          <w:rFonts w:ascii="Arial" w:eastAsia="Arial" w:hAnsi="Arial" w:cs="Arial"/>
        </w:rPr>
        <w:t>s</w:t>
      </w:r>
      <w:r w:rsidR="00AF7B2F">
        <w:rPr>
          <w:rFonts w:ascii="Arial" w:eastAsia="Arial" w:hAnsi="Arial" w:cs="Arial"/>
        </w:rPr>
        <w:t>, que serão inclusivamente redesenhados e otimizados</w:t>
      </w:r>
      <w:r w:rsidRPr="00843D20">
        <w:rPr>
          <w:rFonts w:ascii="Arial" w:eastAsia="Arial" w:hAnsi="Arial" w:cs="Arial"/>
        </w:rPr>
        <w:t>, pelo que esta operação para além de criar novas atividades está a otimizar recursos já existentes</w:t>
      </w:r>
      <w:r>
        <w:rPr>
          <w:rFonts w:ascii="Arial" w:eastAsia="Arial" w:hAnsi="Arial" w:cs="Arial"/>
        </w:rPr>
        <w:t>.</w:t>
      </w:r>
    </w:p>
    <w:p w14:paraId="6E10AA5A" w14:textId="1FB62040" w:rsidR="004D187C" w:rsidRDefault="008A0BEA" w:rsidP="008A0BEA">
      <w:pPr>
        <w:spacing w:after="120"/>
        <w:jc w:val="both"/>
        <w:rPr>
          <w:rFonts w:ascii="Arial" w:eastAsia="Arial" w:hAnsi="Arial" w:cs="Arial"/>
          <w:color w:val="000000"/>
          <w:shd w:val="clear" w:color="auto" w:fill="FF9900"/>
        </w:rPr>
      </w:pPr>
      <w:bookmarkStart w:id="854" w:name="_heading=h.4i7ojhp"/>
      <w:bookmarkEnd w:id="854"/>
      <w:r>
        <w:rPr>
          <w:rFonts w:ascii="Arial" w:eastAsia="Arial" w:hAnsi="Arial" w:cs="Arial"/>
          <w:color w:val="000000"/>
        </w:rPr>
        <w:t>Podemos concluir, assim, que o</w:t>
      </w:r>
      <w:r w:rsidR="004D187C">
        <w:rPr>
          <w:rFonts w:ascii="Arial" w:eastAsia="Arial" w:hAnsi="Arial" w:cs="Arial"/>
          <w:color w:val="000000"/>
        </w:rPr>
        <w:t xml:space="preserve"> Projeto é </w:t>
      </w:r>
      <w:r>
        <w:rPr>
          <w:rFonts w:ascii="Arial" w:eastAsia="Arial" w:hAnsi="Arial" w:cs="Arial"/>
          <w:color w:val="000000"/>
        </w:rPr>
        <w:t xml:space="preserve">largamente </w:t>
      </w:r>
      <w:r w:rsidR="004D187C">
        <w:rPr>
          <w:rFonts w:ascii="Arial" w:eastAsia="Arial" w:hAnsi="Arial" w:cs="Arial"/>
          <w:color w:val="000000"/>
        </w:rPr>
        <w:t>sustentável no período pós-financiamento.</w:t>
      </w:r>
    </w:p>
    <w:p w14:paraId="3CDD2D6C" w14:textId="22799E9E" w:rsidR="00843D20" w:rsidRPr="00843D20" w:rsidRDefault="004D187C" w:rsidP="00843D20">
      <w:pPr>
        <w:jc w:val="both"/>
        <w:rPr>
          <w:rFonts w:ascii="Arial" w:eastAsia="Calibri" w:hAnsi="Arial" w:cs="Arial"/>
        </w:rPr>
      </w:pPr>
      <w:r>
        <w:rPr>
          <w:rFonts w:ascii="Arial" w:hAnsi="Arial" w:cs="Arial"/>
        </w:rPr>
        <w:t xml:space="preserve">Mais se declara, sob compromisso de honra que, no âmbito da </w:t>
      </w:r>
      <w:r w:rsidR="008A0BEA">
        <w:rPr>
          <w:rFonts w:ascii="Arial" w:hAnsi="Arial" w:cs="Arial"/>
        </w:rPr>
        <w:t xml:space="preserve">presente </w:t>
      </w:r>
      <w:r>
        <w:rPr>
          <w:rFonts w:ascii="Arial" w:hAnsi="Arial" w:cs="Arial"/>
        </w:rPr>
        <w:t xml:space="preserve">candidatura, serão garantidas todas as condições orçamentais que permitam a cobertura dos </w:t>
      </w:r>
      <w:r w:rsidR="008A0BEA">
        <w:rPr>
          <w:rFonts w:ascii="Arial" w:hAnsi="Arial" w:cs="Arial"/>
        </w:rPr>
        <w:t>valores de financiamento não comparticipados pelo FSE</w:t>
      </w:r>
      <w:r>
        <w:rPr>
          <w:rFonts w:ascii="Arial" w:hAnsi="Arial" w:cs="Arial"/>
        </w:rPr>
        <w:t xml:space="preserve">, </w:t>
      </w:r>
      <w:r w:rsidR="008A0BEA">
        <w:rPr>
          <w:rFonts w:ascii="Arial" w:hAnsi="Arial" w:cs="Arial"/>
        </w:rPr>
        <w:t>bem como</w:t>
      </w:r>
      <w:r>
        <w:rPr>
          <w:rFonts w:ascii="Arial" w:hAnsi="Arial" w:cs="Arial"/>
        </w:rPr>
        <w:t xml:space="preserve"> dos custos de manutenção e de substituição e restantes </w:t>
      </w:r>
      <w:r>
        <w:rPr>
          <w:rFonts w:ascii="Arial" w:hAnsi="Arial" w:cs="Arial"/>
        </w:rPr>
        <w:lastRenderedPageBreak/>
        <w:t>custos de operação, de modo a que o objeto de cofinanciamento mantenha adequados níveis de operacionalidade durante toda a sua vida útil.</w:t>
      </w:r>
    </w:p>
    <w:p w14:paraId="15D8E958" w14:textId="7B140E1A" w:rsidR="00157842" w:rsidRPr="00157842" w:rsidRDefault="00157842" w:rsidP="00843D20">
      <w:pPr>
        <w:ind w:left="709" w:hanging="851"/>
        <w:jc w:val="both"/>
        <w:rPr>
          <w:rFonts w:ascii="Arial" w:eastAsia="Calibri" w:hAnsi="Arial" w:cs="Arial"/>
        </w:rPr>
      </w:pPr>
    </w:p>
    <w:p w14:paraId="23127EEE" w14:textId="02694E57" w:rsidR="00C2287B" w:rsidRPr="008A0BEA" w:rsidRDefault="00C60E31" w:rsidP="008A0BEA">
      <w:pPr>
        <w:pStyle w:val="Ttulo1"/>
        <w:numPr>
          <w:ilvl w:val="0"/>
          <w:numId w:val="1"/>
        </w:numPr>
        <w:spacing w:after="120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855" w:name="_Toc42356461"/>
      <w:r w:rsidRPr="009B3869">
        <w:rPr>
          <w:rFonts w:ascii="Trebuchet MS" w:hAnsi="Trebuchet MS"/>
          <w:color w:val="1F497D" w:themeColor="text2"/>
          <w:sz w:val="24"/>
          <w:szCs w:val="24"/>
        </w:rPr>
        <w:t>Indicadores do Programa - observações</w:t>
      </w:r>
      <w:bookmarkEnd w:id="855"/>
    </w:p>
    <w:p w14:paraId="7EBF4C06" w14:textId="57B4DC5D" w:rsidR="009C4154" w:rsidRDefault="009C4154" w:rsidP="003646B2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 presente projeto de candidatura define os seguintes indicadores:</w:t>
      </w:r>
    </w:p>
    <w:p w14:paraId="5EBCC027" w14:textId="01F4E081" w:rsidR="00157842" w:rsidRPr="009C4154" w:rsidRDefault="009C4154" w:rsidP="001E3871">
      <w:pPr>
        <w:pStyle w:val="PargrafodaLista"/>
        <w:numPr>
          <w:ilvl w:val="0"/>
          <w:numId w:val="4"/>
        </w:numPr>
        <w:jc w:val="both"/>
      </w:pPr>
      <w:r w:rsidRPr="009C4154">
        <w:rPr>
          <w:rFonts w:ascii="Arial" w:eastAsia="Arial" w:hAnsi="Arial" w:cs="Arial"/>
          <w:b/>
          <w:i/>
          <w:color w:val="000000"/>
        </w:rPr>
        <w:t>Indicadores de Realizaçã</w:t>
      </w:r>
      <w:r>
        <w:rPr>
          <w:rFonts w:ascii="Arial" w:eastAsia="Arial" w:hAnsi="Arial" w:cs="Arial"/>
          <w:b/>
          <w:i/>
          <w:color w:val="000000"/>
        </w:rPr>
        <w:t>o</w:t>
      </w:r>
    </w:p>
    <w:p w14:paraId="2A8AB808" w14:textId="374F5906" w:rsidR="009C4154" w:rsidRPr="009C4154" w:rsidRDefault="009C4154" w:rsidP="001E3871">
      <w:pPr>
        <w:numPr>
          <w:ilvl w:val="0"/>
          <w:numId w:val="5"/>
        </w:numPr>
        <w:spacing w:after="0"/>
        <w:ind w:left="993" w:hanging="284"/>
        <w:jc w:val="both"/>
        <w:rPr>
          <w:rFonts w:ascii="Arial" w:eastAsia="Arial" w:hAnsi="Arial" w:cs="Arial"/>
          <w:bCs/>
          <w:iCs/>
          <w:color w:val="000000"/>
        </w:rPr>
      </w:pPr>
      <w:r w:rsidRPr="009C4154">
        <w:rPr>
          <w:rFonts w:ascii="Arial" w:eastAsia="Arial" w:hAnsi="Arial" w:cs="Arial"/>
          <w:bCs/>
          <w:iCs/>
          <w:color w:val="000000"/>
        </w:rPr>
        <w:t>Nº</w:t>
      </w:r>
      <w:r>
        <w:rPr>
          <w:rFonts w:ascii="Arial" w:eastAsia="Arial" w:hAnsi="Arial" w:cs="Arial"/>
          <w:bCs/>
          <w:iCs/>
          <w:color w:val="000000"/>
        </w:rPr>
        <w:t xml:space="preserve"> de novos modelos de inovação </w:t>
      </w:r>
      <w:r>
        <w:rPr>
          <w:rFonts w:ascii="Arial" w:eastAsia="Arial" w:hAnsi="Arial" w:cs="Arial"/>
          <w:color w:val="000000"/>
        </w:rPr>
        <w:t xml:space="preserve">e de experimentação na Administração Pública = </w:t>
      </w:r>
      <w:r w:rsidR="00516C5A">
        <w:rPr>
          <w:rFonts w:ascii="Arial" w:eastAsia="Arial" w:hAnsi="Arial" w:cs="Arial"/>
          <w:color w:val="000000"/>
        </w:rPr>
        <w:t>2</w:t>
      </w:r>
      <w:r>
        <w:rPr>
          <w:rFonts w:ascii="Arial" w:eastAsia="Arial" w:hAnsi="Arial" w:cs="Arial"/>
          <w:color w:val="000000"/>
        </w:rPr>
        <w:t xml:space="preserve"> modelo</w:t>
      </w:r>
      <w:r w:rsidR="00516C5A">
        <w:rPr>
          <w:rFonts w:ascii="Arial" w:eastAsia="Arial" w:hAnsi="Arial" w:cs="Arial"/>
          <w:color w:val="000000"/>
        </w:rPr>
        <w:t>2</w:t>
      </w:r>
    </w:p>
    <w:p w14:paraId="2716E5C6" w14:textId="77777777" w:rsidR="00516C5A" w:rsidRPr="00516C5A" w:rsidRDefault="00516C5A" w:rsidP="00516C5A">
      <w:pPr>
        <w:pStyle w:val="PargrafodaLista"/>
        <w:numPr>
          <w:ilvl w:val="0"/>
          <w:numId w:val="35"/>
        </w:numPr>
        <w:spacing w:after="0"/>
        <w:jc w:val="both"/>
        <w:rPr>
          <w:rFonts w:ascii="Arial" w:eastAsia="Times New Roman" w:hAnsi="Arial" w:cs="Arial"/>
          <w:color w:val="000000"/>
        </w:rPr>
      </w:pPr>
      <w:r w:rsidRPr="00516C5A">
        <w:rPr>
          <w:rFonts w:ascii="Arial" w:eastAsia="Times New Roman" w:hAnsi="Arial" w:cs="Arial"/>
          <w:color w:val="000000"/>
        </w:rPr>
        <w:t>Sistema de Gestão Documental</w:t>
      </w:r>
    </w:p>
    <w:p w14:paraId="208B1B0C" w14:textId="74371871" w:rsidR="00516C5A" w:rsidRPr="00516C5A" w:rsidRDefault="00516C5A" w:rsidP="00516C5A">
      <w:pPr>
        <w:pStyle w:val="PargrafodaLista"/>
        <w:numPr>
          <w:ilvl w:val="0"/>
          <w:numId w:val="35"/>
        </w:numPr>
        <w:spacing w:after="0"/>
        <w:jc w:val="both"/>
        <w:rPr>
          <w:rFonts w:ascii="Arial" w:eastAsia="Arial" w:hAnsi="Arial" w:cs="Arial"/>
          <w:color w:val="000000"/>
        </w:rPr>
      </w:pPr>
      <w:r w:rsidRPr="00516C5A">
        <w:rPr>
          <w:rFonts w:ascii="Arial" w:eastAsia="Times New Roman" w:hAnsi="Arial" w:cs="Arial"/>
          <w:color w:val="000000"/>
        </w:rPr>
        <w:t>Processos desmaterializados, automatismo no fluxo de atividades e na obtenção de informação devido à interoperabilidade das aplicações informáticas</w:t>
      </w:r>
    </w:p>
    <w:p w14:paraId="73F21BF6" w14:textId="77777777" w:rsidR="00516C5A" w:rsidRPr="00516C5A" w:rsidRDefault="009C4154" w:rsidP="00516C5A">
      <w:pPr>
        <w:numPr>
          <w:ilvl w:val="0"/>
          <w:numId w:val="5"/>
        </w:numPr>
        <w:spacing w:after="0"/>
        <w:ind w:left="993" w:hanging="284"/>
        <w:jc w:val="both"/>
        <w:rPr>
          <w:rFonts w:ascii="Arial" w:eastAsia="Arial" w:hAnsi="Arial" w:cs="Arial"/>
          <w:bCs/>
          <w:iCs/>
          <w:color w:val="000000"/>
        </w:rPr>
      </w:pPr>
      <w:r w:rsidRPr="009C4154">
        <w:rPr>
          <w:rFonts w:ascii="Arial" w:eastAsia="Arial" w:hAnsi="Arial" w:cs="Arial"/>
          <w:bCs/>
          <w:iCs/>
          <w:color w:val="000000"/>
        </w:rPr>
        <w:t>Nº</w:t>
      </w:r>
      <w:r>
        <w:rPr>
          <w:rFonts w:ascii="Arial" w:eastAsia="Arial" w:hAnsi="Arial" w:cs="Arial"/>
          <w:bCs/>
          <w:iCs/>
          <w:color w:val="000000"/>
        </w:rPr>
        <w:t xml:space="preserve"> de </w:t>
      </w:r>
      <w:r>
        <w:rPr>
          <w:rFonts w:ascii="Arial" w:eastAsia="Arial" w:hAnsi="Arial" w:cs="Arial"/>
          <w:color w:val="000000"/>
        </w:rPr>
        <w:t xml:space="preserve">serviços públicos objeto de avaliação da respetiva prestação do serviço e da satisfação dos utentes = </w:t>
      </w:r>
      <w:r w:rsidR="00516C5A">
        <w:rPr>
          <w:rFonts w:ascii="Arial" w:eastAsia="Arial" w:hAnsi="Arial" w:cs="Arial"/>
          <w:color w:val="000000"/>
        </w:rPr>
        <w:t>2</w:t>
      </w:r>
      <w:r>
        <w:rPr>
          <w:rFonts w:ascii="Arial" w:eastAsia="Arial" w:hAnsi="Arial" w:cs="Arial"/>
          <w:color w:val="000000"/>
        </w:rPr>
        <w:t xml:space="preserve"> </w:t>
      </w:r>
      <w:commentRangeStart w:id="856"/>
      <w:commentRangeStart w:id="857"/>
      <w:r>
        <w:rPr>
          <w:rFonts w:ascii="Arial" w:eastAsia="Arial" w:hAnsi="Arial" w:cs="Arial"/>
          <w:color w:val="000000"/>
        </w:rPr>
        <w:t>serviços</w:t>
      </w:r>
      <w:commentRangeEnd w:id="856"/>
      <w:r w:rsidR="00792694">
        <w:rPr>
          <w:rStyle w:val="Refdecomentrio"/>
        </w:rPr>
        <w:commentReference w:id="856"/>
      </w:r>
      <w:commentRangeEnd w:id="857"/>
      <w:r w:rsidR="003A312D">
        <w:rPr>
          <w:rStyle w:val="Refdecomentrio"/>
        </w:rPr>
        <w:commentReference w:id="857"/>
      </w:r>
    </w:p>
    <w:p w14:paraId="029044FC" w14:textId="706D886A" w:rsidR="00516C5A" w:rsidRPr="00516C5A" w:rsidRDefault="00516C5A" w:rsidP="00516C5A">
      <w:pPr>
        <w:spacing w:after="0"/>
        <w:ind w:left="993"/>
        <w:jc w:val="both"/>
        <w:rPr>
          <w:rFonts w:ascii="Arial" w:eastAsia="Times New Roman" w:hAnsi="Arial" w:cs="Arial"/>
          <w:color w:val="000000"/>
        </w:rPr>
      </w:pPr>
      <w:r w:rsidRPr="00516C5A">
        <w:rPr>
          <w:rFonts w:ascii="Arial" w:eastAsia="Times New Roman" w:hAnsi="Arial" w:cs="Arial"/>
          <w:color w:val="000000"/>
        </w:rPr>
        <w:t>Serão objeto de avaliação pelos alunos os seguintes serviços públicos:</w:t>
      </w:r>
    </w:p>
    <w:p w14:paraId="501B84A8" w14:textId="77777777" w:rsidR="00516C5A" w:rsidRPr="00516C5A" w:rsidRDefault="00516C5A" w:rsidP="00516C5A">
      <w:pPr>
        <w:pStyle w:val="PargrafodaLista"/>
        <w:numPr>
          <w:ilvl w:val="0"/>
          <w:numId w:val="36"/>
        </w:numPr>
        <w:spacing w:after="0"/>
        <w:jc w:val="both"/>
        <w:rPr>
          <w:rFonts w:ascii="Arial" w:eastAsia="Times New Roman" w:hAnsi="Arial" w:cs="Arial"/>
          <w:color w:val="000000"/>
        </w:rPr>
      </w:pPr>
      <w:r w:rsidRPr="00516C5A">
        <w:rPr>
          <w:rFonts w:ascii="Arial" w:eastAsia="Times New Roman" w:hAnsi="Arial" w:cs="Arial"/>
          <w:color w:val="000000"/>
        </w:rPr>
        <w:t>Qualidade de Ensino prestado pelos Professores</w:t>
      </w:r>
    </w:p>
    <w:p w14:paraId="0CB113BD" w14:textId="499E11BE" w:rsidR="00516C5A" w:rsidRPr="00516C5A" w:rsidRDefault="00516C5A" w:rsidP="00516C5A">
      <w:pPr>
        <w:pStyle w:val="PargrafodaLista"/>
        <w:numPr>
          <w:ilvl w:val="0"/>
          <w:numId w:val="36"/>
        </w:numPr>
        <w:spacing w:after="0"/>
        <w:jc w:val="both"/>
        <w:rPr>
          <w:rFonts w:ascii="Arial" w:eastAsia="Arial" w:hAnsi="Arial" w:cs="Arial"/>
          <w:bCs/>
          <w:iCs/>
          <w:color w:val="000000"/>
        </w:rPr>
      </w:pPr>
      <w:r w:rsidRPr="00516C5A">
        <w:rPr>
          <w:rFonts w:ascii="Arial" w:eastAsia="Times New Roman" w:hAnsi="Arial" w:cs="Arial"/>
          <w:color w:val="000000"/>
        </w:rPr>
        <w:t xml:space="preserve">Qualidade do Serviço Administrativo de Apoio </w:t>
      </w:r>
    </w:p>
    <w:p w14:paraId="60372554" w14:textId="06395508" w:rsidR="007351C1" w:rsidRPr="007351C1" w:rsidRDefault="007351C1" w:rsidP="001E3871">
      <w:pPr>
        <w:numPr>
          <w:ilvl w:val="0"/>
          <w:numId w:val="5"/>
        </w:numPr>
        <w:spacing w:after="0"/>
        <w:ind w:left="993" w:hanging="284"/>
        <w:jc w:val="both"/>
        <w:rPr>
          <w:rFonts w:ascii="Arial" w:eastAsia="Arial" w:hAnsi="Arial" w:cs="Arial"/>
          <w:bCs/>
          <w:iCs/>
          <w:color w:val="000000"/>
        </w:rPr>
      </w:pPr>
      <w:r>
        <w:rPr>
          <w:rFonts w:ascii="Arial" w:eastAsia="Arial" w:hAnsi="Arial" w:cs="Arial"/>
          <w:bCs/>
          <w:iCs/>
          <w:color w:val="000000"/>
        </w:rPr>
        <w:t xml:space="preserve">Nº de </w:t>
      </w:r>
      <w:r w:rsidRPr="008A0BEA">
        <w:rPr>
          <w:rFonts w:ascii="Arial" w:eastAsia="Arial" w:hAnsi="Arial" w:cs="Arial"/>
          <w:color w:val="000000"/>
        </w:rPr>
        <w:t>ações de promoção e divulgação com vista à disseminação de melhores práticas e partilha de conhecimento de novas formas de organização interna e de prestação de serviços públicos aos cidadãos e às empresas = 6 açõe</w:t>
      </w:r>
      <w:r>
        <w:rPr>
          <w:rFonts w:ascii="Arial" w:eastAsia="Arial" w:hAnsi="Arial" w:cs="Arial"/>
          <w:color w:val="000000"/>
        </w:rPr>
        <w:t>s</w:t>
      </w:r>
    </w:p>
    <w:p w14:paraId="55CA1D5A" w14:textId="77777777" w:rsidR="007351C1" w:rsidRDefault="007351C1" w:rsidP="003646B2">
      <w:pPr>
        <w:spacing w:after="0"/>
        <w:ind w:left="993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Estas ações consistirão na realização das seguintes atividades de promoção e divulgação:</w:t>
      </w:r>
    </w:p>
    <w:p w14:paraId="39D044A6" w14:textId="16A47516" w:rsidR="00157842" w:rsidRDefault="007351C1" w:rsidP="001E3871">
      <w:pPr>
        <w:pStyle w:val="PargrafodaLista"/>
        <w:numPr>
          <w:ilvl w:val="0"/>
          <w:numId w:val="27"/>
        </w:numPr>
        <w:spacing w:after="0"/>
        <w:jc w:val="both"/>
        <w:rPr>
          <w:rFonts w:ascii="Arial" w:eastAsia="Arial" w:hAnsi="Arial" w:cs="Arial"/>
          <w:i/>
          <w:color w:val="000000"/>
        </w:rPr>
      </w:pPr>
      <w:r w:rsidRPr="007351C1">
        <w:rPr>
          <w:rFonts w:ascii="Arial" w:eastAsia="Arial" w:hAnsi="Arial" w:cs="Arial"/>
          <w:color w:val="000000"/>
        </w:rPr>
        <w:t xml:space="preserve">Workshops com </w:t>
      </w:r>
      <w:proofErr w:type="spellStart"/>
      <w:r w:rsidRPr="007351C1">
        <w:rPr>
          <w:rFonts w:ascii="Arial" w:eastAsia="Arial" w:hAnsi="Arial" w:cs="Arial"/>
          <w:i/>
          <w:color w:val="000000"/>
        </w:rPr>
        <w:t>stakeholders</w:t>
      </w:r>
      <w:proofErr w:type="spellEnd"/>
    </w:p>
    <w:p w14:paraId="3E2C9CDE" w14:textId="6AE3F864" w:rsidR="007351C1" w:rsidRPr="007351C1" w:rsidRDefault="007351C1" w:rsidP="001E3871">
      <w:pPr>
        <w:pStyle w:val="PargrafodaLista"/>
        <w:numPr>
          <w:ilvl w:val="0"/>
          <w:numId w:val="27"/>
        </w:numPr>
        <w:spacing w:after="0"/>
        <w:jc w:val="both"/>
        <w:rPr>
          <w:rFonts w:ascii="Arial" w:eastAsia="Arial" w:hAnsi="Arial" w:cs="Arial"/>
          <w:i/>
          <w:color w:val="000000"/>
        </w:rPr>
      </w:pPr>
      <w:r w:rsidRPr="003646B2">
        <w:rPr>
          <w:rFonts w:ascii="Arial" w:eastAsia="Arial" w:hAnsi="Arial" w:cs="Arial"/>
          <w:color w:val="000000"/>
        </w:rPr>
        <w:t>Evento de início do Projet</w:t>
      </w:r>
      <w:r>
        <w:rPr>
          <w:rFonts w:ascii="Arial" w:eastAsia="Arial" w:hAnsi="Arial" w:cs="Arial"/>
          <w:color w:val="000000"/>
        </w:rPr>
        <w:t>o</w:t>
      </w:r>
    </w:p>
    <w:p w14:paraId="46BD114F" w14:textId="016AACC8" w:rsidR="007351C1" w:rsidRPr="007351C1" w:rsidRDefault="007351C1" w:rsidP="001E3871">
      <w:pPr>
        <w:pStyle w:val="PargrafodaLista"/>
        <w:numPr>
          <w:ilvl w:val="0"/>
          <w:numId w:val="27"/>
        </w:numPr>
        <w:spacing w:after="0"/>
        <w:jc w:val="both"/>
        <w:rPr>
          <w:rFonts w:ascii="Arial" w:eastAsia="Arial" w:hAnsi="Arial" w:cs="Arial"/>
          <w:i/>
          <w:color w:val="000000"/>
        </w:rPr>
      </w:pPr>
      <w:r w:rsidRPr="003646B2">
        <w:rPr>
          <w:rFonts w:ascii="Arial" w:eastAsia="Arial" w:hAnsi="Arial" w:cs="Arial"/>
          <w:color w:val="000000"/>
        </w:rPr>
        <w:t>Evento de apresentação pública dos resultado</w:t>
      </w:r>
      <w:r>
        <w:rPr>
          <w:rFonts w:ascii="Arial" w:eastAsia="Arial" w:hAnsi="Arial" w:cs="Arial"/>
          <w:color w:val="000000"/>
        </w:rPr>
        <w:t>s</w:t>
      </w:r>
    </w:p>
    <w:p w14:paraId="74731912" w14:textId="0FCF73D4" w:rsidR="007351C1" w:rsidRDefault="007351C1" w:rsidP="001E3871">
      <w:pPr>
        <w:pStyle w:val="PargrafodaLista"/>
        <w:numPr>
          <w:ilvl w:val="0"/>
          <w:numId w:val="27"/>
        </w:numPr>
        <w:spacing w:after="0"/>
        <w:jc w:val="both"/>
        <w:rPr>
          <w:rFonts w:ascii="Arial" w:eastAsia="Arial" w:hAnsi="Arial" w:cs="Arial"/>
          <w:iCs/>
          <w:color w:val="000000"/>
        </w:rPr>
      </w:pPr>
      <w:r>
        <w:rPr>
          <w:rFonts w:ascii="Arial" w:eastAsia="Arial" w:hAnsi="Arial" w:cs="Arial"/>
          <w:iCs/>
          <w:color w:val="000000"/>
        </w:rPr>
        <w:t>Newsletter</w:t>
      </w:r>
    </w:p>
    <w:p w14:paraId="249B3A53" w14:textId="7E521E5C" w:rsidR="007351C1" w:rsidRDefault="007351C1" w:rsidP="001E3871">
      <w:pPr>
        <w:pStyle w:val="PargrafodaLista"/>
        <w:numPr>
          <w:ilvl w:val="0"/>
          <w:numId w:val="27"/>
        </w:numPr>
        <w:spacing w:after="0"/>
        <w:jc w:val="both"/>
        <w:rPr>
          <w:rFonts w:ascii="Arial" w:eastAsia="Arial" w:hAnsi="Arial" w:cs="Arial"/>
          <w:iCs/>
          <w:color w:val="000000"/>
        </w:rPr>
      </w:pPr>
      <w:r>
        <w:rPr>
          <w:rFonts w:ascii="Arial" w:eastAsia="Arial" w:hAnsi="Arial" w:cs="Arial"/>
          <w:iCs/>
          <w:color w:val="000000"/>
        </w:rPr>
        <w:t xml:space="preserve">Publicidade e campanhas </w:t>
      </w:r>
      <w:proofErr w:type="spellStart"/>
      <w:r>
        <w:rPr>
          <w:rFonts w:ascii="Arial" w:eastAsia="Arial" w:hAnsi="Arial" w:cs="Arial"/>
          <w:iCs/>
          <w:color w:val="000000"/>
        </w:rPr>
        <w:t>adwords</w:t>
      </w:r>
      <w:proofErr w:type="spellEnd"/>
    </w:p>
    <w:p w14:paraId="2F63B625" w14:textId="186177BB" w:rsidR="007351C1" w:rsidRPr="007351C1" w:rsidRDefault="007351C1" w:rsidP="001E3871">
      <w:pPr>
        <w:pStyle w:val="PargrafodaLista"/>
        <w:numPr>
          <w:ilvl w:val="0"/>
          <w:numId w:val="27"/>
        </w:numPr>
        <w:spacing w:after="0"/>
        <w:jc w:val="both"/>
        <w:rPr>
          <w:rFonts w:ascii="Arial" w:eastAsia="Arial" w:hAnsi="Arial" w:cs="Arial"/>
          <w:iCs/>
          <w:color w:val="000000"/>
        </w:rPr>
      </w:pPr>
      <w:proofErr w:type="spellStart"/>
      <w:r w:rsidRPr="003646B2">
        <w:rPr>
          <w:rFonts w:ascii="Arial" w:eastAsia="Arial" w:hAnsi="Arial" w:cs="Arial"/>
          <w:color w:val="000000"/>
        </w:rPr>
        <w:t>Press</w:t>
      </w:r>
      <w:proofErr w:type="spellEnd"/>
      <w:r w:rsidRPr="003646B2">
        <w:rPr>
          <w:rFonts w:ascii="Arial" w:eastAsia="Arial" w:hAnsi="Arial" w:cs="Arial"/>
          <w:color w:val="000000"/>
        </w:rPr>
        <w:t xml:space="preserve"> </w:t>
      </w:r>
      <w:proofErr w:type="spellStart"/>
      <w:r w:rsidRPr="003646B2">
        <w:rPr>
          <w:rFonts w:ascii="Arial" w:eastAsia="Arial" w:hAnsi="Arial" w:cs="Arial"/>
          <w:color w:val="000000"/>
        </w:rPr>
        <w:t>Release</w:t>
      </w:r>
      <w:proofErr w:type="spellEnd"/>
      <w:r w:rsidRPr="003646B2">
        <w:rPr>
          <w:rFonts w:ascii="Arial" w:eastAsia="Arial" w:hAnsi="Arial" w:cs="Arial"/>
          <w:color w:val="000000"/>
        </w:rPr>
        <w:t xml:space="preserve"> sobre o Projet</w:t>
      </w:r>
      <w:r>
        <w:rPr>
          <w:rFonts w:ascii="Arial" w:eastAsia="Arial" w:hAnsi="Arial" w:cs="Arial"/>
          <w:color w:val="000000"/>
        </w:rPr>
        <w:t>o</w:t>
      </w:r>
    </w:p>
    <w:p w14:paraId="5F5306F3" w14:textId="77777777" w:rsidR="007351C1" w:rsidRDefault="007351C1" w:rsidP="003646B2">
      <w:pPr>
        <w:spacing w:after="0"/>
        <w:ind w:left="993"/>
        <w:jc w:val="both"/>
        <w:rPr>
          <w:rFonts w:ascii="Arial" w:eastAsia="Arial" w:hAnsi="Arial" w:cs="Arial"/>
          <w:color w:val="000000"/>
        </w:rPr>
      </w:pPr>
    </w:p>
    <w:p w14:paraId="04547FB7" w14:textId="2ADD5AE9" w:rsidR="007351C1" w:rsidRPr="009C4154" w:rsidRDefault="007351C1" w:rsidP="001E3871">
      <w:pPr>
        <w:pStyle w:val="PargrafodaLista"/>
        <w:numPr>
          <w:ilvl w:val="0"/>
          <w:numId w:val="4"/>
        </w:numPr>
        <w:jc w:val="both"/>
      </w:pPr>
      <w:r w:rsidRPr="009C4154">
        <w:rPr>
          <w:rFonts w:ascii="Arial" w:eastAsia="Arial" w:hAnsi="Arial" w:cs="Arial"/>
          <w:b/>
          <w:i/>
          <w:color w:val="000000"/>
        </w:rPr>
        <w:t xml:space="preserve">Indicadores de </w:t>
      </w:r>
      <w:r>
        <w:rPr>
          <w:rFonts w:ascii="Arial" w:eastAsia="Arial" w:hAnsi="Arial" w:cs="Arial"/>
          <w:b/>
          <w:i/>
          <w:color w:val="000000"/>
        </w:rPr>
        <w:t>Resultado</w:t>
      </w:r>
    </w:p>
    <w:p w14:paraId="38B4505F" w14:textId="62D8766A" w:rsidR="007351C1" w:rsidRPr="009C4154" w:rsidRDefault="007351C1" w:rsidP="001E3871">
      <w:pPr>
        <w:numPr>
          <w:ilvl w:val="0"/>
          <w:numId w:val="5"/>
        </w:numPr>
        <w:spacing w:after="0"/>
        <w:ind w:left="993" w:hanging="284"/>
        <w:jc w:val="both"/>
        <w:rPr>
          <w:rFonts w:ascii="Arial" w:eastAsia="Arial" w:hAnsi="Arial" w:cs="Arial"/>
          <w:bCs/>
          <w:iCs/>
          <w:color w:val="000000"/>
        </w:rPr>
      </w:pPr>
      <w:r>
        <w:rPr>
          <w:rFonts w:ascii="Arial" w:eastAsia="Arial" w:hAnsi="Arial" w:cs="Arial"/>
          <w:color w:val="000000"/>
        </w:rPr>
        <w:t>% de Processos objeto de reengenharia e/ou simplificação implementados, um ano após a conclusão da operação = 100%</w:t>
      </w:r>
    </w:p>
    <w:p w14:paraId="787C0B86" w14:textId="02B829EB" w:rsidR="007351C1" w:rsidRDefault="007351C1" w:rsidP="007351C1">
      <w:pPr>
        <w:spacing w:after="0"/>
        <w:ind w:left="993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A reengenharia/simplificação de processos incide no novo modelo de </w:t>
      </w:r>
      <w:r w:rsidR="00516C5A">
        <w:rPr>
          <w:rFonts w:ascii="Arial" w:eastAsia="Arial" w:hAnsi="Arial" w:cs="Arial"/>
          <w:color w:val="000000"/>
        </w:rPr>
        <w:t>Gestão Documental</w:t>
      </w:r>
      <w:r>
        <w:rPr>
          <w:rFonts w:ascii="Arial" w:eastAsia="Arial" w:hAnsi="Arial" w:cs="Arial"/>
          <w:color w:val="000000"/>
        </w:rPr>
        <w:t>. Após a conclusão do projeto, este processo deverá estar implementado.</w:t>
      </w:r>
    </w:p>
    <w:p w14:paraId="72AD66D0" w14:textId="78F81735" w:rsidR="007351C1" w:rsidRPr="009C4154" w:rsidRDefault="007351C1" w:rsidP="001E3871">
      <w:pPr>
        <w:numPr>
          <w:ilvl w:val="0"/>
          <w:numId w:val="5"/>
        </w:numPr>
        <w:spacing w:after="0"/>
        <w:ind w:left="993" w:hanging="284"/>
        <w:jc w:val="both"/>
        <w:rPr>
          <w:rFonts w:ascii="Arial" w:eastAsia="Arial" w:hAnsi="Arial" w:cs="Arial"/>
          <w:bCs/>
          <w:iCs/>
          <w:color w:val="000000"/>
        </w:rPr>
      </w:pPr>
      <w:r>
        <w:rPr>
          <w:rFonts w:ascii="Arial" w:eastAsia="Arial" w:hAnsi="Arial" w:cs="Arial"/>
          <w:color w:val="000000"/>
        </w:rPr>
        <w:t>% de serviços em que a metodologia de avaliação da satisfação, monitorização de níveis de serviço e/ou avaliação da qualidade, foi implementada um ano após a conclusão da operação = 100%</w:t>
      </w:r>
    </w:p>
    <w:p w14:paraId="1F12124B" w14:textId="7DF46D58" w:rsidR="00157842" w:rsidRDefault="00516C5A" w:rsidP="007351C1">
      <w:pPr>
        <w:ind w:left="993"/>
        <w:jc w:val="both"/>
        <w:rPr>
          <w:rFonts w:ascii="Arial" w:eastAsia="Arial" w:hAnsi="Arial" w:cs="Arial"/>
          <w:b/>
          <w:i/>
          <w:color w:val="000000"/>
        </w:rPr>
      </w:pPr>
      <w:r>
        <w:rPr>
          <w:rFonts w:ascii="Arial" w:eastAsia="Arial" w:hAnsi="Arial" w:cs="Arial"/>
          <w:color w:val="000000"/>
        </w:rPr>
        <w:t>P</w:t>
      </w:r>
      <w:r w:rsidR="007351C1">
        <w:rPr>
          <w:rFonts w:ascii="Arial" w:eastAsia="Arial" w:hAnsi="Arial" w:cs="Arial"/>
          <w:color w:val="000000"/>
        </w:rPr>
        <w:t>retend</w:t>
      </w:r>
      <w:r>
        <w:rPr>
          <w:rFonts w:ascii="Arial" w:eastAsia="Arial" w:hAnsi="Arial" w:cs="Arial"/>
          <w:color w:val="000000"/>
        </w:rPr>
        <w:t>e</w:t>
      </w:r>
      <w:r w:rsidR="007351C1">
        <w:rPr>
          <w:rFonts w:ascii="Arial" w:eastAsia="Arial" w:hAnsi="Arial" w:cs="Arial"/>
          <w:color w:val="000000"/>
        </w:rPr>
        <w:t>-se que o sistema de avaliação esteja implementado um ano após a conclusão do projeto</w:t>
      </w:r>
      <w:r>
        <w:rPr>
          <w:rFonts w:ascii="Arial" w:eastAsia="Arial" w:hAnsi="Arial" w:cs="Arial"/>
          <w:color w:val="000000"/>
        </w:rPr>
        <w:t>, abrangendo todos os serviços.</w:t>
      </w:r>
    </w:p>
    <w:p w14:paraId="3EEBF722" w14:textId="77777777" w:rsidR="00F361B1" w:rsidRDefault="00F361B1" w:rsidP="00D837C5">
      <w:pPr>
        <w:rPr>
          <w:rFonts w:ascii="Trebuchet MS" w:hAnsi="Trebuchet MS"/>
          <w:color w:val="FF0000"/>
          <w:sz w:val="24"/>
          <w:szCs w:val="24"/>
        </w:rPr>
      </w:pPr>
    </w:p>
    <w:p w14:paraId="597111DF" w14:textId="77777777" w:rsidR="003B242E" w:rsidRPr="009B3869" w:rsidRDefault="003B242E" w:rsidP="00FF513A">
      <w:pPr>
        <w:pStyle w:val="Ttulo1"/>
        <w:numPr>
          <w:ilvl w:val="0"/>
          <w:numId w:val="1"/>
        </w:numPr>
        <w:spacing w:after="120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858" w:name="_Toc42356462"/>
      <w:r w:rsidRPr="009B3869">
        <w:rPr>
          <w:rFonts w:ascii="Trebuchet MS" w:hAnsi="Trebuchet MS"/>
          <w:color w:val="1F497D" w:themeColor="text2"/>
          <w:sz w:val="24"/>
          <w:szCs w:val="24"/>
        </w:rPr>
        <w:t>Indicadores relevantes na perspetiva do beneficiário/operação</w:t>
      </w:r>
      <w:bookmarkEnd w:id="858"/>
    </w:p>
    <w:p w14:paraId="643F1195" w14:textId="035EEF8D" w:rsidR="00F02E87" w:rsidRDefault="00D837C5" w:rsidP="007F7B9B">
      <w:pPr>
        <w:ind w:left="737"/>
        <w:jc w:val="both"/>
        <w:rPr>
          <w:rFonts w:ascii="Trebuchet MS" w:eastAsia="Trebuchet MS" w:hAnsi="Trebuchet MS" w:cs="Trebuchet MS"/>
        </w:rPr>
      </w:pPr>
      <w:r>
        <w:rPr>
          <w:rFonts w:ascii="Trebuchet MS" w:eastAsia="Trebuchet MS" w:hAnsi="Trebuchet MS" w:cs="Trebuchet MS"/>
        </w:rPr>
        <w:t>Não Aplicável</w:t>
      </w:r>
    </w:p>
    <w:p w14:paraId="78A00C42" w14:textId="77777777" w:rsidR="009A0115" w:rsidRPr="008764D5" w:rsidRDefault="009A0115" w:rsidP="009A0115">
      <w:pPr>
        <w:jc w:val="both"/>
        <w:rPr>
          <w:rFonts w:eastAsia="Arial" w:cstheme="minorHAnsi"/>
        </w:rPr>
      </w:pPr>
    </w:p>
    <w:sectPr w:rsidR="009A0115" w:rsidRPr="008764D5" w:rsidSect="005F2BC3">
      <w:headerReference w:type="default" r:id="rId25"/>
      <w:footerReference w:type="default" r:id="rId26"/>
      <w:pgSz w:w="11906" w:h="16838"/>
      <w:pgMar w:top="1701" w:right="1134" w:bottom="1701" w:left="1134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219" w:author="João Calado" w:date="2020-06-11T12:22:00Z" w:initials="JC">
    <w:p w14:paraId="33F8267D" w14:textId="044C6184" w:rsidR="003E509E" w:rsidRDefault="003E509E">
      <w:pPr>
        <w:pStyle w:val="Textodecomentrio"/>
      </w:pPr>
      <w:r>
        <w:rPr>
          <w:rStyle w:val="Refdecomentrio"/>
        </w:rPr>
        <w:annotationRef/>
      </w:r>
      <w:r>
        <w:t>Estimativas grosseiras, mas não sei melhor. É de manter?</w:t>
      </w:r>
    </w:p>
  </w:comment>
  <w:comment w:id="220" w:author="João Carlos Rodrigue" w:date="2020-06-13T10:06:00Z" w:initials="JCR">
    <w:p w14:paraId="38ED1910" w14:textId="56724CB8" w:rsidR="003E509E" w:rsidRDefault="003E509E">
      <w:pPr>
        <w:pStyle w:val="Textodecomentrio"/>
      </w:pPr>
      <w:r>
        <w:rPr>
          <w:rStyle w:val="Refdecomentrio"/>
        </w:rPr>
        <w:annotationRef/>
      </w:r>
      <w:r>
        <w:t>É suficiente</w:t>
      </w:r>
    </w:p>
  </w:comment>
  <w:comment w:id="286" w:author="João Carlos Rodrigue" w:date="2020-06-13T10:38:00Z" w:initials="JCR">
    <w:p w14:paraId="28CB292C" w14:textId="14F73841" w:rsidR="007065A7" w:rsidRDefault="007065A7">
      <w:pPr>
        <w:pStyle w:val="Textodecomentrio"/>
      </w:pPr>
      <w:r>
        <w:rPr>
          <w:rStyle w:val="Refdecomentrio"/>
        </w:rPr>
        <w:annotationRef/>
      </w:r>
    </w:p>
  </w:comment>
  <w:comment w:id="287" w:author="João Carlos Rodrigue" w:date="2020-06-13T10:38:00Z" w:initials="JCR">
    <w:p w14:paraId="273B48F0" w14:textId="77777777" w:rsidR="007065A7" w:rsidRDefault="007065A7">
      <w:pPr>
        <w:pStyle w:val="Textodecomentrio"/>
        <w:rPr>
          <w:rStyle w:val="Refdecomentrio"/>
        </w:rPr>
      </w:pPr>
      <w:r>
        <w:rPr>
          <w:rStyle w:val="Refdecomentrio"/>
        </w:rPr>
        <w:annotationRef/>
      </w:r>
      <w:r>
        <w:rPr>
          <w:rStyle w:val="Refdecomentrio"/>
        </w:rPr>
        <w:t>Não há forma de manter a relação de processos neste ponto. Teremos de remeter esta relação para o ponto 4. Do documento.</w:t>
      </w:r>
    </w:p>
    <w:p w14:paraId="4B1CFC2E" w14:textId="27168D66" w:rsidR="007065A7" w:rsidRDefault="007065A7">
      <w:pPr>
        <w:pStyle w:val="Textodecomentrio"/>
      </w:pPr>
    </w:p>
  </w:comment>
  <w:comment w:id="535" w:author="João Calado" w:date="2020-06-11T19:53:00Z" w:initials="JC">
    <w:p w14:paraId="3418E5B3" w14:textId="36ECF763" w:rsidR="003E509E" w:rsidRDefault="003E509E">
      <w:pPr>
        <w:pStyle w:val="Textodecomentrio"/>
      </w:pPr>
      <w:r>
        <w:rPr>
          <w:rStyle w:val="Refdecomentrio"/>
        </w:rPr>
        <w:annotationRef/>
      </w:r>
      <w:r>
        <w:t>Ver no outro.</w:t>
      </w:r>
    </w:p>
  </w:comment>
  <w:comment w:id="678" w:author="João Calado" w:date="2020-06-11T19:56:00Z" w:initials="JC">
    <w:p w14:paraId="7AEBFB6F" w14:textId="0D1461DF" w:rsidR="003E509E" w:rsidRDefault="003E509E">
      <w:pPr>
        <w:pStyle w:val="Textodecomentrio"/>
      </w:pPr>
      <w:r>
        <w:rPr>
          <w:rStyle w:val="Refdecomentrio"/>
        </w:rPr>
        <w:annotationRef/>
      </w:r>
      <w:r>
        <w:t>Não sei se o detalhe sobre os serviços incluído atrás não pode ser eliminado nos pontos anteriores e passar para aqui.</w:t>
      </w:r>
    </w:p>
  </w:comment>
  <w:comment w:id="679" w:author="João Carlos Rodrigue" w:date="2020-06-13T10:57:00Z" w:initials="JCR">
    <w:p w14:paraId="21267244" w14:textId="7413A71C" w:rsidR="00D532A1" w:rsidRDefault="00D532A1">
      <w:pPr>
        <w:pStyle w:val="Textodecomentrio"/>
      </w:pPr>
      <w:r>
        <w:rPr>
          <w:rStyle w:val="Refdecomentrio"/>
        </w:rPr>
        <w:annotationRef/>
      </w:r>
      <w:r>
        <w:t>Excelente sugestão. Foi o que fiz</w:t>
      </w:r>
    </w:p>
  </w:comment>
  <w:comment w:id="682" w:author="João Calado" w:date="2020-06-11T19:58:00Z" w:initials="JC">
    <w:p w14:paraId="61FB6B12" w14:textId="7AF933DD" w:rsidR="003E509E" w:rsidRDefault="003E509E">
      <w:pPr>
        <w:pStyle w:val="Textodecomentrio"/>
      </w:pPr>
      <w:r>
        <w:rPr>
          <w:rStyle w:val="Refdecomentrio"/>
        </w:rPr>
        <w:annotationRef/>
      </w:r>
      <w:r>
        <w:t>Rever para ficar coerente com o visto acima</w:t>
      </w:r>
    </w:p>
  </w:comment>
  <w:comment w:id="683" w:author="João Calado" w:date="2020-06-11T19:58:00Z" w:initials="JC">
    <w:p w14:paraId="4547A291" w14:textId="6B43E722" w:rsidR="003E509E" w:rsidRDefault="003E509E">
      <w:pPr>
        <w:pStyle w:val="Textodecomentrio"/>
      </w:pPr>
      <w:r>
        <w:rPr>
          <w:rStyle w:val="Refdecomentrio"/>
        </w:rPr>
        <w:annotationRef/>
      </w:r>
      <w:r>
        <w:t>Ok</w:t>
      </w:r>
    </w:p>
  </w:comment>
  <w:comment w:id="739" w:author="João Calado" w:date="2020-06-11T20:05:00Z" w:initials="JC">
    <w:p w14:paraId="084C6FBC" w14:textId="6C4C7A45" w:rsidR="003E509E" w:rsidRDefault="003E509E">
      <w:pPr>
        <w:pStyle w:val="Textodecomentrio"/>
      </w:pPr>
      <w:r>
        <w:rPr>
          <w:rStyle w:val="Refdecomentrio"/>
        </w:rPr>
        <w:annotationRef/>
      </w:r>
      <w:r>
        <w:t>Alexandre diz que não temos nada daquilo.</w:t>
      </w:r>
    </w:p>
  </w:comment>
  <w:comment w:id="743" w:author="João Calado" w:date="2020-06-11T20:05:00Z" w:initials="JC">
    <w:p w14:paraId="62475265" w14:textId="5B8EA323" w:rsidR="003E509E" w:rsidRDefault="003E509E">
      <w:pPr>
        <w:pStyle w:val="Textodecomentrio"/>
      </w:pPr>
      <w:r>
        <w:rPr>
          <w:rStyle w:val="Refdecomentrio"/>
        </w:rPr>
        <w:annotationRef/>
      </w:r>
      <w:r>
        <w:t>Revemos na sexta-feira como combinado</w:t>
      </w:r>
    </w:p>
  </w:comment>
  <w:comment w:id="767" w:author="João Calado" w:date="2020-06-11T20:09:00Z" w:initials="JC">
    <w:p w14:paraId="7029C161" w14:textId="1A54A742" w:rsidR="003E509E" w:rsidRDefault="003E509E">
      <w:pPr>
        <w:pStyle w:val="Textodecomentrio"/>
      </w:pPr>
      <w:r>
        <w:rPr>
          <w:rStyle w:val="Refdecomentrio"/>
        </w:rPr>
        <w:annotationRef/>
      </w:r>
      <w:r>
        <w:t>Temos de ver coerência para os 2 projetos</w:t>
      </w:r>
    </w:p>
  </w:comment>
  <w:comment w:id="768" w:author="João Carlos Rodrigue" w:date="2020-06-13T13:17:00Z" w:initials="JCR">
    <w:p w14:paraId="18BD2016" w14:textId="2515CF47" w:rsidR="001919E4" w:rsidRDefault="001919E4">
      <w:pPr>
        <w:pStyle w:val="Textodecomentrio"/>
      </w:pPr>
      <w:r>
        <w:rPr>
          <w:rStyle w:val="Refdecomentrio"/>
        </w:rPr>
        <w:annotationRef/>
      </w:r>
      <w:r>
        <w:t>Penso que se justifica manter os mesmos dados</w:t>
      </w:r>
      <w:r w:rsidR="003A312D">
        <w:t xml:space="preserve">, exceto no que se </w:t>
      </w:r>
      <w:proofErr w:type="gramStart"/>
      <w:r w:rsidR="003A312D">
        <w:t>refere À</w:t>
      </w:r>
      <w:proofErr w:type="gramEnd"/>
      <w:r w:rsidR="003A312D">
        <w:t xml:space="preserve"> população pós operação</w:t>
      </w:r>
    </w:p>
    <w:p w14:paraId="6DD4F5F0" w14:textId="49A9F8DD" w:rsidR="003A312D" w:rsidRDefault="003A312D">
      <w:pPr>
        <w:pStyle w:val="Textodecomentrio"/>
      </w:pPr>
    </w:p>
  </w:comment>
  <w:comment w:id="814" w:author="João Calado" w:date="2020-06-11T20:10:00Z" w:initials="JC">
    <w:p w14:paraId="3CA142AD" w14:textId="743A9E50" w:rsidR="003E509E" w:rsidRDefault="003E509E">
      <w:pPr>
        <w:pStyle w:val="Textodecomentrio"/>
      </w:pPr>
      <w:r>
        <w:rPr>
          <w:rStyle w:val="Refdecomentrio"/>
        </w:rPr>
        <w:annotationRef/>
      </w:r>
      <w:r>
        <w:t>Temos de ver coerência sexta-feira</w:t>
      </w:r>
    </w:p>
  </w:comment>
  <w:comment w:id="815" w:author="João Carlos Rodrigue" w:date="2020-06-13T13:18:00Z" w:initials="JCR">
    <w:p w14:paraId="50BDAEAF" w14:textId="39D38994" w:rsidR="003A312D" w:rsidRDefault="003A312D">
      <w:pPr>
        <w:pStyle w:val="Textodecomentrio"/>
      </w:pPr>
      <w:r>
        <w:rPr>
          <w:rStyle w:val="Refdecomentrio"/>
        </w:rPr>
        <w:annotationRef/>
      </w:r>
      <w:r>
        <w:t>Verificado</w:t>
      </w:r>
    </w:p>
  </w:comment>
  <w:comment w:id="839" w:author="João Calado" w:date="2020-06-11T20:12:00Z" w:initials="JC">
    <w:p w14:paraId="26D9AAE7" w14:textId="102BFF1D" w:rsidR="003E509E" w:rsidRDefault="003E509E">
      <w:pPr>
        <w:pStyle w:val="Textodecomentrio"/>
      </w:pPr>
      <w:r>
        <w:rPr>
          <w:rStyle w:val="Refdecomentrio"/>
        </w:rPr>
        <w:annotationRef/>
      </w:r>
      <w:r>
        <w:t>Ver coerência de valores</w:t>
      </w:r>
    </w:p>
  </w:comment>
  <w:comment w:id="840" w:author="João Carlos Rodrigue" w:date="2020-06-13T13:21:00Z" w:initials="JCR">
    <w:p w14:paraId="2504AC9E" w14:textId="37CBDC36" w:rsidR="003A312D" w:rsidRDefault="003A312D">
      <w:pPr>
        <w:pStyle w:val="Textodecomentrio"/>
      </w:pPr>
      <w:r>
        <w:rPr>
          <w:rStyle w:val="Refdecomentrio"/>
        </w:rPr>
        <w:annotationRef/>
      </w:r>
      <w:r>
        <w:t>Verificado</w:t>
      </w:r>
    </w:p>
  </w:comment>
  <w:comment w:id="850" w:author="João Calado" w:date="2020-06-11T20:13:00Z" w:initials="JC">
    <w:p w14:paraId="02E6AAAB" w14:textId="2D62A44E" w:rsidR="003E509E" w:rsidRDefault="003E509E">
      <w:pPr>
        <w:pStyle w:val="Textodecomentrio"/>
      </w:pPr>
      <w:r>
        <w:rPr>
          <w:rStyle w:val="Refdecomentrio"/>
        </w:rPr>
        <w:annotationRef/>
      </w:r>
      <w:r>
        <w:t>Ver coerência</w:t>
      </w:r>
    </w:p>
  </w:comment>
  <w:comment w:id="851" w:author="João Carlos Rodrigue" w:date="2020-06-13T13:26:00Z" w:initials="JCR">
    <w:p w14:paraId="3BBB133E" w14:textId="15560181" w:rsidR="003A312D" w:rsidRDefault="003A312D">
      <w:pPr>
        <w:pStyle w:val="Textodecomentrio"/>
      </w:pPr>
      <w:r>
        <w:rPr>
          <w:rStyle w:val="Refdecomentrio"/>
        </w:rPr>
        <w:annotationRef/>
      </w:r>
      <w:r>
        <w:t>Verificado</w:t>
      </w:r>
    </w:p>
  </w:comment>
  <w:comment w:id="856" w:author="João Calado" w:date="2020-06-11T20:13:00Z" w:initials="JC">
    <w:p w14:paraId="3C460AB2" w14:textId="05A25B98" w:rsidR="003E509E" w:rsidRDefault="003E509E">
      <w:pPr>
        <w:pStyle w:val="Textodecomentrio"/>
      </w:pPr>
      <w:r>
        <w:rPr>
          <w:rStyle w:val="Refdecomentrio"/>
        </w:rPr>
        <w:annotationRef/>
      </w:r>
      <w:r>
        <w:t>É arriscado indicar mais indicadores</w:t>
      </w:r>
    </w:p>
  </w:comment>
  <w:comment w:id="857" w:author="João Carlos Rodrigue" w:date="2020-06-13T13:26:00Z" w:initials="JCR">
    <w:p w14:paraId="1F847CF2" w14:textId="2EC8A557" w:rsidR="003A312D" w:rsidRDefault="003A312D">
      <w:pPr>
        <w:pStyle w:val="Textodecomentrio"/>
      </w:pPr>
      <w:r>
        <w:rPr>
          <w:rStyle w:val="Refdecomentrio"/>
        </w:rPr>
        <w:annotationRef/>
      </w:r>
      <w:r>
        <w:t>Sim, quantos mais indicadores, mais condicionantes haverá associadas ao Termo de Aceitação da operação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33F8267D" w15:done="0"/>
  <w15:commentEx w15:paraId="38ED1910" w15:paraIdParent="33F8267D" w15:done="0"/>
  <w15:commentEx w15:paraId="28CB292C" w15:done="0"/>
  <w15:commentEx w15:paraId="4B1CFC2E" w15:paraIdParent="28CB292C" w15:done="0"/>
  <w15:commentEx w15:paraId="3418E5B3" w15:done="0"/>
  <w15:commentEx w15:paraId="7AEBFB6F" w15:done="0"/>
  <w15:commentEx w15:paraId="21267244" w15:paraIdParent="7AEBFB6F" w15:done="0"/>
  <w15:commentEx w15:paraId="61FB6B12" w15:done="0"/>
  <w15:commentEx w15:paraId="4547A291" w15:done="0"/>
  <w15:commentEx w15:paraId="084C6FBC" w15:done="0"/>
  <w15:commentEx w15:paraId="62475265" w15:done="0"/>
  <w15:commentEx w15:paraId="7029C161" w15:done="0"/>
  <w15:commentEx w15:paraId="6DD4F5F0" w15:paraIdParent="7029C161" w15:done="0"/>
  <w15:commentEx w15:paraId="3CA142AD" w15:done="0"/>
  <w15:commentEx w15:paraId="50BDAEAF" w15:paraIdParent="3CA142AD" w15:done="0"/>
  <w15:commentEx w15:paraId="26D9AAE7" w15:done="0"/>
  <w15:commentEx w15:paraId="2504AC9E" w15:paraIdParent="26D9AAE7" w15:done="0"/>
  <w15:commentEx w15:paraId="02E6AAAB" w15:done="0"/>
  <w15:commentEx w15:paraId="3BBB133E" w15:paraIdParent="02E6AAAB" w15:done="0"/>
  <w15:commentEx w15:paraId="3C460AB2" w15:done="0"/>
  <w15:commentEx w15:paraId="1F847CF2" w15:paraIdParent="3C460AB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28F23AF" w16cex:dateUtc="2020-06-13T09:06:00Z"/>
  <w16cex:commentExtensible w16cex:durableId="228F2B12" w16cex:dateUtc="2020-06-13T09:38:00Z"/>
  <w16cex:commentExtensible w16cex:durableId="228F2B19" w16cex:dateUtc="2020-06-13T09:38:00Z"/>
  <w16cex:commentExtensible w16cex:durableId="228F2F90" w16cex:dateUtc="2020-06-13T09:57:00Z"/>
  <w16cex:commentExtensible w16cex:durableId="228F5066" w16cex:dateUtc="2020-06-13T12:17:00Z"/>
  <w16cex:commentExtensible w16cex:durableId="228F50B9" w16cex:dateUtc="2020-06-13T12:18:00Z"/>
  <w16cex:commentExtensible w16cex:durableId="228F515C" w16cex:dateUtc="2020-06-13T12:21:00Z"/>
  <w16cex:commentExtensible w16cex:durableId="228F526C" w16cex:dateUtc="2020-06-13T12:26:00Z"/>
  <w16cex:commentExtensible w16cex:durableId="228F527A" w16cex:dateUtc="2020-06-13T12:2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33F8267D" w16cid:durableId="228CA085"/>
  <w16cid:commentId w16cid:paraId="38ED1910" w16cid:durableId="228F23AF"/>
  <w16cid:commentId w16cid:paraId="28CB292C" w16cid:durableId="228F2B12"/>
  <w16cid:commentId w16cid:paraId="4B1CFC2E" w16cid:durableId="228F2B19"/>
  <w16cid:commentId w16cid:paraId="3418E5B3" w16cid:durableId="228D0A1D"/>
  <w16cid:commentId w16cid:paraId="7AEBFB6F" w16cid:durableId="228D0B04"/>
  <w16cid:commentId w16cid:paraId="21267244" w16cid:durableId="228F2F90"/>
  <w16cid:commentId w16cid:paraId="61FB6B12" w16cid:durableId="228D0B49"/>
  <w16cid:commentId w16cid:paraId="4547A291" w16cid:durableId="228D0B5C"/>
  <w16cid:commentId w16cid:paraId="084C6FBC" w16cid:durableId="228D0CF4"/>
  <w16cid:commentId w16cid:paraId="62475265" w16cid:durableId="228D0D1C"/>
  <w16cid:commentId w16cid:paraId="7029C161" w16cid:durableId="228D0E07"/>
  <w16cid:commentId w16cid:paraId="6DD4F5F0" w16cid:durableId="228F5066"/>
  <w16cid:commentId w16cid:paraId="3CA142AD" w16cid:durableId="228D0E2A"/>
  <w16cid:commentId w16cid:paraId="50BDAEAF" w16cid:durableId="228F50B9"/>
  <w16cid:commentId w16cid:paraId="26D9AAE7" w16cid:durableId="228D0EB4"/>
  <w16cid:commentId w16cid:paraId="2504AC9E" w16cid:durableId="228F515C"/>
  <w16cid:commentId w16cid:paraId="02E6AAAB" w16cid:durableId="228D0ED7"/>
  <w16cid:commentId w16cid:paraId="3BBB133E" w16cid:durableId="228F526C"/>
  <w16cid:commentId w16cid:paraId="3C460AB2" w16cid:durableId="228D0EFF"/>
  <w16cid:commentId w16cid:paraId="1F847CF2" w16cid:durableId="228F527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1A186C0" w14:textId="77777777" w:rsidR="0035301B" w:rsidRDefault="0035301B" w:rsidP="00F46B80">
      <w:pPr>
        <w:spacing w:after="0" w:line="240" w:lineRule="auto"/>
      </w:pPr>
      <w:r>
        <w:separator/>
      </w:r>
    </w:p>
  </w:endnote>
  <w:endnote w:type="continuationSeparator" w:id="0">
    <w:p w14:paraId="78F2A7A5" w14:textId="77777777" w:rsidR="0035301B" w:rsidRDefault="0035301B" w:rsidP="00F46B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1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UAlbertina-Regu">
    <w:altName w:val="Calibri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Roboto">
    <w:altName w:val="Arial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385626646"/>
      <w:docPartObj>
        <w:docPartGallery w:val="Page Numbers (Bottom of Page)"/>
        <w:docPartUnique/>
      </w:docPartObj>
    </w:sdtPr>
    <w:sdtContent>
      <w:sdt>
        <w:sdtPr>
          <w:id w:val="-2069947949"/>
          <w:docPartObj>
            <w:docPartGallery w:val="Page Numbers (Top of Page)"/>
            <w:docPartUnique/>
          </w:docPartObj>
        </w:sdtPr>
        <w:sdtContent>
          <w:p w14:paraId="7E349D01" w14:textId="77777777" w:rsidR="003E509E" w:rsidRDefault="003E509E" w:rsidP="00D35517">
            <w:pPr>
              <w:pStyle w:val="Rodap"/>
              <w:jc w:val="right"/>
            </w:pPr>
            <w:r>
              <w:t>____________________________________________________________________________</w:t>
            </w:r>
          </w:p>
          <w:tbl>
            <w:tblPr>
              <w:tblStyle w:val="TabelacomGrelha"/>
              <w:tblW w:w="0" w:type="auto"/>
              <w:tblInd w:w="25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46"/>
              <w:gridCol w:w="1448"/>
            </w:tblGrid>
            <w:tr w:rsidR="003E509E" w:rsidRPr="00561740" w14:paraId="13F2D04F" w14:textId="77777777" w:rsidTr="004A3C1F">
              <w:tc>
                <w:tcPr>
                  <w:tcW w:w="6946" w:type="dxa"/>
                </w:tcPr>
                <w:p w14:paraId="4378236D" w14:textId="77777777" w:rsidR="003E509E" w:rsidRPr="00561740" w:rsidRDefault="003E509E" w:rsidP="00687A25">
                  <w:pPr>
                    <w:pStyle w:val="Rodap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448" w:type="dxa"/>
                </w:tcPr>
                <w:p w14:paraId="72F3F45F" w14:textId="116FAB3B" w:rsidR="003E509E" w:rsidRPr="00561740" w:rsidRDefault="003E509E" w:rsidP="00D35517">
                  <w:pPr>
                    <w:pStyle w:val="Rodap"/>
                    <w:jc w:val="right"/>
                    <w:rPr>
                      <w:sz w:val="18"/>
                      <w:szCs w:val="18"/>
                    </w:rPr>
                  </w:pPr>
                  <w:r w:rsidRPr="00561740">
                    <w:rPr>
                      <w:sz w:val="18"/>
                      <w:szCs w:val="18"/>
                    </w:rPr>
                    <w:t xml:space="preserve">Página </w:t>
                  </w:r>
                  <w:r w:rsidRPr="00561740">
                    <w:rPr>
                      <w:bCs/>
                      <w:sz w:val="18"/>
                      <w:szCs w:val="18"/>
                    </w:rPr>
                    <w:fldChar w:fldCharType="begin"/>
                  </w:r>
                  <w:r w:rsidRPr="00561740">
                    <w:rPr>
                      <w:bCs/>
                      <w:sz w:val="18"/>
                      <w:szCs w:val="18"/>
                    </w:rPr>
                    <w:instrText>PAGE</w:instrText>
                  </w:r>
                  <w:r w:rsidRPr="00561740">
                    <w:rPr>
                      <w:bCs/>
                      <w:sz w:val="18"/>
                      <w:szCs w:val="18"/>
                    </w:rPr>
                    <w:fldChar w:fldCharType="separate"/>
                  </w:r>
                  <w:r>
                    <w:rPr>
                      <w:bCs/>
                      <w:noProof/>
                      <w:sz w:val="18"/>
                      <w:szCs w:val="18"/>
                    </w:rPr>
                    <w:t>1</w:t>
                  </w:r>
                  <w:r w:rsidRPr="00561740">
                    <w:rPr>
                      <w:bCs/>
                      <w:sz w:val="18"/>
                      <w:szCs w:val="18"/>
                    </w:rPr>
                    <w:fldChar w:fldCharType="end"/>
                  </w:r>
                  <w:r w:rsidRPr="00561740">
                    <w:rPr>
                      <w:sz w:val="18"/>
                      <w:szCs w:val="18"/>
                    </w:rPr>
                    <w:t xml:space="preserve"> de </w:t>
                  </w:r>
                  <w:r w:rsidRPr="00561740">
                    <w:rPr>
                      <w:bCs/>
                      <w:sz w:val="18"/>
                      <w:szCs w:val="18"/>
                    </w:rPr>
                    <w:fldChar w:fldCharType="begin"/>
                  </w:r>
                  <w:r w:rsidRPr="00561740">
                    <w:rPr>
                      <w:bCs/>
                      <w:sz w:val="18"/>
                      <w:szCs w:val="18"/>
                    </w:rPr>
                    <w:instrText>NUMPAGES</w:instrText>
                  </w:r>
                  <w:r w:rsidRPr="00561740">
                    <w:rPr>
                      <w:bCs/>
                      <w:sz w:val="18"/>
                      <w:szCs w:val="18"/>
                    </w:rPr>
                    <w:fldChar w:fldCharType="separate"/>
                  </w:r>
                  <w:r>
                    <w:rPr>
                      <w:bCs/>
                      <w:noProof/>
                      <w:sz w:val="18"/>
                      <w:szCs w:val="18"/>
                    </w:rPr>
                    <w:t>39</w:t>
                  </w:r>
                  <w:r w:rsidRPr="00561740">
                    <w:rPr>
                      <w:bCs/>
                      <w:sz w:val="18"/>
                      <w:szCs w:val="18"/>
                    </w:rPr>
                    <w:fldChar w:fldCharType="end"/>
                  </w:r>
                </w:p>
              </w:tc>
            </w:tr>
          </w:tbl>
          <w:p w14:paraId="652E1A79" w14:textId="77777777" w:rsidR="003E509E" w:rsidRPr="00D35517" w:rsidRDefault="003E509E" w:rsidP="00D35517">
            <w:pPr>
              <w:pStyle w:val="Rodap"/>
              <w:jc w:val="right"/>
            </w:pP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397BC15" w14:textId="77777777" w:rsidR="0035301B" w:rsidRDefault="0035301B" w:rsidP="00F46B80">
      <w:pPr>
        <w:spacing w:after="0" w:line="240" w:lineRule="auto"/>
      </w:pPr>
      <w:r>
        <w:separator/>
      </w:r>
    </w:p>
  </w:footnote>
  <w:footnote w:type="continuationSeparator" w:id="0">
    <w:p w14:paraId="1AEDD552" w14:textId="77777777" w:rsidR="0035301B" w:rsidRDefault="0035301B" w:rsidP="00F46B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EA0656" w14:textId="77777777" w:rsidR="003E509E" w:rsidRDefault="003E509E" w:rsidP="009F3197">
    <w:pPr>
      <w:pStyle w:val="Cabealho"/>
      <w:jc w:val="center"/>
    </w:pPr>
    <w:r w:rsidRPr="000927A5">
      <w:rPr>
        <w:rFonts w:ascii="Trebuchet MS" w:hAnsi="Trebuchet MS"/>
        <w:b/>
        <w:noProof/>
        <w:sz w:val="12"/>
        <w:szCs w:val="12"/>
        <w:lang w:eastAsia="pt-PT"/>
      </w:rPr>
      <w:drawing>
        <wp:inline distT="0" distB="0" distL="0" distR="0" wp14:anchorId="10CF274B" wp14:editId="762325E9">
          <wp:extent cx="3437218" cy="744926"/>
          <wp:effectExtent l="0" t="0" r="0" b="0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37218" cy="7449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B0219D7" w14:textId="77777777" w:rsidR="003E509E" w:rsidRDefault="003E509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977600"/>
    <w:multiLevelType w:val="hybridMultilevel"/>
    <w:tmpl w:val="668447AC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F8795C"/>
    <w:multiLevelType w:val="hybridMultilevel"/>
    <w:tmpl w:val="2714A5E6"/>
    <w:lvl w:ilvl="0" w:tplc="08160003">
      <w:start w:val="1"/>
      <w:numFmt w:val="bullet"/>
      <w:lvlText w:val="o"/>
      <w:lvlJc w:val="left"/>
      <w:pPr>
        <w:ind w:left="1003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2" w15:restartNumberingAfterBreak="0">
    <w:nsid w:val="05D97F19"/>
    <w:multiLevelType w:val="hybridMultilevel"/>
    <w:tmpl w:val="7F6E0C52"/>
    <w:lvl w:ilvl="0" w:tplc="08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016A18"/>
    <w:multiLevelType w:val="hybridMultilevel"/>
    <w:tmpl w:val="AE268576"/>
    <w:lvl w:ilvl="0" w:tplc="08160003">
      <w:start w:val="1"/>
      <w:numFmt w:val="bullet"/>
      <w:lvlText w:val="o"/>
      <w:lvlJc w:val="left"/>
      <w:pPr>
        <w:ind w:left="2212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93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5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7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9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81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53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5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72" w:hanging="360"/>
      </w:pPr>
      <w:rPr>
        <w:rFonts w:ascii="Wingdings" w:hAnsi="Wingdings" w:hint="default"/>
      </w:rPr>
    </w:lvl>
  </w:abstractNum>
  <w:abstractNum w:abstractNumId="4" w15:restartNumberingAfterBreak="0">
    <w:nsid w:val="0EAB75C2"/>
    <w:multiLevelType w:val="multilevel"/>
    <w:tmpl w:val="CE68E636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  <w:color w:val="244061" w:themeColor="accent1" w:themeShade="8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color w:val="002060"/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FEE49CB"/>
    <w:multiLevelType w:val="multilevel"/>
    <w:tmpl w:val="7EF2A9B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244061" w:themeColor="accent1" w:themeShade="8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color w:val="002060"/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3F41930"/>
    <w:multiLevelType w:val="hybridMultilevel"/>
    <w:tmpl w:val="B3E855CC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9623CC"/>
    <w:multiLevelType w:val="hybridMultilevel"/>
    <w:tmpl w:val="1BC00362"/>
    <w:lvl w:ilvl="0" w:tplc="08160003">
      <w:start w:val="1"/>
      <w:numFmt w:val="bullet"/>
      <w:lvlText w:val="o"/>
      <w:lvlJc w:val="left"/>
      <w:pPr>
        <w:ind w:left="2212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93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5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7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9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81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53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5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72" w:hanging="360"/>
      </w:pPr>
      <w:rPr>
        <w:rFonts w:ascii="Wingdings" w:hAnsi="Wingdings" w:hint="default"/>
      </w:rPr>
    </w:lvl>
  </w:abstractNum>
  <w:abstractNum w:abstractNumId="8" w15:restartNumberingAfterBreak="0">
    <w:nsid w:val="1F2D39B3"/>
    <w:multiLevelType w:val="hybridMultilevel"/>
    <w:tmpl w:val="9F448CF2"/>
    <w:lvl w:ilvl="0" w:tplc="08160003">
      <w:start w:val="1"/>
      <w:numFmt w:val="bullet"/>
      <w:lvlText w:val="o"/>
      <w:lvlJc w:val="left"/>
      <w:pPr>
        <w:ind w:left="2212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93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5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7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9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81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53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5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72" w:hanging="360"/>
      </w:pPr>
      <w:rPr>
        <w:rFonts w:ascii="Wingdings" w:hAnsi="Wingdings" w:hint="default"/>
      </w:rPr>
    </w:lvl>
  </w:abstractNum>
  <w:abstractNum w:abstractNumId="9" w15:restartNumberingAfterBreak="0">
    <w:nsid w:val="20603076"/>
    <w:multiLevelType w:val="hybridMultilevel"/>
    <w:tmpl w:val="B0B0CAC8"/>
    <w:lvl w:ilvl="0" w:tplc="0816000D">
      <w:start w:val="1"/>
      <w:numFmt w:val="bullet"/>
      <w:lvlText w:val=""/>
      <w:lvlJc w:val="left"/>
      <w:pPr>
        <w:ind w:left="1713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0" w15:restartNumberingAfterBreak="0">
    <w:nsid w:val="21114461"/>
    <w:multiLevelType w:val="hybridMultilevel"/>
    <w:tmpl w:val="1370ED30"/>
    <w:lvl w:ilvl="0" w:tplc="08160003">
      <w:start w:val="1"/>
      <w:numFmt w:val="bullet"/>
      <w:lvlText w:val="o"/>
      <w:lvlJc w:val="left"/>
      <w:pPr>
        <w:ind w:left="2212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93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5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7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9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81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53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5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72" w:hanging="360"/>
      </w:pPr>
      <w:rPr>
        <w:rFonts w:ascii="Wingdings" w:hAnsi="Wingdings" w:hint="default"/>
      </w:rPr>
    </w:lvl>
  </w:abstractNum>
  <w:abstractNum w:abstractNumId="11" w15:restartNumberingAfterBreak="0">
    <w:nsid w:val="24F04464"/>
    <w:multiLevelType w:val="hybridMultilevel"/>
    <w:tmpl w:val="5B8455AE"/>
    <w:lvl w:ilvl="0" w:tplc="3D5C6266">
      <w:start w:val="1"/>
      <w:numFmt w:val="decimal"/>
      <w:lvlText w:val="%1."/>
      <w:lvlJc w:val="left"/>
      <w:pPr>
        <w:ind w:left="412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132" w:hanging="360"/>
      </w:pPr>
    </w:lvl>
    <w:lvl w:ilvl="2" w:tplc="0816001B" w:tentative="1">
      <w:start w:val="1"/>
      <w:numFmt w:val="lowerRoman"/>
      <w:lvlText w:val="%3."/>
      <w:lvlJc w:val="right"/>
      <w:pPr>
        <w:ind w:left="1852" w:hanging="180"/>
      </w:pPr>
    </w:lvl>
    <w:lvl w:ilvl="3" w:tplc="0816000F" w:tentative="1">
      <w:start w:val="1"/>
      <w:numFmt w:val="decimal"/>
      <w:lvlText w:val="%4."/>
      <w:lvlJc w:val="left"/>
      <w:pPr>
        <w:ind w:left="2572" w:hanging="360"/>
      </w:pPr>
    </w:lvl>
    <w:lvl w:ilvl="4" w:tplc="08160019" w:tentative="1">
      <w:start w:val="1"/>
      <w:numFmt w:val="lowerLetter"/>
      <w:lvlText w:val="%5."/>
      <w:lvlJc w:val="left"/>
      <w:pPr>
        <w:ind w:left="3292" w:hanging="360"/>
      </w:pPr>
    </w:lvl>
    <w:lvl w:ilvl="5" w:tplc="0816001B" w:tentative="1">
      <w:start w:val="1"/>
      <w:numFmt w:val="lowerRoman"/>
      <w:lvlText w:val="%6."/>
      <w:lvlJc w:val="right"/>
      <w:pPr>
        <w:ind w:left="4012" w:hanging="180"/>
      </w:pPr>
    </w:lvl>
    <w:lvl w:ilvl="6" w:tplc="0816000F" w:tentative="1">
      <w:start w:val="1"/>
      <w:numFmt w:val="decimal"/>
      <w:lvlText w:val="%7."/>
      <w:lvlJc w:val="left"/>
      <w:pPr>
        <w:ind w:left="4732" w:hanging="360"/>
      </w:pPr>
    </w:lvl>
    <w:lvl w:ilvl="7" w:tplc="08160019" w:tentative="1">
      <w:start w:val="1"/>
      <w:numFmt w:val="lowerLetter"/>
      <w:lvlText w:val="%8."/>
      <w:lvlJc w:val="left"/>
      <w:pPr>
        <w:ind w:left="5452" w:hanging="360"/>
      </w:pPr>
    </w:lvl>
    <w:lvl w:ilvl="8" w:tplc="0816001B" w:tentative="1">
      <w:start w:val="1"/>
      <w:numFmt w:val="lowerRoman"/>
      <w:lvlText w:val="%9."/>
      <w:lvlJc w:val="right"/>
      <w:pPr>
        <w:ind w:left="6172" w:hanging="180"/>
      </w:pPr>
    </w:lvl>
  </w:abstractNum>
  <w:abstractNum w:abstractNumId="12" w15:restartNumberingAfterBreak="0">
    <w:nsid w:val="2C3930D6"/>
    <w:multiLevelType w:val="hybridMultilevel"/>
    <w:tmpl w:val="6D6A0FF8"/>
    <w:lvl w:ilvl="0" w:tplc="0816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8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cs="Wingdings" w:hint="default"/>
      </w:rPr>
    </w:lvl>
    <w:lvl w:ilvl="3" w:tplc="08160001">
      <w:start w:val="1"/>
      <w:numFmt w:val="bullet"/>
      <w:lvlText w:val=""/>
      <w:lvlJc w:val="left"/>
      <w:pPr>
        <w:ind w:left="3228" w:hanging="360"/>
      </w:pPr>
      <w:rPr>
        <w:rFonts w:ascii="Symbol" w:hAnsi="Symbol" w:cs="Symbol" w:hint="default"/>
      </w:rPr>
    </w:lvl>
    <w:lvl w:ilvl="4" w:tplc="08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cs="Wingdings" w:hint="default"/>
      </w:rPr>
    </w:lvl>
    <w:lvl w:ilvl="6" w:tplc="08160001">
      <w:start w:val="1"/>
      <w:numFmt w:val="bullet"/>
      <w:lvlText w:val=""/>
      <w:lvlJc w:val="left"/>
      <w:pPr>
        <w:ind w:left="5388" w:hanging="360"/>
      </w:pPr>
      <w:rPr>
        <w:rFonts w:ascii="Symbol" w:hAnsi="Symbol" w:cs="Symbol" w:hint="default"/>
      </w:rPr>
    </w:lvl>
    <w:lvl w:ilvl="7" w:tplc="08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2DAE3675"/>
    <w:multiLevelType w:val="hybridMultilevel"/>
    <w:tmpl w:val="E760EDFA"/>
    <w:lvl w:ilvl="0" w:tplc="08160003">
      <w:start w:val="1"/>
      <w:numFmt w:val="bullet"/>
      <w:lvlText w:val="o"/>
      <w:lvlJc w:val="left"/>
      <w:pPr>
        <w:ind w:left="2212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93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5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7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9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81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53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5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72" w:hanging="360"/>
      </w:pPr>
      <w:rPr>
        <w:rFonts w:ascii="Wingdings" w:hAnsi="Wingdings" w:hint="default"/>
      </w:rPr>
    </w:lvl>
  </w:abstractNum>
  <w:abstractNum w:abstractNumId="14" w15:restartNumberingAfterBreak="0">
    <w:nsid w:val="315B243F"/>
    <w:multiLevelType w:val="hybridMultilevel"/>
    <w:tmpl w:val="A1409866"/>
    <w:lvl w:ilvl="0" w:tplc="08160003">
      <w:start w:val="1"/>
      <w:numFmt w:val="bullet"/>
      <w:lvlText w:val="o"/>
      <w:lvlJc w:val="left"/>
      <w:pPr>
        <w:ind w:left="2212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93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5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7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9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81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53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5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72" w:hanging="360"/>
      </w:pPr>
      <w:rPr>
        <w:rFonts w:ascii="Wingdings" w:hAnsi="Wingdings" w:hint="default"/>
      </w:rPr>
    </w:lvl>
  </w:abstractNum>
  <w:abstractNum w:abstractNumId="15" w15:restartNumberingAfterBreak="0">
    <w:nsid w:val="31A1263C"/>
    <w:multiLevelType w:val="hybridMultilevel"/>
    <w:tmpl w:val="FA8C8654"/>
    <w:lvl w:ilvl="0" w:tplc="0816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32FB0B5C"/>
    <w:multiLevelType w:val="hybridMultilevel"/>
    <w:tmpl w:val="E7D6B6BA"/>
    <w:lvl w:ilvl="0" w:tplc="08160003">
      <w:start w:val="1"/>
      <w:numFmt w:val="bullet"/>
      <w:lvlText w:val="o"/>
      <w:lvlJc w:val="left"/>
      <w:pPr>
        <w:ind w:left="2212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93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5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7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9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81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53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5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72" w:hanging="360"/>
      </w:pPr>
      <w:rPr>
        <w:rFonts w:ascii="Wingdings" w:hAnsi="Wingdings" w:hint="default"/>
      </w:rPr>
    </w:lvl>
  </w:abstractNum>
  <w:abstractNum w:abstractNumId="17" w15:restartNumberingAfterBreak="0">
    <w:nsid w:val="3420650E"/>
    <w:multiLevelType w:val="hybridMultilevel"/>
    <w:tmpl w:val="4E2087B4"/>
    <w:lvl w:ilvl="0" w:tplc="08160003">
      <w:start w:val="1"/>
      <w:numFmt w:val="bullet"/>
      <w:lvlText w:val="o"/>
      <w:lvlJc w:val="left"/>
      <w:pPr>
        <w:ind w:left="2212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93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5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7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9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81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53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5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72" w:hanging="360"/>
      </w:pPr>
      <w:rPr>
        <w:rFonts w:ascii="Wingdings" w:hAnsi="Wingdings" w:hint="default"/>
      </w:rPr>
    </w:lvl>
  </w:abstractNum>
  <w:abstractNum w:abstractNumId="18" w15:restartNumberingAfterBreak="0">
    <w:nsid w:val="35780D91"/>
    <w:multiLevelType w:val="hybridMultilevel"/>
    <w:tmpl w:val="29C4A624"/>
    <w:lvl w:ilvl="0" w:tplc="08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B64A7F"/>
    <w:multiLevelType w:val="hybridMultilevel"/>
    <w:tmpl w:val="538CA7D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1306A2"/>
    <w:multiLevelType w:val="hybridMultilevel"/>
    <w:tmpl w:val="5A5AA31A"/>
    <w:lvl w:ilvl="0" w:tplc="0816000D">
      <w:start w:val="1"/>
      <w:numFmt w:val="bullet"/>
      <w:lvlText w:val=""/>
      <w:lvlJc w:val="left"/>
      <w:pPr>
        <w:ind w:left="1713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1" w15:restartNumberingAfterBreak="0">
    <w:nsid w:val="3BAA2F19"/>
    <w:multiLevelType w:val="multilevel"/>
    <w:tmpl w:val="3AEE1F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3BB006A3"/>
    <w:multiLevelType w:val="hybridMultilevel"/>
    <w:tmpl w:val="BCEAD4B0"/>
    <w:lvl w:ilvl="0" w:tplc="08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8F6F76"/>
    <w:multiLevelType w:val="hybridMultilevel"/>
    <w:tmpl w:val="310ABF3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A45E86"/>
    <w:multiLevelType w:val="hybridMultilevel"/>
    <w:tmpl w:val="E4AC1F4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5B36F8"/>
    <w:multiLevelType w:val="hybridMultilevel"/>
    <w:tmpl w:val="EBDAA7B4"/>
    <w:lvl w:ilvl="0" w:tplc="0816000D">
      <w:start w:val="1"/>
      <w:numFmt w:val="bullet"/>
      <w:lvlText w:val=""/>
      <w:lvlJc w:val="left"/>
      <w:pPr>
        <w:ind w:left="1713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6" w15:restartNumberingAfterBreak="0">
    <w:nsid w:val="3FD45991"/>
    <w:multiLevelType w:val="hybridMultilevel"/>
    <w:tmpl w:val="BF4C6CFE"/>
    <w:lvl w:ilvl="0" w:tplc="0816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419A7150"/>
    <w:multiLevelType w:val="multilevel"/>
    <w:tmpl w:val="8EB409B4"/>
    <w:lvl w:ilvl="0">
      <w:start w:val="1"/>
      <w:numFmt w:val="lowerLetter"/>
      <w:lvlText w:val="%1)"/>
      <w:lvlJc w:val="left"/>
      <w:pPr>
        <w:ind w:left="720" w:hanging="360"/>
      </w:pPr>
      <w:rPr>
        <w:b/>
        <w:i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1AC184B"/>
    <w:multiLevelType w:val="hybridMultilevel"/>
    <w:tmpl w:val="3162011C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4F05D50"/>
    <w:multiLevelType w:val="multilevel"/>
    <w:tmpl w:val="9FD2C27E"/>
    <w:lvl w:ilvl="0">
      <w:start w:val="1"/>
      <w:numFmt w:val="lowerLetter"/>
      <w:lvlText w:val="%1)"/>
      <w:lvlJc w:val="left"/>
      <w:pPr>
        <w:ind w:left="1069" w:hanging="360"/>
      </w:pPr>
      <w:rPr>
        <w:rFonts w:ascii="Arial" w:hAnsi="Arial" w:cs="Arial" w:hint="default"/>
        <w:b/>
        <w:bCs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45F03B8D"/>
    <w:multiLevelType w:val="hybridMultilevel"/>
    <w:tmpl w:val="8B6E67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9FC1E1A"/>
    <w:multiLevelType w:val="hybridMultilevel"/>
    <w:tmpl w:val="2124BD9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FB3DD7"/>
    <w:multiLevelType w:val="hybridMultilevel"/>
    <w:tmpl w:val="E5D0035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7634914"/>
    <w:multiLevelType w:val="hybridMultilevel"/>
    <w:tmpl w:val="B4EE8CE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9025884"/>
    <w:multiLevelType w:val="hybridMultilevel"/>
    <w:tmpl w:val="ECC86492"/>
    <w:lvl w:ilvl="0" w:tplc="08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5" w15:restartNumberingAfterBreak="0">
    <w:nsid w:val="5A996F75"/>
    <w:multiLevelType w:val="hybridMultilevel"/>
    <w:tmpl w:val="6A70D018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AEC59A8"/>
    <w:multiLevelType w:val="multilevel"/>
    <w:tmpl w:val="7E46A8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7" w15:restartNumberingAfterBreak="0">
    <w:nsid w:val="5E495D6B"/>
    <w:multiLevelType w:val="hybridMultilevel"/>
    <w:tmpl w:val="2ABE471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F481FA5"/>
    <w:multiLevelType w:val="hybridMultilevel"/>
    <w:tmpl w:val="59B25C2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2330B99"/>
    <w:multiLevelType w:val="hybridMultilevel"/>
    <w:tmpl w:val="4CD85596"/>
    <w:lvl w:ilvl="0" w:tplc="08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0" w15:restartNumberingAfterBreak="0">
    <w:nsid w:val="64881001"/>
    <w:multiLevelType w:val="hybridMultilevel"/>
    <w:tmpl w:val="46A0C9A0"/>
    <w:lvl w:ilvl="0" w:tplc="08160003">
      <w:start w:val="1"/>
      <w:numFmt w:val="bullet"/>
      <w:lvlText w:val="o"/>
      <w:lvlJc w:val="left"/>
      <w:pPr>
        <w:ind w:left="2212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93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5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7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9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81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53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5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72" w:hanging="360"/>
      </w:pPr>
      <w:rPr>
        <w:rFonts w:ascii="Wingdings" w:hAnsi="Wingdings" w:hint="default"/>
      </w:rPr>
    </w:lvl>
  </w:abstractNum>
  <w:abstractNum w:abstractNumId="41" w15:restartNumberingAfterBreak="0">
    <w:nsid w:val="65F53B1B"/>
    <w:multiLevelType w:val="hybridMultilevel"/>
    <w:tmpl w:val="7C5C6136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841462B"/>
    <w:multiLevelType w:val="hybridMultilevel"/>
    <w:tmpl w:val="A524F81C"/>
    <w:lvl w:ilvl="0" w:tplc="7974C5D8">
      <w:numFmt w:val="bullet"/>
      <w:lvlText w:val=""/>
      <w:lvlJc w:val="left"/>
      <w:pPr>
        <w:ind w:left="1068" w:hanging="360"/>
      </w:pPr>
      <w:rPr>
        <w:rFonts w:ascii="Symbol" w:eastAsia="Calibri" w:hAnsi="Symbol" w:cs="Times New Roman" w:hint="default"/>
      </w:rPr>
    </w:lvl>
    <w:lvl w:ilvl="1" w:tplc="08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cs="Wingdings" w:hint="default"/>
      </w:rPr>
    </w:lvl>
    <w:lvl w:ilvl="3" w:tplc="08160001">
      <w:start w:val="1"/>
      <w:numFmt w:val="bullet"/>
      <w:lvlText w:val=""/>
      <w:lvlJc w:val="left"/>
      <w:pPr>
        <w:ind w:left="3228" w:hanging="360"/>
      </w:pPr>
      <w:rPr>
        <w:rFonts w:ascii="Symbol" w:hAnsi="Symbol" w:cs="Symbol" w:hint="default"/>
      </w:rPr>
    </w:lvl>
    <w:lvl w:ilvl="4" w:tplc="08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cs="Wingdings" w:hint="default"/>
      </w:rPr>
    </w:lvl>
    <w:lvl w:ilvl="6" w:tplc="08160001">
      <w:start w:val="1"/>
      <w:numFmt w:val="bullet"/>
      <w:lvlText w:val=""/>
      <w:lvlJc w:val="left"/>
      <w:pPr>
        <w:ind w:left="5388" w:hanging="360"/>
      </w:pPr>
      <w:rPr>
        <w:rFonts w:ascii="Symbol" w:hAnsi="Symbol" w:cs="Symbol" w:hint="default"/>
      </w:rPr>
    </w:lvl>
    <w:lvl w:ilvl="7" w:tplc="08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cs="Wingdings" w:hint="default"/>
      </w:rPr>
    </w:lvl>
  </w:abstractNum>
  <w:abstractNum w:abstractNumId="43" w15:restartNumberingAfterBreak="0">
    <w:nsid w:val="6B421287"/>
    <w:multiLevelType w:val="hybridMultilevel"/>
    <w:tmpl w:val="FC62E552"/>
    <w:lvl w:ilvl="0" w:tplc="08160003">
      <w:start w:val="1"/>
      <w:numFmt w:val="bullet"/>
      <w:lvlText w:val="o"/>
      <w:lvlJc w:val="left"/>
      <w:pPr>
        <w:ind w:left="2212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93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5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7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9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81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53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5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72" w:hanging="360"/>
      </w:pPr>
      <w:rPr>
        <w:rFonts w:ascii="Wingdings" w:hAnsi="Wingdings" w:hint="default"/>
      </w:rPr>
    </w:lvl>
  </w:abstractNum>
  <w:abstractNum w:abstractNumId="44" w15:restartNumberingAfterBreak="0">
    <w:nsid w:val="6B850DCA"/>
    <w:multiLevelType w:val="hybridMultilevel"/>
    <w:tmpl w:val="5FACAB50"/>
    <w:lvl w:ilvl="0" w:tplc="08160003">
      <w:start w:val="1"/>
      <w:numFmt w:val="bullet"/>
      <w:lvlText w:val="o"/>
      <w:lvlJc w:val="left"/>
      <w:pPr>
        <w:ind w:left="1996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45" w15:restartNumberingAfterBreak="0">
    <w:nsid w:val="72E87F7E"/>
    <w:multiLevelType w:val="hybridMultilevel"/>
    <w:tmpl w:val="0060C5B0"/>
    <w:lvl w:ilvl="0" w:tplc="08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6" w15:restartNumberingAfterBreak="0">
    <w:nsid w:val="731248DF"/>
    <w:multiLevelType w:val="hybridMultilevel"/>
    <w:tmpl w:val="0284C75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7CF02DF"/>
    <w:multiLevelType w:val="hybridMultilevel"/>
    <w:tmpl w:val="FAAC440C"/>
    <w:lvl w:ilvl="0" w:tplc="08160003">
      <w:start w:val="1"/>
      <w:numFmt w:val="bullet"/>
      <w:lvlText w:val="o"/>
      <w:lvlJc w:val="left"/>
      <w:pPr>
        <w:ind w:left="2212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93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5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7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9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81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53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5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72" w:hanging="360"/>
      </w:pPr>
      <w:rPr>
        <w:rFonts w:ascii="Wingdings" w:hAnsi="Wingdings" w:hint="default"/>
      </w:rPr>
    </w:lvl>
  </w:abstractNum>
  <w:abstractNum w:abstractNumId="48" w15:restartNumberingAfterBreak="0">
    <w:nsid w:val="7EC23659"/>
    <w:multiLevelType w:val="hybridMultilevel"/>
    <w:tmpl w:val="7A4423D8"/>
    <w:lvl w:ilvl="0" w:tplc="38D4A8E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F6927C8"/>
    <w:multiLevelType w:val="hybridMultilevel"/>
    <w:tmpl w:val="E1C62E18"/>
    <w:lvl w:ilvl="0" w:tplc="0816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21"/>
  </w:num>
  <w:num w:numId="4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6"/>
  </w:num>
  <w:num w:numId="6">
    <w:abstractNumId w:val="32"/>
  </w:num>
  <w:num w:numId="7">
    <w:abstractNumId w:val="22"/>
  </w:num>
  <w:num w:numId="8">
    <w:abstractNumId w:val="27"/>
  </w:num>
  <w:num w:numId="9">
    <w:abstractNumId w:val="28"/>
  </w:num>
  <w:num w:numId="10">
    <w:abstractNumId w:val="48"/>
  </w:num>
  <w:num w:numId="11">
    <w:abstractNumId w:val="41"/>
  </w:num>
  <w:num w:numId="12">
    <w:abstractNumId w:val="44"/>
  </w:num>
  <w:num w:numId="13">
    <w:abstractNumId w:val="18"/>
  </w:num>
  <w:num w:numId="14">
    <w:abstractNumId w:val="37"/>
  </w:num>
  <w:num w:numId="15">
    <w:abstractNumId w:val="30"/>
  </w:num>
  <w:num w:numId="16">
    <w:abstractNumId w:val="24"/>
  </w:num>
  <w:num w:numId="17">
    <w:abstractNumId w:val="42"/>
  </w:num>
  <w:num w:numId="18">
    <w:abstractNumId w:val="33"/>
  </w:num>
  <w:num w:numId="19">
    <w:abstractNumId w:val="35"/>
  </w:num>
  <w:num w:numId="20">
    <w:abstractNumId w:val="0"/>
  </w:num>
  <w:num w:numId="21">
    <w:abstractNumId w:val="38"/>
  </w:num>
  <w:num w:numId="22">
    <w:abstractNumId w:val="49"/>
  </w:num>
  <w:num w:numId="23">
    <w:abstractNumId w:val="26"/>
  </w:num>
  <w:num w:numId="24">
    <w:abstractNumId w:val="1"/>
  </w:num>
  <w:num w:numId="25">
    <w:abstractNumId w:val="2"/>
  </w:num>
  <w:num w:numId="26">
    <w:abstractNumId w:val="23"/>
  </w:num>
  <w:num w:numId="27">
    <w:abstractNumId w:val="20"/>
  </w:num>
  <w:num w:numId="28">
    <w:abstractNumId w:val="19"/>
  </w:num>
  <w:num w:numId="29">
    <w:abstractNumId w:val="31"/>
  </w:num>
  <w:num w:numId="30">
    <w:abstractNumId w:val="15"/>
  </w:num>
  <w:num w:numId="31">
    <w:abstractNumId w:val="46"/>
  </w:num>
  <w:num w:numId="32">
    <w:abstractNumId w:val="11"/>
  </w:num>
  <w:num w:numId="33">
    <w:abstractNumId w:val="6"/>
  </w:num>
  <w:num w:numId="34">
    <w:abstractNumId w:val="12"/>
  </w:num>
  <w:num w:numId="35">
    <w:abstractNumId w:val="9"/>
  </w:num>
  <w:num w:numId="36">
    <w:abstractNumId w:val="25"/>
  </w:num>
  <w:num w:numId="37">
    <w:abstractNumId w:val="43"/>
  </w:num>
  <w:num w:numId="38">
    <w:abstractNumId w:val="14"/>
  </w:num>
  <w:num w:numId="39">
    <w:abstractNumId w:val="17"/>
  </w:num>
  <w:num w:numId="40">
    <w:abstractNumId w:val="34"/>
  </w:num>
  <w:num w:numId="41">
    <w:abstractNumId w:val="10"/>
  </w:num>
  <w:num w:numId="42">
    <w:abstractNumId w:val="45"/>
  </w:num>
  <w:num w:numId="43">
    <w:abstractNumId w:val="7"/>
  </w:num>
  <w:num w:numId="44">
    <w:abstractNumId w:val="13"/>
  </w:num>
  <w:num w:numId="45">
    <w:abstractNumId w:val="40"/>
  </w:num>
  <w:num w:numId="46">
    <w:abstractNumId w:val="8"/>
  </w:num>
  <w:num w:numId="47">
    <w:abstractNumId w:val="16"/>
  </w:num>
  <w:num w:numId="48">
    <w:abstractNumId w:val="3"/>
  </w:num>
  <w:num w:numId="49">
    <w:abstractNumId w:val="39"/>
  </w:num>
  <w:num w:numId="50">
    <w:abstractNumId w:val="47"/>
  </w:num>
  <w:numIdMacAtCleanup w:val="27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João Calado">
    <w15:presenceInfo w15:providerId="Windows Live" w15:userId="12afdfa1d8e51c75"/>
  </w15:person>
  <w15:person w15:author="João Carlos Rodrigue">
    <w15:presenceInfo w15:providerId="None" w15:userId="João Carlos Rodrigu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trackRevisions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4520"/>
    <w:rsid w:val="00001D9A"/>
    <w:rsid w:val="00002DFB"/>
    <w:rsid w:val="00002ED0"/>
    <w:rsid w:val="000038E8"/>
    <w:rsid w:val="00003E15"/>
    <w:rsid w:val="00004FA0"/>
    <w:rsid w:val="000062A2"/>
    <w:rsid w:val="00007B20"/>
    <w:rsid w:val="0001099B"/>
    <w:rsid w:val="0001446E"/>
    <w:rsid w:val="000145A2"/>
    <w:rsid w:val="00014EA2"/>
    <w:rsid w:val="00015472"/>
    <w:rsid w:val="00017CB2"/>
    <w:rsid w:val="00017E0B"/>
    <w:rsid w:val="0002163D"/>
    <w:rsid w:val="0002267F"/>
    <w:rsid w:val="00023169"/>
    <w:rsid w:val="0002605C"/>
    <w:rsid w:val="00026530"/>
    <w:rsid w:val="00026D1F"/>
    <w:rsid w:val="00027B11"/>
    <w:rsid w:val="000325E0"/>
    <w:rsid w:val="00033144"/>
    <w:rsid w:val="00034359"/>
    <w:rsid w:val="0003453F"/>
    <w:rsid w:val="00035E01"/>
    <w:rsid w:val="00040ACC"/>
    <w:rsid w:val="00042AF0"/>
    <w:rsid w:val="00043C0D"/>
    <w:rsid w:val="0004585E"/>
    <w:rsid w:val="000461E8"/>
    <w:rsid w:val="000466FE"/>
    <w:rsid w:val="000474FA"/>
    <w:rsid w:val="000503D1"/>
    <w:rsid w:val="0005228A"/>
    <w:rsid w:val="00053145"/>
    <w:rsid w:val="0005357E"/>
    <w:rsid w:val="000539B7"/>
    <w:rsid w:val="000545B7"/>
    <w:rsid w:val="000566DD"/>
    <w:rsid w:val="00060B12"/>
    <w:rsid w:val="000612F7"/>
    <w:rsid w:val="00061671"/>
    <w:rsid w:val="000658E8"/>
    <w:rsid w:val="00067775"/>
    <w:rsid w:val="0007051B"/>
    <w:rsid w:val="000740D6"/>
    <w:rsid w:val="000751EE"/>
    <w:rsid w:val="00080659"/>
    <w:rsid w:val="00080A38"/>
    <w:rsid w:val="00081177"/>
    <w:rsid w:val="00082447"/>
    <w:rsid w:val="0008394D"/>
    <w:rsid w:val="00083A5F"/>
    <w:rsid w:val="000866CF"/>
    <w:rsid w:val="000873B4"/>
    <w:rsid w:val="00090CA2"/>
    <w:rsid w:val="00092F26"/>
    <w:rsid w:val="0009553E"/>
    <w:rsid w:val="000A0282"/>
    <w:rsid w:val="000A18F1"/>
    <w:rsid w:val="000A3663"/>
    <w:rsid w:val="000A523C"/>
    <w:rsid w:val="000A5B41"/>
    <w:rsid w:val="000A6687"/>
    <w:rsid w:val="000A7C89"/>
    <w:rsid w:val="000B09A3"/>
    <w:rsid w:val="000B1FF6"/>
    <w:rsid w:val="000B454E"/>
    <w:rsid w:val="000B497A"/>
    <w:rsid w:val="000B5595"/>
    <w:rsid w:val="000B7703"/>
    <w:rsid w:val="000C086C"/>
    <w:rsid w:val="000C122F"/>
    <w:rsid w:val="000C17D5"/>
    <w:rsid w:val="000C195F"/>
    <w:rsid w:val="000C23EB"/>
    <w:rsid w:val="000C51EF"/>
    <w:rsid w:val="000C5633"/>
    <w:rsid w:val="000D1758"/>
    <w:rsid w:val="000D3197"/>
    <w:rsid w:val="000D477A"/>
    <w:rsid w:val="000D55F6"/>
    <w:rsid w:val="000D669E"/>
    <w:rsid w:val="000D6A27"/>
    <w:rsid w:val="000D6FC4"/>
    <w:rsid w:val="000D73B7"/>
    <w:rsid w:val="000D7C46"/>
    <w:rsid w:val="000E0AD3"/>
    <w:rsid w:val="000E3368"/>
    <w:rsid w:val="000E3C28"/>
    <w:rsid w:val="000E4062"/>
    <w:rsid w:val="000E5ECB"/>
    <w:rsid w:val="000E76BF"/>
    <w:rsid w:val="000E7F4E"/>
    <w:rsid w:val="000F298A"/>
    <w:rsid w:val="000F363C"/>
    <w:rsid w:val="000F4734"/>
    <w:rsid w:val="000F7D2A"/>
    <w:rsid w:val="00101F3C"/>
    <w:rsid w:val="00104082"/>
    <w:rsid w:val="00105A41"/>
    <w:rsid w:val="00105D53"/>
    <w:rsid w:val="00106D0B"/>
    <w:rsid w:val="001072C0"/>
    <w:rsid w:val="0011084D"/>
    <w:rsid w:val="00110E87"/>
    <w:rsid w:val="00112039"/>
    <w:rsid w:val="00114BE8"/>
    <w:rsid w:val="00121FCE"/>
    <w:rsid w:val="00122D07"/>
    <w:rsid w:val="0012445C"/>
    <w:rsid w:val="001250EF"/>
    <w:rsid w:val="001305EA"/>
    <w:rsid w:val="00130EF8"/>
    <w:rsid w:val="00133A64"/>
    <w:rsid w:val="0013745D"/>
    <w:rsid w:val="0013760A"/>
    <w:rsid w:val="00137BA7"/>
    <w:rsid w:val="001404DF"/>
    <w:rsid w:val="00141800"/>
    <w:rsid w:val="0014312E"/>
    <w:rsid w:val="00145249"/>
    <w:rsid w:val="001471A3"/>
    <w:rsid w:val="001478C5"/>
    <w:rsid w:val="00147CAD"/>
    <w:rsid w:val="00152047"/>
    <w:rsid w:val="0015433C"/>
    <w:rsid w:val="00154913"/>
    <w:rsid w:val="001556ED"/>
    <w:rsid w:val="00157842"/>
    <w:rsid w:val="00161C26"/>
    <w:rsid w:val="00162E87"/>
    <w:rsid w:val="0016470F"/>
    <w:rsid w:val="001658F5"/>
    <w:rsid w:val="00165992"/>
    <w:rsid w:val="00170968"/>
    <w:rsid w:val="001712D7"/>
    <w:rsid w:val="00172591"/>
    <w:rsid w:val="0017581D"/>
    <w:rsid w:val="00176880"/>
    <w:rsid w:val="00181C37"/>
    <w:rsid w:val="00182316"/>
    <w:rsid w:val="001828C3"/>
    <w:rsid w:val="00182EF6"/>
    <w:rsid w:val="001917FA"/>
    <w:rsid w:val="001919E4"/>
    <w:rsid w:val="00193C86"/>
    <w:rsid w:val="00193EE1"/>
    <w:rsid w:val="001A18EC"/>
    <w:rsid w:val="001A39BF"/>
    <w:rsid w:val="001A56CB"/>
    <w:rsid w:val="001A5AE9"/>
    <w:rsid w:val="001A6173"/>
    <w:rsid w:val="001B3818"/>
    <w:rsid w:val="001B73C7"/>
    <w:rsid w:val="001C3703"/>
    <w:rsid w:val="001C6C30"/>
    <w:rsid w:val="001D13BA"/>
    <w:rsid w:val="001D2621"/>
    <w:rsid w:val="001D2BE0"/>
    <w:rsid w:val="001D6D67"/>
    <w:rsid w:val="001E2C1D"/>
    <w:rsid w:val="001E3871"/>
    <w:rsid w:val="001E3E3C"/>
    <w:rsid w:val="001E3EBC"/>
    <w:rsid w:val="001E3FAE"/>
    <w:rsid w:val="001E434D"/>
    <w:rsid w:val="001E7C1F"/>
    <w:rsid w:val="001F0C77"/>
    <w:rsid w:val="001F14D1"/>
    <w:rsid w:val="001F2BF0"/>
    <w:rsid w:val="001F5B24"/>
    <w:rsid w:val="001F63F4"/>
    <w:rsid w:val="002003C4"/>
    <w:rsid w:val="00201136"/>
    <w:rsid w:val="00201423"/>
    <w:rsid w:val="00201986"/>
    <w:rsid w:val="0020598C"/>
    <w:rsid w:val="00207F4D"/>
    <w:rsid w:val="00210936"/>
    <w:rsid w:val="00212C88"/>
    <w:rsid w:val="002139D0"/>
    <w:rsid w:val="002168E5"/>
    <w:rsid w:val="00222DB5"/>
    <w:rsid w:val="00226830"/>
    <w:rsid w:val="00226D49"/>
    <w:rsid w:val="00226DA8"/>
    <w:rsid w:val="002323B0"/>
    <w:rsid w:val="002353CB"/>
    <w:rsid w:val="00240156"/>
    <w:rsid w:val="00240532"/>
    <w:rsid w:val="00240BFB"/>
    <w:rsid w:val="00240D78"/>
    <w:rsid w:val="00240E05"/>
    <w:rsid w:val="002433FB"/>
    <w:rsid w:val="0024353D"/>
    <w:rsid w:val="00245C8F"/>
    <w:rsid w:val="00247366"/>
    <w:rsid w:val="00250E36"/>
    <w:rsid w:val="00252F44"/>
    <w:rsid w:val="002546B1"/>
    <w:rsid w:val="002547E2"/>
    <w:rsid w:val="0025521C"/>
    <w:rsid w:val="00255D83"/>
    <w:rsid w:val="00257DFF"/>
    <w:rsid w:val="002614C8"/>
    <w:rsid w:val="00261CD8"/>
    <w:rsid w:val="00262AE2"/>
    <w:rsid w:val="00263EFB"/>
    <w:rsid w:val="00265C15"/>
    <w:rsid w:val="00270270"/>
    <w:rsid w:val="0027640F"/>
    <w:rsid w:val="00276514"/>
    <w:rsid w:val="00277BD8"/>
    <w:rsid w:val="00277FCC"/>
    <w:rsid w:val="0028254E"/>
    <w:rsid w:val="00284307"/>
    <w:rsid w:val="00284C0B"/>
    <w:rsid w:val="0029166E"/>
    <w:rsid w:val="0029175C"/>
    <w:rsid w:val="00291ED5"/>
    <w:rsid w:val="00292E40"/>
    <w:rsid w:val="00294239"/>
    <w:rsid w:val="00296F62"/>
    <w:rsid w:val="002A00AD"/>
    <w:rsid w:val="002A150A"/>
    <w:rsid w:val="002A1537"/>
    <w:rsid w:val="002A19B7"/>
    <w:rsid w:val="002A2B17"/>
    <w:rsid w:val="002A3A7E"/>
    <w:rsid w:val="002A3F68"/>
    <w:rsid w:val="002A5328"/>
    <w:rsid w:val="002A6CBF"/>
    <w:rsid w:val="002A73D9"/>
    <w:rsid w:val="002B039E"/>
    <w:rsid w:val="002B1482"/>
    <w:rsid w:val="002B2B2B"/>
    <w:rsid w:val="002B5C95"/>
    <w:rsid w:val="002B5FA5"/>
    <w:rsid w:val="002C20E1"/>
    <w:rsid w:val="002C40C1"/>
    <w:rsid w:val="002C47F5"/>
    <w:rsid w:val="002C569F"/>
    <w:rsid w:val="002C5861"/>
    <w:rsid w:val="002C58C1"/>
    <w:rsid w:val="002D07D8"/>
    <w:rsid w:val="002D7EB3"/>
    <w:rsid w:val="002E4D7C"/>
    <w:rsid w:val="002E5402"/>
    <w:rsid w:val="002E5FCB"/>
    <w:rsid w:val="002E72BF"/>
    <w:rsid w:val="002F006E"/>
    <w:rsid w:val="002F0190"/>
    <w:rsid w:val="002F0BA1"/>
    <w:rsid w:val="002F1F38"/>
    <w:rsid w:val="002F5957"/>
    <w:rsid w:val="002F73AD"/>
    <w:rsid w:val="002F7663"/>
    <w:rsid w:val="00300363"/>
    <w:rsid w:val="00302578"/>
    <w:rsid w:val="00304ABD"/>
    <w:rsid w:val="00311682"/>
    <w:rsid w:val="00312810"/>
    <w:rsid w:val="00314403"/>
    <w:rsid w:val="00315C55"/>
    <w:rsid w:val="00315C85"/>
    <w:rsid w:val="00317610"/>
    <w:rsid w:val="00321D05"/>
    <w:rsid w:val="00323346"/>
    <w:rsid w:val="003253CC"/>
    <w:rsid w:val="00327B04"/>
    <w:rsid w:val="00327C5F"/>
    <w:rsid w:val="00331033"/>
    <w:rsid w:val="0033155C"/>
    <w:rsid w:val="00331C38"/>
    <w:rsid w:val="00331FB9"/>
    <w:rsid w:val="00334A5B"/>
    <w:rsid w:val="00335273"/>
    <w:rsid w:val="00337F7F"/>
    <w:rsid w:val="00340FBE"/>
    <w:rsid w:val="00341B62"/>
    <w:rsid w:val="0034480C"/>
    <w:rsid w:val="00345E81"/>
    <w:rsid w:val="00347BB0"/>
    <w:rsid w:val="00350969"/>
    <w:rsid w:val="00351005"/>
    <w:rsid w:val="00351369"/>
    <w:rsid w:val="00351735"/>
    <w:rsid w:val="0035186E"/>
    <w:rsid w:val="00352460"/>
    <w:rsid w:val="00352BB0"/>
    <w:rsid w:val="0035301B"/>
    <w:rsid w:val="00357979"/>
    <w:rsid w:val="00357F1D"/>
    <w:rsid w:val="00362FFB"/>
    <w:rsid w:val="003646B2"/>
    <w:rsid w:val="00373032"/>
    <w:rsid w:val="00375716"/>
    <w:rsid w:val="003838A5"/>
    <w:rsid w:val="00383A9A"/>
    <w:rsid w:val="00384395"/>
    <w:rsid w:val="00387825"/>
    <w:rsid w:val="003901BA"/>
    <w:rsid w:val="00391269"/>
    <w:rsid w:val="00392655"/>
    <w:rsid w:val="00394B6E"/>
    <w:rsid w:val="0039564E"/>
    <w:rsid w:val="00396477"/>
    <w:rsid w:val="003A312D"/>
    <w:rsid w:val="003A31C1"/>
    <w:rsid w:val="003A3259"/>
    <w:rsid w:val="003A6082"/>
    <w:rsid w:val="003A7CB9"/>
    <w:rsid w:val="003B242E"/>
    <w:rsid w:val="003B3E95"/>
    <w:rsid w:val="003B437F"/>
    <w:rsid w:val="003B4BC6"/>
    <w:rsid w:val="003B5454"/>
    <w:rsid w:val="003B5C44"/>
    <w:rsid w:val="003B613F"/>
    <w:rsid w:val="003B6E9D"/>
    <w:rsid w:val="003C19BC"/>
    <w:rsid w:val="003C1CBF"/>
    <w:rsid w:val="003C4F9F"/>
    <w:rsid w:val="003C6816"/>
    <w:rsid w:val="003C685E"/>
    <w:rsid w:val="003C6B28"/>
    <w:rsid w:val="003C6E16"/>
    <w:rsid w:val="003D0DB5"/>
    <w:rsid w:val="003D13BE"/>
    <w:rsid w:val="003D1A63"/>
    <w:rsid w:val="003D1B02"/>
    <w:rsid w:val="003D24E6"/>
    <w:rsid w:val="003D4846"/>
    <w:rsid w:val="003E219E"/>
    <w:rsid w:val="003E2BBD"/>
    <w:rsid w:val="003E509E"/>
    <w:rsid w:val="003E5662"/>
    <w:rsid w:val="003F0A3B"/>
    <w:rsid w:val="003F0ACF"/>
    <w:rsid w:val="003F1FE8"/>
    <w:rsid w:val="003F5E5F"/>
    <w:rsid w:val="003F6FD5"/>
    <w:rsid w:val="0040092C"/>
    <w:rsid w:val="00401141"/>
    <w:rsid w:val="00402F9E"/>
    <w:rsid w:val="00403F2E"/>
    <w:rsid w:val="00404572"/>
    <w:rsid w:val="00404903"/>
    <w:rsid w:val="00404EB0"/>
    <w:rsid w:val="0041309E"/>
    <w:rsid w:val="004157F5"/>
    <w:rsid w:val="00415939"/>
    <w:rsid w:val="00415A8B"/>
    <w:rsid w:val="00420810"/>
    <w:rsid w:val="004225DF"/>
    <w:rsid w:val="00426DEC"/>
    <w:rsid w:val="00431ACB"/>
    <w:rsid w:val="00432B01"/>
    <w:rsid w:val="004338DB"/>
    <w:rsid w:val="004343EE"/>
    <w:rsid w:val="004348C8"/>
    <w:rsid w:val="0043643F"/>
    <w:rsid w:val="004368A9"/>
    <w:rsid w:val="0044089D"/>
    <w:rsid w:val="004411DF"/>
    <w:rsid w:val="00441EEC"/>
    <w:rsid w:val="00442D7E"/>
    <w:rsid w:val="00442D98"/>
    <w:rsid w:val="00444F6C"/>
    <w:rsid w:val="00446578"/>
    <w:rsid w:val="00446744"/>
    <w:rsid w:val="0045169B"/>
    <w:rsid w:val="00451EA5"/>
    <w:rsid w:val="0045591E"/>
    <w:rsid w:val="0045612C"/>
    <w:rsid w:val="004567C6"/>
    <w:rsid w:val="00457398"/>
    <w:rsid w:val="00460E9F"/>
    <w:rsid w:val="00470563"/>
    <w:rsid w:val="004715D3"/>
    <w:rsid w:val="00471E37"/>
    <w:rsid w:val="004732D6"/>
    <w:rsid w:val="004742A9"/>
    <w:rsid w:val="00474411"/>
    <w:rsid w:val="00476023"/>
    <w:rsid w:val="00477451"/>
    <w:rsid w:val="0048003E"/>
    <w:rsid w:val="004810B5"/>
    <w:rsid w:val="0048722E"/>
    <w:rsid w:val="00487B1B"/>
    <w:rsid w:val="00490621"/>
    <w:rsid w:val="00492E03"/>
    <w:rsid w:val="00493371"/>
    <w:rsid w:val="004937F4"/>
    <w:rsid w:val="004A1790"/>
    <w:rsid w:val="004A2566"/>
    <w:rsid w:val="004A3C1F"/>
    <w:rsid w:val="004A3E0E"/>
    <w:rsid w:val="004A607A"/>
    <w:rsid w:val="004A6B9A"/>
    <w:rsid w:val="004B01C3"/>
    <w:rsid w:val="004B0CAB"/>
    <w:rsid w:val="004B155F"/>
    <w:rsid w:val="004B4FD5"/>
    <w:rsid w:val="004B62A5"/>
    <w:rsid w:val="004C0F9B"/>
    <w:rsid w:val="004C32ED"/>
    <w:rsid w:val="004C365F"/>
    <w:rsid w:val="004C39BF"/>
    <w:rsid w:val="004C4188"/>
    <w:rsid w:val="004C52A6"/>
    <w:rsid w:val="004D187C"/>
    <w:rsid w:val="004D352C"/>
    <w:rsid w:val="004D383E"/>
    <w:rsid w:val="004D39D4"/>
    <w:rsid w:val="004D4619"/>
    <w:rsid w:val="004D6B16"/>
    <w:rsid w:val="004D7672"/>
    <w:rsid w:val="004E2902"/>
    <w:rsid w:val="004E313A"/>
    <w:rsid w:val="004E3952"/>
    <w:rsid w:val="004E4D00"/>
    <w:rsid w:val="004E6775"/>
    <w:rsid w:val="004E6A9A"/>
    <w:rsid w:val="004E7607"/>
    <w:rsid w:val="004F2158"/>
    <w:rsid w:val="004F21B1"/>
    <w:rsid w:val="004F745C"/>
    <w:rsid w:val="004F78FB"/>
    <w:rsid w:val="00500603"/>
    <w:rsid w:val="005006C5"/>
    <w:rsid w:val="00503228"/>
    <w:rsid w:val="00512DD0"/>
    <w:rsid w:val="0051442E"/>
    <w:rsid w:val="00515100"/>
    <w:rsid w:val="005168BC"/>
    <w:rsid w:val="00516C5A"/>
    <w:rsid w:val="00526CBB"/>
    <w:rsid w:val="00530263"/>
    <w:rsid w:val="00530818"/>
    <w:rsid w:val="00532686"/>
    <w:rsid w:val="005331EB"/>
    <w:rsid w:val="00535105"/>
    <w:rsid w:val="005359FA"/>
    <w:rsid w:val="00543C8E"/>
    <w:rsid w:val="0054473C"/>
    <w:rsid w:val="00544BE5"/>
    <w:rsid w:val="00545C67"/>
    <w:rsid w:val="005466B0"/>
    <w:rsid w:val="00550CFA"/>
    <w:rsid w:val="00552336"/>
    <w:rsid w:val="005528CE"/>
    <w:rsid w:val="005530FB"/>
    <w:rsid w:val="00553520"/>
    <w:rsid w:val="0055354B"/>
    <w:rsid w:val="00553666"/>
    <w:rsid w:val="00554ED8"/>
    <w:rsid w:val="005550B7"/>
    <w:rsid w:val="005560F2"/>
    <w:rsid w:val="00557A0B"/>
    <w:rsid w:val="00557D18"/>
    <w:rsid w:val="00560F96"/>
    <w:rsid w:val="00561740"/>
    <w:rsid w:val="005628BD"/>
    <w:rsid w:val="00565493"/>
    <w:rsid w:val="0056670A"/>
    <w:rsid w:val="00566A6B"/>
    <w:rsid w:val="00567C34"/>
    <w:rsid w:val="00567E7C"/>
    <w:rsid w:val="00567E92"/>
    <w:rsid w:val="005722F1"/>
    <w:rsid w:val="0057269F"/>
    <w:rsid w:val="005729CA"/>
    <w:rsid w:val="005747BE"/>
    <w:rsid w:val="00575D49"/>
    <w:rsid w:val="005761F0"/>
    <w:rsid w:val="005763F3"/>
    <w:rsid w:val="00580771"/>
    <w:rsid w:val="00580911"/>
    <w:rsid w:val="00584952"/>
    <w:rsid w:val="00591116"/>
    <w:rsid w:val="00591329"/>
    <w:rsid w:val="005958B8"/>
    <w:rsid w:val="00597B58"/>
    <w:rsid w:val="005A1775"/>
    <w:rsid w:val="005A3B5D"/>
    <w:rsid w:val="005A4162"/>
    <w:rsid w:val="005A49DD"/>
    <w:rsid w:val="005B0EA8"/>
    <w:rsid w:val="005B41A6"/>
    <w:rsid w:val="005D07F4"/>
    <w:rsid w:val="005D0E4D"/>
    <w:rsid w:val="005D2BDE"/>
    <w:rsid w:val="005D3278"/>
    <w:rsid w:val="005D3FB5"/>
    <w:rsid w:val="005D45EB"/>
    <w:rsid w:val="005D5133"/>
    <w:rsid w:val="005D6B3D"/>
    <w:rsid w:val="005D779B"/>
    <w:rsid w:val="005E2F45"/>
    <w:rsid w:val="005E4AF6"/>
    <w:rsid w:val="005F2BC3"/>
    <w:rsid w:val="005F519A"/>
    <w:rsid w:val="005F7D41"/>
    <w:rsid w:val="0060014D"/>
    <w:rsid w:val="00600E18"/>
    <w:rsid w:val="00600F47"/>
    <w:rsid w:val="00602B39"/>
    <w:rsid w:val="00612440"/>
    <w:rsid w:val="00612585"/>
    <w:rsid w:val="00613A44"/>
    <w:rsid w:val="006140B8"/>
    <w:rsid w:val="00614D31"/>
    <w:rsid w:val="00615F69"/>
    <w:rsid w:val="00616F18"/>
    <w:rsid w:val="0062067B"/>
    <w:rsid w:val="00621E01"/>
    <w:rsid w:val="00623AFA"/>
    <w:rsid w:val="00627665"/>
    <w:rsid w:val="00627C64"/>
    <w:rsid w:val="00633F97"/>
    <w:rsid w:val="00635456"/>
    <w:rsid w:val="00635E04"/>
    <w:rsid w:val="00636E2E"/>
    <w:rsid w:val="006370E1"/>
    <w:rsid w:val="006371EF"/>
    <w:rsid w:val="00642D0D"/>
    <w:rsid w:val="00643D15"/>
    <w:rsid w:val="0064406E"/>
    <w:rsid w:val="00645541"/>
    <w:rsid w:val="006549C1"/>
    <w:rsid w:val="00656199"/>
    <w:rsid w:val="00661858"/>
    <w:rsid w:val="00661B16"/>
    <w:rsid w:val="0066340A"/>
    <w:rsid w:val="00663C3D"/>
    <w:rsid w:val="00664100"/>
    <w:rsid w:val="006641EC"/>
    <w:rsid w:val="006656BA"/>
    <w:rsid w:val="00667766"/>
    <w:rsid w:val="006701EB"/>
    <w:rsid w:val="00670C42"/>
    <w:rsid w:val="00670C62"/>
    <w:rsid w:val="00671106"/>
    <w:rsid w:val="00686843"/>
    <w:rsid w:val="00687A25"/>
    <w:rsid w:val="006914F0"/>
    <w:rsid w:val="006949EF"/>
    <w:rsid w:val="00697917"/>
    <w:rsid w:val="006A0ADD"/>
    <w:rsid w:val="006A1B5C"/>
    <w:rsid w:val="006A2331"/>
    <w:rsid w:val="006A26F6"/>
    <w:rsid w:val="006A45BA"/>
    <w:rsid w:val="006A5483"/>
    <w:rsid w:val="006A6B97"/>
    <w:rsid w:val="006A78F5"/>
    <w:rsid w:val="006B0676"/>
    <w:rsid w:val="006B0B9A"/>
    <w:rsid w:val="006C0823"/>
    <w:rsid w:val="006C0BE2"/>
    <w:rsid w:val="006C11B1"/>
    <w:rsid w:val="006C1FE9"/>
    <w:rsid w:val="006C23B4"/>
    <w:rsid w:val="006C2C96"/>
    <w:rsid w:val="006D0037"/>
    <w:rsid w:val="006D186F"/>
    <w:rsid w:val="006D4BDB"/>
    <w:rsid w:val="006D7567"/>
    <w:rsid w:val="006E2D60"/>
    <w:rsid w:val="006E411A"/>
    <w:rsid w:val="006E5958"/>
    <w:rsid w:val="006F65F5"/>
    <w:rsid w:val="0070170F"/>
    <w:rsid w:val="007031A9"/>
    <w:rsid w:val="00703DD4"/>
    <w:rsid w:val="00704D50"/>
    <w:rsid w:val="007051E2"/>
    <w:rsid w:val="007065A7"/>
    <w:rsid w:val="00706B40"/>
    <w:rsid w:val="00711B24"/>
    <w:rsid w:val="00716710"/>
    <w:rsid w:val="007211BB"/>
    <w:rsid w:val="00721582"/>
    <w:rsid w:val="00721F6F"/>
    <w:rsid w:val="0072336D"/>
    <w:rsid w:val="0072544B"/>
    <w:rsid w:val="007254EB"/>
    <w:rsid w:val="00732989"/>
    <w:rsid w:val="0073373E"/>
    <w:rsid w:val="0073380C"/>
    <w:rsid w:val="00734674"/>
    <w:rsid w:val="007351C1"/>
    <w:rsid w:val="007355CB"/>
    <w:rsid w:val="00736833"/>
    <w:rsid w:val="007376DD"/>
    <w:rsid w:val="0074076F"/>
    <w:rsid w:val="007441AB"/>
    <w:rsid w:val="00745267"/>
    <w:rsid w:val="007471C8"/>
    <w:rsid w:val="0074787D"/>
    <w:rsid w:val="007539C5"/>
    <w:rsid w:val="00754050"/>
    <w:rsid w:val="00756BF2"/>
    <w:rsid w:val="00757295"/>
    <w:rsid w:val="00761243"/>
    <w:rsid w:val="00762428"/>
    <w:rsid w:val="007624B6"/>
    <w:rsid w:val="00764ECC"/>
    <w:rsid w:val="00765828"/>
    <w:rsid w:val="00766BED"/>
    <w:rsid w:val="00767A23"/>
    <w:rsid w:val="0077028B"/>
    <w:rsid w:val="00771647"/>
    <w:rsid w:val="007749CB"/>
    <w:rsid w:val="007766BE"/>
    <w:rsid w:val="0077698C"/>
    <w:rsid w:val="00776D9F"/>
    <w:rsid w:val="00777504"/>
    <w:rsid w:val="0078212B"/>
    <w:rsid w:val="007834F8"/>
    <w:rsid w:val="00783D27"/>
    <w:rsid w:val="007844FD"/>
    <w:rsid w:val="00784520"/>
    <w:rsid w:val="007874D0"/>
    <w:rsid w:val="00787A53"/>
    <w:rsid w:val="00791B46"/>
    <w:rsid w:val="00792694"/>
    <w:rsid w:val="00793DBC"/>
    <w:rsid w:val="00793FA0"/>
    <w:rsid w:val="007949BA"/>
    <w:rsid w:val="00795D9C"/>
    <w:rsid w:val="007974A5"/>
    <w:rsid w:val="007A0AB8"/>
    <w:rsid w:val="007A4733"/>
    <w:rsid w:val="007B0DE0"/>
    <w:rsid w:val="007B29CF"/>
    <w:rsid w:val="007B3B17"/>
    <w:rsid w:val="007B439B"/>
    <w:rsid w:val="007C08EE"/>
    <w:rsid w:val="007C0FBE"/>
    <w:rsid w:val="007C1BCD"/>
    <w:rsid w:val="007C427A"/>
    <w:rsid w:val="007C75BE"/>
    <w:rsid w:val="007D008A"/>
    <w:rsid w:val="007D1A37"/>
    <w:rsid w:val="007D3E29"/>
    <w:rsid w:val="007D4967"/>
    <w:rsid w:val="007D596D"/>
    <w:rsid w:val="007E27A0"/>
    <w:rsid w:val="007E52B1"/>
    <w:rsid w:val="007F023B"/>
    <w:rsid w:val="007F761C"/>
    <w:rsid w:val="007F7B9B"/>
    <w:rsid w:val="0080626F"/>
    <w:rsid w:val="0081079E"/>
    <w:rsid w:val="00811E25"/>
    <w:rsid w:val="0081323C"/>
    <w:rsid w:val="0081335B"/>
    <w:rsid w:val="00813D1D"/>
    <w:rsid w:val="00820495"/>
    <w:rsid w:val="00821075"/>
    <w:rsid w:val="0082451B"/>
    <w:rsid w:val="008245A7"/>
    <w:rsid w:val="00826E81"/>
    <w:rsid w:val="008272AD"/>
    <w:rsid w:val="008309B8"/>
    <w:rsid w:val="00837BE0"/>
    <w:rsid w:val="00842C1B"/>
    <w:rsid w:val="00843D20"/>
    <w:rsid w:val="00847120"/>
    <w:rsid w:val="008501A2"/>
    <w:rsid w:val="008508B3"/>
    <w:rsid w:val="008518FE"/>
    <w:rsid w:val="0085606A"/>
    <w:rsid w:val="0085682A"/>
    <w:rsid w:val="00860DF8"/>
    <w:rsid w:val="0086278E"/>
    <w:rsid w:val="00863A8E"/>
    <w:rsid w:val="0086482B"/>
    <w:rsid w:val="00864D0F"/>
    <w:rsid w:val="00865D4F"/>
    <w:rsid w:val="008667B0"/>
    <w:rsid w:val="00870EAD"/>
    <w:rsid w:val="00873267"/>
    <w:rsid w:val="008733E5"/>
    <w:rsid w:val="00880299"/>
    <w:rsid w:val="00883DCE"/>
    <w:rsid w:val="00883F55"/>
    <w:rsid w:val="00886538"/>
    <w:rsid w:val="00887B0E"/>
    <w:rsid w:val="00891B0F"/>
    <w:rsid w:val="00891DB0"/>
    <w:rsid w:val="008923A0"/>
    <w:rsid w:val="00894847"/>
    <w:rsid w:val="00894A35"/>
    <w:rsid w:val="008A0BEA"/>
    <w:rsid w:val="008B1448"/>
    <w:rsid w:val="008B19F1"/>
    <w:rsid w:val="008B1B20"/>
    <w:rsid w:val="008B1EDF"/>
    <w:rsid w:val="008B4FAA"/>
    <w:rsid w:val="008B6B5C"/>
    <w:rsid w:val="008B70B6"/>
    <w:rsid w:val="008B7F0C"/>
    <w:rsid w:val="008C01DE"/>
    <w:rsid w:val="008C07A0"/>
    <w:rsid w:val="008C1572"/>
    <w:rsid w:val="008C25C5"/>
    <w:rsid w:val="008C36CE"/>
    <w:rsid w:val="008D003D"/>
    <w:rsid w:val="008D0134"/>
    <w:rsid w:val="008D0135"/>
    <w:rsid w:val="008D089A"/>
    <w:rsid w:val="008D17BD"/>
    <w:rsid w:val="008D1B7F"/>
    <w:rsid w:val="008D3033"/>
    <w:rsid w:val="008D5D66"/>
    <w:rsid w:val="008D647F"/>
    <w:rsid w:val="008D6583"/>
    <w:rsid w:val="008D6B10"/>
    <w:rsid w:val="008D71A6"/>
    <w:rsid w:val="008D7EC4"/>
    <w:rsid w:val="008E3448"/>
    <w:rsid w:val="008E3D72"/>
    <w:rsid w:val="008E5886"/>
    <w:rsid w:val="008F127A"/>
    <w:rsid w:val="008F1B15"/>
    <w:rsid w:val="008F46BB"/>
    <w:rsid w:val="008F7917"/>
    <w:rsid w:val="008F7B74"/>
    <w:rsid w:val="008F7FA6"/>
    <w:rsid w:val="00900581"/>
    <w:rsid w:val="00900AD6"/>
    <w:rsid w:val="00901C7A"/>
    <w:rsid w:val="00901F8B"/>
    <w:rsid w:val="00903D93"/>
    <w:rsid w:val="00903F9A"/>
    <w:rsid w:val="00905737"/>
    <w:rsid w:val="00906EA8"/>
    <w:rsid w:val="009073DC"/>
    <w:rsid w:val="009109B7"/>
    <w:rsid w:val="009112CE"/>
    <w:rsid w:val="00911831"/>
    <w:rsid w:val="0091685A"/>
    <w:rsid w:val="00923647"/>
    <w:rsid w:val="0092577A"/>
    <w:rsid w:val="00926D86"/>
    <w:rsid w:val="00927FC6"/>
    <w:rsid w:val="00930681"/>
    <w:rsid w:val="009319D6"/>
    <w:rsid w:val="00932ABE"/>
    <w:rsid w:val="00936C25"/>
    <w:rsid w:val="00942BAC"/>
    <w:rsid w:val="0094729D"/>
    <w:rsid w:val="00961D45"/>
    <w:rsid w:val="00962AC4"/>
    <w:rsid w:val="009668FA"/>
    <w:rsid w:val="009702A3"/>
    <w:rsid w:val="00971095"/>
    <w:rsid w:val="00972560"/>
    <w:rsid w:val="00972D5C"/>
    <w:rsid w:val="00974451"/>
    <w:rsid w:val="0098063F"/>
    <w:rsid w:val="00984373"/>
    <w:rsid w:val="00986C2E"/>
    <w:rsid w:val="00991F70"/>
    <w:rsid w:val="0099464E"/>
    <w:rsid w:val="00995533"/>
    <w:rsid w:val="009960DC"/>
    <w:rsid w:val="00996F92"/>
    <w:rsid w:val="00997E8E"/>
    <w:rsid w:val="009A0115"/>
    <w:rsid w:val="009A0FB4"/>
    <w:rsid w:val="009A22A2"/>
    <w:rsid w:val="009A432C"/>
    <w:rsid w:val="009A4D0D"/>
    <w:rsid w:val="009A4D1C"/>
    <w:rsid w:val="009B37B9"/>
    <w:rsid w:val="009B3869"/>
    <w:rsid w:val="009B392D"/>
    <w:rsid w:val="009B3AE5"/>
    <w:rsid w:val="009B5E08"/>
    <w:rsid w:val="009B7777"/>
    <w:rsid w:val="009C0932"/>
    <w:rsid w:val="009C1285"/>
    <w:rsid w:val="009C4154"/>
    <w:rsid w:val="009C5071"/>
    <w:rsid w:val="009C6316"/>
    <w:rsid w:val="009D3C1E"/>
    <w:rsid w:val="009D53BD"/>
    <w:rsid w:val="009D6CBF"/>
    <w:rsid w:val="009D6E2D"/>
    <w:rsid w:val="009D79A4"/>
    <w:rsid w:val="009E0C89"/>
    <w:rsid w:val="009E1553"/>
    <w:rsid w:val="009E1EAB"/>
    <w:rsid w:val="009E3F7C"/>
    <w:rsid w:val="009E4DF7"/>
    <w:rsid w:val="009E5991"/>
    <w:rsid w:val="009F3197"/>
    <w:rsid w:val="009F4614"/>
    <w:rsid w:val="00A0090F"/>
    <w:rsid w:val="00A02B07"/>
    <w:rsid w:val="00A03512"/>
    <w:rsid w:val="00A1096B"/>
    <w:rsid w:val="00A116AB"/>
    <w:rsid w:val="00A126FA"/>
    <w:rsid w:val="00A13B98"/>
    <w:rsid w:val="00A1486A"/>
    <w:rsid w:val="00A229BA"/>
    <w:rsid w:val="00A22B83"/>
    <w:rsid w:val="00A2349B"/>
    <w:rsid w:val="00A24A94"/>
    <w:rsid w:val="00A24CB8"/>
    <w:rsid w:val="00A27D7F"/>
    <w:rsid w:val="00A27E1A"/>
    <w:rsid w:val="00A32E16"/>
    <w:rsid w:val="00A33294"/>
    <w:rsid w:val="00A35A7D"/>
    <w:rsid w:val="00A406D6"/>
    <w:rsid w:val="00A42B82"/>
    <w:rsid w:val="00A436E7"/>
    <w:rsid w:val="00A43D5E"/>
    <w:rsid w:val="00A444DE"/>
    <w:rsid w:val="00A45079"/>
    <w:rsid w:val="00A50C82"/>
    <w:rsid w:val="00A50F08"/>
    <w:rsid w:val="00A52D6A"/>
    <w:rsid w:val="00A53E0D"/>
    <w:rsid w:val="00A55751"/>
    <w:rsid w:val="00A56C81"/>
    <w:rsid w:val="00A57226"/>
    <w:rsid w:val="00A57697"/>
    <w:rsid w:val="00A60422"/>
    <w:rsid w:val="00A614A6"/>
    <w:rsid w:val="00A6197E"/>
    <w:rsid w:val="00A62604"/>
    <w:rsid w:val="00A6564B"/>
    <w:rsid w:val="00A65F3F"/>
    <w:rsid w:val="00A66ABF"/>
    <w:rsid w:val="00A71579"/>
    <w:rsid w:val="00A73697"/>
    <w:rsid w:val="00A77735"/>
    <w:rsid w:val="00A81882"/>
    <w:rsid w:val="00A82CC8"/>
    <w:rsid w:val="00A91604"/>
    <w:rsid w:val="00A91723"/>
    <w:rsid w:val="00A91D0C"/>
    <w:rsid w:val="00A92096"/>
    <w:rsid w:val="00A92D66"/>
    <w:rsid w:val="00A94B54"/>
    <w:rsid w:val="00A94C6D"/>
    <w:rsid w:val="00A94FDB"/>
    <w:rsid w:val="00A9549C"/>
    <w:rsid w:val="00A9648C"/>
    <w:rsid w:val="00AA2216"/>
    <w:rsid w:val="00AA2CB1"/>
    <w:rsid w:val="00AA6216"/>
    <w:rsid w:val="00AB616C"/>
    <w:rsid w:val="00AB76DE"/>
    <w:rsid w:val="00AC1A8E"/>
    <w:rsid w:val="00AC39A1"/>
    <w:rsid w:val="00AC5172"/>
    <w:rsid w:val="00AD7B47"/>
    <w:rsid w:val="00AE0BA4"/>
    <w:rsid w:val="00AE1805"/>
    <w:rsid w:val="00AE290F"/>
    <w:rsid w:val="00AE45FC"/>
    <w:rsid w:val="00AE4924"/>
    <w:rsid w:val="00AE7DB3"/>
    <w:rsid w:val="00AF26EC"/>
    <w:rsid w:val="00AF28D5"/>
    <w:rsid w:val="00AF3463"/>
    <w:rsid w:val="00AF513F"/>
    <w:rsid w:val="00AF7446"/>
    <w:rsid w:val="00AF7B2F"/>
    <w:rsid w:val="00B03014"/>
    <w:rsid w:val="00B035C6"/>
    <w:rsid w:val="00B04E9E"/>
    <w:rsid w:val="00B1061F"/>
    <w:rsid w:val="00B12892"/>
    <w:rsid w:val="00B12FF3"/>
    <w:rsid w:val="00B208E2"/>
    <w:rsid w:val="00B25A21"/>
    <w:rsid w:val="00B25F09"/>
    <w:rsid w:val="00B25FDF"/>
    <w:rsid w:val="00B260A7"/>
    <w:rsid w:val="00B27D60"/>
    <w:rsid w:val="00B34192"/>
    <w:rsid w:val="00B3600B"/>
    <w:rsid w:val="00B37CE1"/>
    <w:rsid w:val="00B42877"/>
    <w:rsid w:val="00B439AA"/>
    <w:rsid w:val="00B44D59"/>
    <w:rsid w:val="00B45EAE"/>
    <w:rsid w:val="00B46C6F"/>
    <w:rsid w:val="00B50666"/>
    <w:rsid w:val="00B51223"/>
    <w:rsid w:val="00B534B6"/>
    <w:rsid w:val="00B555ED"/>
    <w:rsid w:val="00B55C94"/>
    <w:rsid w:val="00B60251"/>
    <w:rsid w:val="00B6105F"/>
    <w:rsid w:val="00B617AE"/>
    <w:rsid w:val="00B653EA"/>
    <w:rsid w:val="00B66451"/>
    <w:rsid w:val="00B73AAE"/>
    <w:rsid w:val="00B75CEC"/>
    <w:rsid w:val="00B761C9"/>
    <w:rsid w:val="00B771F7"/>
    <w:rsid w:val="00B80569"/>
    <w:rsid w:val="00B80B1F"/>
    <w:rsid w:val="00B82151"/>
    <w:rsid w:val="00B83C09"/>
    <w:rsid w:val="00B84A6D"/>
    <w:rsid w:val="00B85CAC"/>
    <w:rsid w:val="00B86961"/>
    <w:rsid w:val="00B86F58"/>
    <w:rsid w:val="00B9015C"/>
    <w:rsid w:val="00B94ABD"/>
    <w:rsid w:val="00B97FEE"/>
    <w:rsid w:val="00BA059D"/>
    <w:rsid w:val="00BA19E5"/>
    <w:rsid w:val="00BA38F1"/>
    <w:rsid w:val="00BA42EA"/>
    <w:rsid w:val="00BA6794"/>
    <w:rsid w:val="00BB05B6"/>
    <w:rsid w:val="00BB1DAB"/>
    <w:rsid w:val="00BB1DAD"/>
    <w:rsid w:val="00BB5875"/>
    <w:rsid w:val="00BB6DA2"/>
    <w:rsid w:val="00BB7DE9"/>
    <w:rsid w:val="00BC098F"/>
    <w:rsid w:val="00BC3502"/>
    <w:rsid w:val="00BC3FE3"/>
    <w:rsid w:val="00BC6A60"/>
    <w:rsid w:val="00BC6D8D"/>
    <w:rsid w:val="00BD0139"/>
    <w:rsid w:val="00BD176E"/>
    <w:rsid w:val="00BD25CF"/>
    <w:rsid w:val="00BD35CD"/>
    <w:rsid w:val="00BD4DF4"/>
    <w:rsid w:val="00BD57DD"/>
    <w:rsid w:val="00BE3115"/>
    <w:rsid w:val="00BE6251"/>
    <w:rsid w:val="00BF0850"/>
    <w:rsid w:val="00BF2BEC"/>
    <w:rsid w:val="00BF43C3"/>
    <w:rsid w:val="00BF4474"/>
    <w:rsid w:val="00BF6075"/>
    <w:rsid w:val="00BF64EE"/>
    <w:rsid w:val="00BF6A86"/>
    <w:rsid w:val="00BF7508"/>
    <w:rsid w:val="00BF7FDC"/>
    <w:rsid w:val="00C00949"/>
    <w:rsid w:val="00C00CAB"/>
    <w:rsid w:val="00C00FAE"/>
    <w:rsid w:val="00C0434B"/>
    <w:rsid w:val="00C046F5"/>
    <w:rsid w:val="00C04DD2"/>
    <w:rsid w:val="00C05BBE"/>
    <w:rsid w:val="00C05C6F"/>
    <w:rsid w:val="00C11722"/>
    <w:rsid w:val="00C117DB"/>
    <w:rsid w:val="00C11920"/>
    <w:rsid w:val="00C21AC8"/>
    <w:rsid w:val="00C220C6"/>
    <w:rsid w:val="00C2287B"/>
    <w:rsid w:val="00C24FD4"/>
    <w:rsid w:val="00C35F76"/>
    <w:rsid w:val="00C36A99"/>
    <w:rsid w:val="00C3726A"/>
    <w:rsid w:val="00C37E09"/>
    <w:rsid w:val="00C4019E"/>
    <w:rsid w:val="00C429AB"/>
    <w:rsid w:val="00C44488"/>
    <w:rsid w:val="00C50B26"/>
    <w:rsid w:val="00C50DCD"/>
    <w:rsid w:val="00C6013B"/>
    <w:rsid w:val="00C609BA"/>
    <w:rsid w:val="00C60E31"/>
    <w:rsid w:val="00C62817"/>
    <w:rsid w:val="00C63052"/>
    <w:rsid w:val="00C63199"/>
    <w:rsid w:val="00C67191"/>
    <w:rsid w:val="00C6728E"/>
    <w:rsid w:val="00C7169E"/>
    <w:rsid w:val="00C717FC"/>
    <w:rsid w:val="00C721EB"/>
    <w:rsid w:val="00C72242"/>
    <w:rsid w:val="00C72FE4"/>
    <w:rsid w:val="00C746B1"/>
    <w:rsid w:val="00C74C1D"/>
    <w:rsid w:val="00C751E3"/>
    <w:rsid w:val="00C828DD"/>
    <w:rsid w:val="00C87036"/>
    <w:rsid w:val="00C905C7"/>
    <w:rsid w:val="00C91106"/>
    <w:rsid w:val="00C9132C"/>
    <w:rsid w:val="00C9293D"/>
    <w:rsid w:val="00C935B6"/>
    <w:rsid w:val="00C9364E"/>
    <w:rsid w:val="00C94D2F"/>
    <w:rsid w:val="00C97B4E"/>
    <w:rsid w:val="00C97E13"/>
    <w:rsid w:val="00CA0FC5"/>
    <w:rsid w:val="00CA3314"/>
    <w:rsid w:val="00CA3BA2"/>
    <w:rsid w:val="00CA3DFB"/>
    <w:rsid w:val="00CA5AB2"/>
    <w:rsid w:val="00CA5BE3"/>
    <w:rsid w:val="00CA6851"/>
    <w:rsid w:val="00CB069D"/>
    <w:rsid w:val="00CB4799"/>
    <w:rsid w:val="00CB53E1"/>
    <w:rsid w:val="00CB6695"/>
    <w:rsid w:val="00CB7027"/>
    <w:rsid w:val="00CC149A"/>
    <w:rsid w:val="00CC14C9"/>
    <w:rsid w:val="00CC20D9"/>
    <w:rsid w:val="00CC4B2A"/>
    <w:rsid w:val="00CC629D"/>
    <w:rsid w:val="00CC680A"/>
    <w:rsid w:val="00CC6E7B"/>
    <w:rsid w:val="00CD030E"/>
    <w:rsid w:val="00CD1B00"/>
    <w:rsid w:val="00CE0AD9"/>
    <w:rsid w:val="00CE2664"/>
    <w:rsid w:val="00CE73B5"/>
    <w:rsid w:val="00CF0C06"/>
    <w:rsid w:val="00CF1A66"/>
    <w:rsid w:val="00CF1C8E"/>
    <w:rsid w:val="00CF2A3A"/>
    <w:rsid w:val="00D02727"/>
    <w:rsid w:val="00D02869"/>
    <w:rsid w:val="00D03A6C"/>
    <w:rsid w:val="00D03FC5"/>
    <w:rsid w:val="00D0673D"/>
    <w:rsid w:val="00D07B60"/>
    <w:rsid w:val="00D13917"/>
    <w:rsid w:val="00D13EAE"/>
    <w:rsid w:val="00D142D2"/>
    <w:rsid w:val="00D15485"/>
    <w:rsid w:val="00D15949"/>
    <w:rsid w:val="00D17F8C"/>
    <w:rsid w:val="00D20AFA"/>
    <w:rsid w:val="00D20E48"/>
    <w:rsid w:val="00D27DAA"/>
    <w:rsid w:val="00D30A82"/>
    <w:rsid w:val="00D3303D"/>
    <w:rsid w:val="00D33F49"/>
    <w:rsid w:val="00D34F20"/>
    <w:rsid w:val="00D35517"/>
    <w:rsid w:val="00D35DD0"/>
    <w:rsid w:val="00D4051E"/>
    <w:rsid w:val="00D52632"/>
    <w:rsid w:val="00D532A1"/>
    <w:rsid w:val="00D53A48"/>
    <w:rsid w:val="00D550E7"/>
    <w:rsid w:val="00D6005F"/>
    <w:rsid w:val="00D63CBE"/>
    <w:rsid w:val="00D6402C"/>
    <w:rsid w:val="00D64A8E"/>
    <w:rsid w:val="00D6561D"/>
    <w:rsid w:val="00D65CCD"/>
    <w:rsid w:val="00D7253F"/>
    <w:rsid w:val="00D837C5"/>
    <w:rsid w:val="00D83E8B"/>
    <w:rsid w:val="00D87937"/>
    <w:rsid w:val="00D92D40"/>
    <w:rsid w:val="00D96712"/>
    <w:rsid w:val="00D96905"/>
    <w:rsid w:val="00D97936"/>
    <w:rsid w:val="00DA1F89"/>
    <w:rsid w:val="00DA51FF"/>
    <w:rsid w:val="00DA76DD"/>
    <w:rsid w:val="00DB148A"/>
    <w:rsid w:val="00DB165E"/>
    <w:rsid w:val="00DB4D38"/>
    <w:rsid w:val="00DC1A70"/>
    <w:rsid w:val="00DC5206"/>
    <w:rsid w:val="00DC560C"/>
    <w:rsid w:val="00DD3D45"/>
    <w:rsid w:val="00DD3D74"/>
    <w:rsid w:val="00DD507B"/>
    <w:rsid w:val="00DD51C2"/>
    <w:rsid w:val="00DD7540"/>
    <w:rsid w:val="00DE21DE"/>
    <w:rsid w:val="00DE283F"/>
    <w:rsid w:val="00DE2A42"/>
    <w:rsid w:val="00DE3198"/>
    <w:rsid w:val="00DE4DDF"/>
    <w:rsid w:val="00DE5875"/>
    <w:rsid w:val="00DE7A73"/>
    <w:rsid w:val="00DF1FAF"/>
    <w:rsid w:val="00DF4737"/>
    <w:rsid w:val="00E00808"/>
    <w:rsid w:val="00E01FD0"/>
    <w:rsid w:val="00E02264"/>
    <w:rsid w:val="00E03F02"/>
    <w:rsid w:val="00E07749"/>
    <w:rsid w:val="00E115BD"/>
    <w:rsid w:val="00E12FCF"/>
    <w:rsid w:val="00E145B9"/>
    <w:rsid w:val="00E15784"/>
    <w:rsid w:val="00E226A8"/>
    <w:rsid w:val="00E25A22"/>
    <w:rsid w:val="00E271E5"/>
    <w:rsid w:val="00E30F5E"/>
    <w:rsid w:val="00E32ADE"/>
    <w:rsid w:val="00E431EA"/>
    <w:rsid w:val="00E43520"/>
    <w:rsid w:val="00E461B5"/>
    <w:rsid w:val="00E50753"/>
    <w:rsid w:val="00E520E5"/>
    <w:rsid w:val="00E56158"/>
    <w:rsid w:val="00E60558"/>
    <w:rsid w:val="00E614AD"/>
    <w:rsid w:val="00E63218"/>
    <w:rsid w:val="00E641D8"/>
    <w:rsid w:val="00E67B80"/>
    <w:rsid w:val="00E71579"/>
    <w:rsid w:val="00E72969"/>
    <w:rsid w:val="00E72D47"/>
    <w:rsid w:val="00E7577C"/>
    <w:rsid w:val="00E81891"/>
    <w:rsid w:val="00E839D1"/>
    <w:rsid w:val="00E850C5"/>
    <w:rsid w:val="00E85951"/>
    <w:rsid w:val="00E911E8"/>
    <w:rsid w:val="00E940E8"/>
    <w:rsid w:val="00E964EE"/>
    <w:rsid w:val="00E967B0"/>
    <w:rsid w:val="00E96A3F"/>
    <w:rsid w:val="00E973E0"/>
    <w:rsid w:val="00E97A60"/>
    <w:rsid w:val="00EA22C8"/>
    <w:rsid w:val="00EA4CCE"/>
    <w:rsid w:val="00EA6ED9"/>
    <w:rsid w:val="00EB0317"/>
    <w:rsid w:val="00EB4196"/>
    <w:rsid w:val="00EB5218"/>
    <w:rsid w:val="00EB543B"/>
    <w:rsid w:val="00EB6C6B"/>
    <w:rsid w:val="00EC07E1"/>
    <w:rsid w:val="00EC17F3"/>
    <w:rsid w:val="00EC3A1A"/>
    <w:rsid w:val="00EC53E8"/>
    <w:rsid w:val="00EC57CA"/>
    <w:rsid w:val="00EC59D8"/>
    <w:rsid w:val="00EC5F8B"/>
    <w:rsid w:val="00EC6ADE"/>
    <w:rsid w:val="00ED004E"/>
    <w:rsid w:val="00ED1578"/>
    <w:rsid w:val="00ED2C81"/>
    <w:rsid w:val="00ED4FA9"/>
    <w:rsid w:val="00ED7B3C"/>
    <w:rsid w:val="00EE0875"/>
    <w:rsid w:val="00EE1D0D"/>
    <w:rsid w:val="00EE22FA"/>
    <w:rsid w:val="00EE2B1A"/>
    <w:rsid w:val="00EE3D93"/>
    <w:rsid w:val="00EF1047"/>
    <w:rsid w:val="00EF3C61"/>
    <w:rsid w:val="00EF4F72"/>
    <w:rsid w:val="00EF585B"/>
    <w:rsid w:val="00F00EA9"/>
    <w:rsid w:val="00F02E87"/>
    <w:rsid w:val="00F032DE"/>
    <w:rsid w:val="00F10529"/>
    <w:rsid w:val="00F12A65"/>
    <w:rsid w:val="00F20118"/>
    <w:rsid w:val="00F246E8"/>
    <w:rsid w:val="00F24866"/>
    <w:rsid w:val="00F24E8C"/>
    <w:rsid w:val="00F267D1"/>
    <w:rsid w:val="00F30D95"/>
    <w:rsid w:val="00F33FEE"/>
    <w:rsid w:val="00F34396"/>
    <w:rsid w:val="00F353F7"/>
    <w:rsid w:val="00F361B1"/>
    <w:rsid w:val="00F37326"/>
    <w:rsid w:val="00F37AF8"/>
    <w:rsid w:val="00F42F57"/>
    <w:rsid w:val="00F432C4"/>
    <w:rsid w:val="00F453B8"/>
    <w:rsid w:val="00F46B80"/>
    <w:rsid w:val="00F46C23"/>
    <w:rsid w:val="00F47129"/>
    <w:rsid w:val="00F471C4"/>
    <w:rsid w:val="00F47EC6"/>
    <w:rsid w:val="00F51483"/>
    <w:rsid w:val="00F5305E"/>
    <w:rsid w:val="00F5455C"/>
    <w:rsid w:val="00F54930"/>
    <w:rsid w:val="00F5717F"/>
    <w:rsid w:val="00F57924"/>
    <w:rsid w:val="00F60898"/>
    <w:rsid w:val="00F627A6"/>
    <w:rsid w:val="00F66B3E"/>
    <w:rsid w:val="00F70D8D"/>
    <w:rsid w:val="00F72CDB"/>
    <w:rsid w:val="00F75EEF"/>
    <w:rsid w:val="00F80C1F"/>
    <w:rsid w:val="00F825F1"/>
    <w:rsid w:val="00F83609"/>
    <w:rsid w:val="00F83E23"/>
    <w:rsid w:val="00F83ED7"/>
    <w:rsid w:val="00F87138"/>
    <w:rsid w:val="00F87747"/>
    <w:rsid w:val="00F87E2D"/>
    <w:rsid w:val="00F90F1B"/>
    <w:rsid w:val="00F928CC"/>
    <w:rsid w:val="00F928D3"/>
    <w:rsid w:val="00F950CA"/>
    <w:rsid w:val="00F9790C"/>
    <w:rsid w:val="00FA0483"/>
    <w:rsid w:val="00FA14FE"/>
    <w:rsid w:val="00FA1699"/>
    <w:rsid w:val="00FA2233"/>
    <w:rsid w:val="00FA319B"/>
    <w:rsid w:val="00FA383E"/>
    <w:rsid w:val="00FA495D"/>
    <w:rsid w:val="00FB04E2"/>
    <w:rsid w:val="00FB15A6"/>
    <w:rsid w:val="00FB304C"/>
    <w:rsid w:val="00FB3C78"/>
    <w:rsid w:val="00FC2EF7"/>
    <w:rsid w:val="00FC3D82"/>
    <w:rsid w:val="00FC4014"/>
    <w:rsid w:val="00FC5C4D"/>
    <w:rsid w:val="00FC5C77"/>
    <w:rsid w:val="00FD1CF1"/>
    <w:rsid w:val="00FD3955"/>
    <w:rsid w:val="00FD54F2"/>
    <w:rsid w:val="00FD64E2"/>
    <w:rsid w:val="00FD7E5E"/>
    <w:rsid w:val="00FE22FA"/>
    <w:rsid w:val="00FE2D27"/>
    <w:rsid w:val="00FE4239"/>
    <w:rsid w:val="00FE461F"/>
    <w:rsid w:val="00FE4DAC"/>
    <w:rsid w:val="00FE5C4D"/>
    <w:rsid w:val="00FF182C"/>
    <w:rsid w:val="00FF3001"/>
    <w:rsid w:val="00FF34CF"/>
    <w:rsid w:val="00FF513A"/>
    <w:rsid w:val="00FF6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F64D8DF"/>
  <w15:docId w15:val="{76A0F52E-5121-456A-99A5-7936F81EA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5628B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5628B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706B4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link w:val="PargrafodaListaCarter"/>
    <w:uiPriority w:val="34"/>
    <w:qFormat/>
    <w:rsid w:val="00784520"/>
    <w:pPr>
      <w:ind w:left="720"/>
      <w:contextualSpacing/>
    </w:pPr>
  </w:style>
  <w:style w:type="paragraph" w:customStyle="1" w:styleId="Normal1">
    <w:name w:val="Normal1"/>
    <w:basedOn w:val="Normal"/>
    <w:rsid w:val="00ED2C81"/>
    <w:pPr>
      <w:spacing w:after="120" w:line="360" w:lineRule="atLeast"/>
    </w:pPr>
    <w:rPr>
      <w:rFonts w:ascii="Times New Roman" w:eastAsia="Times New Roman" w:hAnsi="Times New Roman" w:cs="Times New Roman"/>
      <w:sz w:val="26"/>
      <w:szCs w:val="26"/>
      <w:lang w:val="en-GB" w:eastAsia="en-GB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ED2C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ED2C81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arter"/>
    <w:uiPriority w:val="99"/>
    <w:unhideWhenUsed/>
    <w:rsid w:val="00F46B8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F46B80"/>
  </w:style>
  <w:style w:type="paragraph" w:styleId="Rodap">
    <w:name w:val="footer"/>
    <w:basedOn w:val="Normal"/>
    <w:link w:val="RodapCarter"/>
    <w:uiPriority w:val="99"/>
    <w:unhideWhenUsed/>
    <w:rsid w:val="00F46B8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F46B80"/>
  </w:style>
  <w:style w:type="character" w:customStyle="1" w:styleId="Ttulo1Carter">
    <w:name w:val="Título 1 Caráter"/>
    <w:basedOn w:val="Tipodeletrapredefinidodopargrafo"/>
    <w:link w:val="Ttulo1"/>
    <w:uiPriority w:val="9"/>
    <w:rsid w:val="005628B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5628BD"/>
    <w:pPr>
      <w:outlineLvl w:val="9"/>
    </w:pPr>
    <w:rPr>
      <w:lang w:eastAsia="pt-PT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5628B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706B40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dice1">
    <w:name w:val="toc 1"/>
    <w:basedOn w:val="Normal"/>
    <w:next w:val="Normal"/>
    <w:autoRedefine/>
    <w:uiPriority w:val="39"/>
    <w:unhideWhenUsed/>
    <w:rsid w:val="003B3E95"/>
    <w:pPr>
      <w:tabs>
        <w:tab w:val="left" w:pos="1276"/>
        <w:tab w:val="left" w:pos="8505"/>
      </w:tabs>
      <w:spacing w:after="100"/>
      <w:ind w:left="1276" w:right="1133" w:hanging="426"/>
      <w:jc w:val="both"/>
    </w:pPr>
  </w:style>
  <w:style w:type="paragraph" w:styleId="ndice2">
    <w:name w:val="toc 2"/>
    <w:basedOn w:val="Normal"/>
    <w:next w:val="Normal"/>
    <w:autoRedefine/>
    <w:uiPriority w:val="39"/>
    <w:unhideWhenUsed/>
    <w:rsid w:val="00961D45"/>
    <w:pPr>
      <w:spacing w:after="100"/>
      <w:ind w:left="220"/>
    </w:pPr>
  </w:style>
  <w:style w:type="paragraph" w:styleId="ndice3">
    <w:name w:val="toc 3"/>
    <w:basedOn w:val="Normal"/>
    <w:next w:val="Normal"/>
    <w:autoRedefine/>
    <w:uiPriority w:val="39"/>
    <w:unhideWhenUsed/>
    <w:rsid w:val="00961D45"/>
    <w:pPr>
      <w:spacing w:after="100"/>
      <w:ind w:left="440"/>
    </w:pPr>
  </w:style>
  <w:style w:type="character" w:styleId="Hiperligao">
    <w:name w:val="Hyperlink"/>
    <w:basedOn w:val="Tipodeletrapredefinidodopargrafo"/>
    <w:uiPriority w:val="99"/>
    <w:unhideWhenUsed/>
    <w:rsid w:val="00961D45"/>
    <w:rPr>
      <w:color w:val="0000FF" w:themeColor="hyperlink"/>
      <w:u w:val="single"/>
    </w:rPr>
  </w:style>
  <w:style w:type="table" w:styleId="TabelacomGrelha">
    <w:name w:val="Table Grid"/>
    <w:basedOn w:val="Tabelanormal"/>
    <w:uiPriority w:val="59"/>
    <w:rsid w:val="00687A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o">
    <w:name w:val="texto"/>
    <w:basedOn w:val="Normal"/>
    <w:link w:val="textoChar"/>
    <w:qFormat/>
    <w:rsid w:val="008C25C5"/>
    <w:pPr>
      <w:spacing w:before="60" w:line="320" w:lineRule="exact"/>
      <w:jc w:val="both"/>
    </w:pPr>
    <w:rPr>
      <w:rFonts w:ascii="Calibri" w:eastAsia="Times New Roman" w:hAnsi="Calibri" w:cs="EUAlbertina-Regu"/>
      <w:bCs/>
      <w:color w:val="404040"/>
      <w:sz w:val="20"/>
      <w:szCs w:val="20"/>
    </w:rPr>
  </w:style>
  <w:style w:type="character" w:customStyle="1" w:styleId="textoChar">
    <w:name w:val="texto Char"/>
    <w:basedOn w:val="Tipodeletrapredefinidodopargrafo"/>
    <w:link w:val="texto"/>
    <w:rsid w:val="008C25C5"/>
    <w:rPr>
      <w:rFonts w:ascii="Calibri" w:eastAsia="Times New Roman" w:hAnsi="Calibri" w:cs="EUAlbertina-Regu"/>
      <w:bCs/>
      <w:color w:val="404040"/>
      <w:sz w:val="20"/>
      <w:szCs w:val="20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457398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457398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457398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457398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457398"/>
    <w:rPr>
      <w:b/>
      <w:bCs/>
      <w:sz w:val="20"/>
      <w:szCs w:val="20"/>
    </w:rPr>
  </w:style>
  <w:style w:type="character" w:styleId="TextodoMarcadordePosio">
    <w:name w:val="Placeholder Text"/>
    <w:basedOn w:val="Tipodeletrapredefinidodopargrafo"/>
    <w:uiPriority w:val="99"/>
    <w:semiHidden/>
    <w:rsid w:val="00F5455C"/>
    <w:rPr>
      <w:color w:val="808080"/>
    </w:rPr>
  </w:style>
  <w:style w:type="paragraph" w:styleId="SemEspaamento">
    <w:name w:val="No Spacing"/>
    <w:basedOn w:val="Normal"/>
    <w:uiPriority w:val="99"/>
    <w:qFormat/>
    <w:rsid w:val="000E0AD3"/>
    <w:pPr>
      <w:spacing w:after="0" w:line="240" w:lineRule="auto"/>
    </w:pPr>
    <w:rPr>
      <w:rFonts w:eastAsiaTheme="minorEastAsia"/>
      <w:color w:val="000000" w:themeColor="text1"/>
      <w:sz w:val="20"/>
      <w:szCs w:val="20"/>
      <w:lang w:eastAsia="ja-JP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51442E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E01F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paragraph" w:customStyle="1" w:styleId="Standard">
    <w:name w:val="Standard"/>
    <w:rsid w:val="006949EF"/>
    <w:pPr>
      <w:suppressAutoHyphens/>
      <w:autoSpaceDN w:val="0"/>
      <w:spacing w:after="0" w:line="240" w:lineRule="auto"/>
      <w:textAlignment w:val="baseline"/>
    </w:pPr>
    <w:rPr>
      <w:rFonts w:ascii="Liberation Serif" w:eastAsia="Noto Sans CJK SC Regular" w:hAnsi="Liberation Serif" w:cs="FreeSans"/>
      <w:kern w:val="3"/>
      <w:sz w:val="24"/>
      <w:szCs w:val="24"/>
      <w:lang w:eastAsia="zh-CN" w:bidi="hi-IN"/>
    </w:rPr>
  </w:style>
  <w:style w:type="character" w:customStyle="1" w:styleId="PargrafodaListaCarter">
    <w:name w:val="Parágrafo da Lista Caráter"/>
    <w:basedOn w:val="Tipodeletrapredefinidodopargrafo"/>
    <w:link w:val="PargrafodaLista"/>
    <w:uiPriority w:val="34"/>
    <w:rsid w:val="00296F62"/>
  </w:style>
  <w:style w:type="paragraph" w:customStyle="1" w:styleId="Default">
    <w:name w:val="Default"/>
    <w:rsid w:val="00642D0D"/>
    <w:pPr>
      <w:autoSpaceDE w:val="0"/>
      <w:autoSpaceDN w:val="0"/>
      <w:adjustRightInd w:val="0"/>
      <w:spacing w:after="0" w:line="240" w:lineRule="auto"/>
    </w:pPr>
    <w:rPr>
      <w:rFonts w:ascii="Trebuchet MS" w:hAnsi="Trebuchet MS" w:cs="Trebuchet MS"/>
      <w:color w:val="000000"/>
      <w:sz w:val="24"/>
      <w:szCs w:val="24"/>
    </w:rPr>
  </w:style>
  <w:style w:type="paragraph" w:customStyle="1" w:styleId="m8714806180168954394msolistparagraph">
    <w:name w:val="m_8714806180168954394msolistparagraph"/>
    <w:basedOn w:val="Normal"/>
    <w:rsid w:val="00787A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paragraph" w:customStyle="1" w:styleId="bodyblack">
    <w:name w:val="body_black"/>
    <w:basedOn w:val="Normal"/>
    <w:rsid w:val="00612585"/>
    <w:pPr>
      <w:spacing w:before="100" w:beforeAutospacing="1" w:after="100" w:afterAutospacing="1" w:line="180" w:lineRule="atLeast"/>
    </w:pPr>
    <w:rPr>
      <w:rFonts w:ascii="Verdana" w:hAnsi="Verdana" w:cs="Times New Roman"/>
      <w:color w:val="000000"/>
      <w:sz w:val="15"/>
      <w:szCs w:val="15"/>
      <w:lang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73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5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3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8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7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8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1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2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2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2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8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0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4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7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5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2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7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0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3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1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7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6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0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1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3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13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0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4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5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5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6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4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80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3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08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6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44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94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5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1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23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1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58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1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2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6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3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pt.wikipedia.org/wiki/Universidade_de_Lisboa" TargetMode="External"/><Relationship Id="rId18" Type="http://schemas.openxmlformats.org/officeDocument/2006/relationships/hyperlink" Target="https://pt.wikipedia.org/wiki/Aula_do_Com%C3%A9rcio" TargetMode="External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comments" Target="comments.xml"/><Relationship Id="rId7" Type="http://schemas.openxmlformats.org/officeDocument/2006/relationships/settings" Target="settings.xml"/><Relationship Id="rId12" Type="http://schemas.openxmlformats.org/officeDocument/2006/relationships/hyperlink" Target="https://pt.wikipedia.org/wiki/Institui%C3%A7%C3%A3o_de_ensino_superior" TargetMode="External"/><Relationship Id="rId17" Type="http://schemas.openxmlformats.org/officeDocument/2006/relationships/hyperlink" Target="https://pt.wikipedia.org/wiki/Instituto_Industrial_e_Comercial_de_Lisboa" TargetMode="External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s://pt.wikipedia.org/wiki/Gest%C3%A3o" TargetMode="External"/><Relationship Id="rId20" Type="http://schemas.openxmlformats.org/officeDocument/2006/relationships/hyperlink" Target="https://pt.wikipedia.org/wiki/Portugal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microsoft.com/office/2018/08/relationships/commentsExtensible" Target="commentsExtensible.xml"/><Relationship Id="rId5" Type="http://schemas.openxmlformats.org/officeDocument/2006/relationships/numbering" Target="numbering.xml"/><Relationship Id="rId15" Type="http://schemas.openxmlformats.org/officeDocument/2006/relationships/hyperlink" Target="https://pt.wikipedia.org/wiki/Finan%C3%A7as" TargetMode="External"/><Relationship Id="rId23" Type="http://schemas.microsoft.com/office/2016/09/relationships/commentsIds" Target="commentsIds.xml"/><Relationship Id="rId28" Type="http://schemas.microsoft.com/office/2011/relationships/people" Target="people.xml"/><Relationship Id="rId10" Type="http://schemas.openxmlformats.org/officeDocument/2006/relationships/endnotes" Target="endnotes.xml"/><Relationship Id="rId19" Type="http://schemas.openxmlformats.org/officeDocument/2006/relationships/hyperlink" Target="https://pt.wikipedia.org/wiki/Marqu%C3%AAs_de_Pombal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pt.wikipedia.org/wiki/Economia" TargetMode="External"/><Relationship Id="rId22" Type="http://schemas.microsoft.com/office/2011/relationships/commentsExtended" Target="commentsExtended.xml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EA93C426796249892150F5D5DA67DF" ma:contentTypeVersion="13" ma:contentTypeDescription="Create a new document." ma:contentTypeScope="" ma:versionID="d528e3e7d208d2bf1faf103c50867684">
  <xsd:schema xmlns:xsd="http://www.w3.org/2001/XMLSchema" xmlns:xs="http://www.w3.org/2001/XMLSchema" xmlns:p="http://schemas.microsoft.com/office/2006/metadata/properties" xmlns:ns3="1c5dc48f-89a0-41b0-8383-cfb12ac0252f" xmlns:ns4="64588582-9a1f-4b16-aaf6-9ce6e6b7ff7f" targetNamespace="http://schemas.microsoft.com/office/2006/metadata/properties" ma:root="true" ma:fieldsID="c751f844de7fe962e1db781f5bbdbeb6" ns3:_="" ns4:_="">
    <xsd:import namespace="1c5dc48f-89a0-41b0-8383-cfb12ac0252f"/>
    <xsd:import namespace="64588582-9a1f-4b16-aaf6-9ce6e6b7ff7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5dc48f-89a0-41b0-8383-cfb12ac025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588582-9a1f-4b16-aaf6-9ce6e6b7ff7f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593BD04-7C29-42C3-A41F-D984C04986A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28CC7EC-44AA-4711-AEB3-A94D5DDB9E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5dc48f-89a0-41b0-8383-cfb12ac0252f"/>
    <ds:schemaRef ds:uri="64588582-9a1f-4b16-aaf6-9ce6e6b7ff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6368CCC-C4BD-41EE-A152-1CD6089F1FE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B635A0B-5BC6-4EB6-A986-CFC78064F49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41</Pages>
  <Words>15538</Words>
  <Characters>83908</Characters>
  <Application>Microsoft Office Word</Application>
  <DocSecurity>0</DocSecurity>
  <Lines>699</Lines>
  <Paragraphs>198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99248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Tiago Teixeira</dc:creator>
  <cp:lastModifiedBy>João Carlos Rodrigue</cp:lastModifiedBy>
  <cp:revision>2</cp:revision>
  <cp:lastPrinted>2020-05-28T18:13:00Z</cp:lastPrinted>
  <dcterms:created xsi:type="dcterms:W3CDTF">2020-06-13T12:31:00Z</dcterms:created>
  <dcterms:modified xsi:type="dcterms:W3CDTF">2020-06-13T12:31:00Z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0x01010041EA93C426796249892150F5D5DA67DF</vt:lpwstr>
  </property>
</Properties>
</file>